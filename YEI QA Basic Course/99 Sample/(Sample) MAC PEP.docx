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embeddings/oleObject1.bin" ContentType="application/vnd.openxmlformats-officedocument.oleObject"/>
  <Override PartName="/word/embeddings/oleObject2.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embeddings/oleObject9.bin" ContentType="application/vnd.openxmlformats-officedocument.oleObject"/>
  <Override PartName="/word/footer1.xml" ContentType="application/vnd.openxmlformats-officedocument.wordprocessingml.footer+xml"/>
  <Override PartName="/word/header4.xml" ContentType="application/vnd.openxmlformats-officedocument.wordprocessingml.header+xml"/>
  <Override PartName="/word/embeddings/oleObject7.bin" ContentType="application/vnd.openxmlformats-officedocument.oleObject"/>
  <Override PartName="/word/embeddings/oleObject8.bin" ContentType="application/vnd.openxmlformats-officedocument.oleObject"/>
  <Override PartName="/word/header5.xml" ContentType="application/vnd.openxmlformats-officedocument.wordprocessingml.header+xml"/>
  <Override PartName="/word/embeddings/oleObject10.bin" ContentType="application/vnd.openxmlformats-officedocument.oleObject"/>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embeddings/oleObject5.bin" ContentType="application/vnd.openxmlformats-officedocument.oleObject"/>
  <Override PartName="/word/embeddings/oleObject6.bin" ContentType="application/vnd.openxmlformats-officedocument.oleObject"/>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embeddings/oleObject3.bin" ContentType="application/vnd.openxmlformats-officedocument.oleObject"/>
  <Override PartName="/word/embeddings/oleObject4.bin" ContentType="application/vnd.openxmlformats-officedocument.oleObjec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7C6" w:rsidRPr="00D42D17" w:rsidRDefault="00C967C6" w:rsidP="00C967C6">
      <w:pPr>
        <w:rPr>
          <w:lang w:eastAsia="ja-JP"/>
        </w:rPr>
      </w:pPr>
      <w:bookmarkStart w:id="0" w:name="_top"/>
      <w:bookmarkEnd w:id="0"/>
    </w:p>
    <w:p w:rsidR="00C967C6" w:rsidRPr="00D42D17" w:rsidRDefault="00C967C6" w:rsidP="00C967C6"/>
    <w:p w:rsidR="00C967C6" w:rsidRPr="00D42D17" w:rsidRDefault="00C967C6" w:rsidP="00C967C6"/>
    <w:p w:rsidR="00C967C6" w:rsidRPr="00D42D17" w:rsidRDefault="00C967C6" w:rsidP="00C967C6"/>
    <w:p w:rsidR="007649AB" w:rsidRPr="00D42D17" w:rsidRDefault="007649AB" w:rsidP="007649AB"/>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38"/>
        <w:gridCol w:w="450"/>
        <w:gridCol w:w="6660"/>
      </w:tblGrid>
      <w:tr w:rsidR="003615AD" w:rsidRPr="00D42D17" w:rsidTr="00CC0DD4">
        <w:tc>
          <w:tcPr>
            <w:tcW w:w="1638" w:type="dxa"/>
            <w:tcBorders>
              <w:top w:val="nil"/>
              <w:left w:val="nil"/>
              <w:bottom w:val="nil"/>
              <w:right w:val="nil"/>
            </w:tcBorders>
          </w:tcPr>
          <w:p w:rsidR="003615AD" w:rsidRPr="00D42D17" w:rsidRDefault="003615AD" w:rsidP="00CC0DD4">
            <w:pPr>
              <w:tabs>
                <w:tab w:val="left" w:pos="851"/>
              </w:tabs>
              <w:ind w:left="0"/>
              <w:rPr>
                <w:b/>
                <w:sz w:val="24"/>
                <w:szCs w:val="24"/>
              </w:rPr>
            </w:pPr>
            <w:r w:rsidRPr="00D42D17">
              <w:rPr>
                <w:b/>
                <w:sz w:val="24"/>
                <w:szCs w:val="24"/>
              </w:rPr>
              <w:t>USER</w:t>
            </w:r>
          </w:p>
        </w:tc>
        <w:tc>
          <w:tcPr>
            <w:tcW w:w="450" w:type="dxa"/>
            <w:tcBorders>
              <w:top w:val="nil"/>
              <w:left w:val="nil"/>
              <w:bottom w:val="nil"/>
              <w:right w:val="nil"/>
            </w:tcBorders>
          </w:tcPr>
          <w:p w:rsidR="003615AD" w:rsidRPr="00D42D17" w:rsidRDefault="003615AD" w:rsidP="00CC0DD4">
            <w:pPr>
              <w:tabs>
                <w:tab w:val="left" w:pos="851"/>
              </w:tabs>
              <w:ind w:left="0"/>
              <w:rPr>
                <w:b/>
                <w:sz w:val="24"/>
                <w:szCs w:val="24"/>
              </w:rPr>
            </w:pPr>
            <w:r w:rsidRPr="00D42D17">
              <w:rPr>
                <w:b/>
                <w:sz w:val="24"/>
                <w:szCs w:val="24"/>
              </w:rPr>
              <w:t>:</w:t>
            </w:r>
          </w:p>
        </w:tc>
        <w:tc>
          <w:tcPr>
            <w:tcW w:w="6660" w:type="dxa"/>
            <w:tcBorders>
              <w:top w:val="nil"/>
              <w:left w:val="nil"/>
              <w:bottom w:val="nil"/>
              <w:right w:val="nil"/>
            </w:tcBorders>
          </w:tcPr>
          <w:p w:rsidR="003615AD" w:rsidRPr="00D42D17" w:rsidRDefault="003615AD" w:rsidP="00CC0DD4">
            <w:pPr>
              <w:tabs>
                <w:tab w:val="left" w:pos="851"/>
              </w:tabs>
              <w:ind w:left="0"/>
              <w:rPr>
                <w:b/>
                <w:sz w:val="24"/>
                <w:szCs w:val="24"/>
              </w:rPr>
            </w:pPr>
            <w:r w:rsidRPr="00D42D17">
              <w:rPr>
                <w:rFonts w:cs="CDFLFH+Arial,Bold"/>
                <w:b/>
                <w:color w:val="000000"/>
                <w:sz w:val="24"/>
                <w:szCs w:val="24"/>
              </w:rPr>
              <w:t xml:space="preserve">INPEX </w:t>
            </w:r>
            <w:r w:rsidR="00AC2259">
              <w:rPr>
                <w:rFonts w:cs="CDFLFH+Arial,Bold"/>
                <w:b/>
                <w:color w:val="000000"/>
                <w:sz w:val="24"/>
                <w:szCs w:val="24"/>
              </w:rPr>
              <w:t>Operation Pty</w:t>
            </w:r>
            <w:r w:rsidRPr="00D42D17">
              <w:rPr>
                <w:rFonts w:cs="CDFLFH+Arial,Bold"/>
                <w:b/>
                <w:color w:val="000000"/>
                <w:sz w:val="24"/>
                <w:szCs w:val="24"/>
              </w:rPr>
              <w:t xml:space="preserve"> Ltd.</w:t>
            </w:r>
          </w:p>
        </w:tc>
      </w:tr>
      <w:tr w:rsidR="003615AD" w:rsidRPr="00D42D17" w:rsidTr="00CC0DD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38" w:type="dxa"/>
          </w:tcPr>
          <w:p w:rsidR="003615AD" w:rsidRPr="00D42D17" w:rsidRDefault="003615AD" w:rsidP="00CC0DD4">
            <w:pPr>
              <w:tabs>
                <w:tab w:val="left" w:pos="851"/>
              </w:tabs>
              <w:ind w:left="0"/>
              <w:rPr>
                <w:b/>
                <w:sz w:val="24"/>
                <w:szCs w:val="24"/>
              </w:rPr>
            </w:pPr>
          </w:p>
        </w:tc>
        <w:tc>
          <w:tcPr>
            <w:tcW w:w="450" w:type="dxa"/>
          </w:tcPr>
          <w:p w:rsidR="003615AD" w:rsidRPr="00D42D17" w:rsidRDefault="003615AD" w:rsidP="00CC0DD4">
            <w:pPr>
              <w:tabs>
                <w:tab w:val="left" w:pos="851"/>
              </w:tabs>
              <w:ind w:left="0"/>
              <w:rPr>
                <w:b/>
                <w:sz w:val="24"/>
                <w:szCs w:val="24"/>
              </w:rPr>
            </w:pPr>
          </w:p>
        </w:tc>
        <w:tc>
          <w:tcPr>
            <w:tcW w:w="6660" w:type="dxa"/>
          </w:tcPr>
          <w:p w:rsidR="003615AD" w:rsidRPr="00D42D17" w:rsidRDefault="003615AD" w:rsidP="00CC0DD4">
            <w:pPr>
              <w:tabs>
                <w:tab w:val="left" w:pos="851"/>
              </w:tabs>
              <w:ind w:left="0"/>
              <w:rPr>
                <w:rFonts w:cs="CDFLFH+Arial,Bold"/>
                <w:b/>
                <w:color w:val="000000"/>
                <w:sz w:val="24"/>
                <w:szCs w:val="24"/>
              </w:rPr>
            </w:pPr>
          </w:p>
        </w:tc>
      </w:tr>
      <w:tr w:rsidR="003615AD" w:rsidRPr="00D42D17" w:rsidTr="00CC0DD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38" w:type="dxa"/>
          </w:tcPr>
          <w:p w:rsidR="003615AD" w:rsidRPr="00D42D17" w:rsidRDefault="003615AD" w:rsidP="00CC0DD4">
            <w:pPr>
              <w:tabs>
                <w:tab w:val="left" w:pos="851"/>
              </w:tabs>
              <w:ind w:left="0"/>
              <w:rPr>
                <w:b/>
                <w:sz w:val="24"/>
                <w:szCs w:val="24"/>
              </w:rPr>
            </w:pPr>
            <w:r w:rsidRPr="00D42D17">
              <w:rPr>
                <w:b/>
                <w:sz w:val="24"/>
                <w:szCs w:val="24"/>
              </w:rPr>
              <w:t>CLIENT</w:t>
            </w:r>
          </w:p>
        </w:tc>
        <w:tc>
          <w:tcPr>
            <w:tcW w:w="450" w:type="dxa"/>
          </w:tcPr>
          <w:p w:rsidR="003615AD" w:rsidRPr="00D42D17" w:rsidRDefault="003615AD" w:rsidP="00CC0DD4">
            <w:pPr>
              <w:tabs>
                <w:tab w:val="left" w:pos="851"/>
              </w:tabs>
              <w:ind w:left="0"/>
              <w:rPr>
                <w:b/>
                <w:sz w:val="24"/>
                <w:szCs w:val="24"/>
              </w:rPr>
            </w:pPr>
            <w:r w:rsidRPr="00D42D17">
              <w:rPr>
                <w:b/>
                <w:sz w:val="24"/>
                <w:szCs w:val="24"/>
              </w:rPr>
              <w:t>:</w:t>
            </w:r>
          </w:p>
        </w:tc>
        <w:tc>
          <w:tcPr>
            <w:tcW w:w="6660" w:type="dxa"/>
          </w:tcPr>
          <w:p w:rsidR="003615AD" w:rsidRPr="00D42D17" w:rsidRDefault="003615AD" w:rsidP="00CC0DD4">
            <w:pPr>
              <w:tabs>
                <w:tab w:val="left" w:pos="851"/>
              </w:tabs>
              <w:ind w:left="0"/>
              <w:rPr>
                <w:rFonts w:cs="CDFLFH+Arial,Bold"/>
                <w:b/>
                <w:color w:val="000000"/>
                <w:sz w:val="24"/>
                <w:szCs w:val="24"/>
              </w:rPr>
            </w:pPr>
            <w:r w:rsidRPr="00D42D17">
              <w:rPr>
                <w:rFonts w:cs="CDFLFH+Arial,Bold"/>
                <w:b/>
                <w:color w:val="000000"/>
                <w:sz w:val="24"/>
                <w:szCs w:val="24"/>
              </w:rPr>
              <w:t xml:space="preserve">INPEX </w:t>
            </w:r>
            <w:r w:rsidR="00AC2259">
              <w:rPr>
                <w:rFonts w:cs="CDFLFH+Arial,Bold"/>
                <w:b/>
                <w:color w:val="000000"/>
                <w:sz w:val="24"/>
                <w:szCs w:val="24"/>
              </w:rPr>
              <w:t>Operation Pty</w:t>
            </w:r>
            <w:r w:rsidRPr="00D42D17">
              <w:rPr>
                <w:rFonts w:cs="CDFLFH+Arial,Bold"/>
                <w:b/>
                <w:color w:val="000000"/>
                <w:sz w:val="24"/>
                <w:szCs w:val="24"/>
              </w:rPr>
              <w:t xml:space="preserve"> Ltd.</w:t>
            </w:r>
          </w:p>
        </w:tc>
      </w:tr>
      <w:tr w:rsidR="003615AD" w:rsidRPr="00D42D17" w:rsidTr="00CC0DD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38" w:type="dxa"/>
          </w:tcPr>
          <w:p w:rsidR="003615AD" w:rsidRPr="00D42D17" w:rsidRDefault="003615AD" w:rsidP="00CC0DD4">
            <w:pPr>
              <w:tabs>
                <w:tab w:val="left" w:pos="851"/>
              </w:tabs>
              <w:ind w:left="0"/>
              <w:rPr>
                <w:b/>
                <w:sz w:val="24"/>
                <w:szCs w:val="24"/>
              </w:rPr>
            </w:pPr>
          </w:p>
        </w:tc>
        <w:tc>
          <w:tcPr>
            <w:tcW w:w="450" w:type="dxa"/>
          </w:tcPr>
          <w:p w:rsidR="003615AD" w:rsidRPr="00D42D17" w:rsidRDefault="003615AD" w:rsidP="00CC0DD4">
            <w:pPr>
              <w:tabs>
                <w:tab w:val="left" w:pos="851"/>
              </w:tabs>
              <w:ind w:left="0"/>
              <w:rPr>
                <w:b/>
                <w:sz w:val="24"/>
                <w:szCs w:val="24"/>
              </w:rPr>
            </w:pPr>
          </w:p>
        </w:tc>
        <w:tc>
          <w:tcPr>
            <w:tcW w:w="6660" w:type="dxa"/>
          </w:tcPr>
          <w:p w:rsidR="003615AD" w:rsidRPr="00D42D17" w:rsidRDefault="003615AD" w:rsidP="00CC0DD4">
            <w:pPr>
              <w:tabs>
                <w:tab w:val="left" w:pos="851"/>
              </w:tabs>
              <w:ind w:left="0"/>
              <w:rPr>
                <w:rFonts w:cs="CDFLFH+Arial,Bold"/>
                <w:b/>
                <w:color w:val="000000"/>
                <w:sz w:val="24"/>
                <w:szCs w:val="24"/>
              </w:rPr>
            </w:pPr>
          </w:p>
        </w:tc>
      </w:tr>
      <w:tr w:rsidR="003615AD" w:rsidRPr="00D42D17" w:rsidTr="00CC0DD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38" w:type="dxa"/>
          </w:tcPr>
          <w:p w:rsidR="003615AD" w:rsidRPr="00D42D17" w:rsidRDefault="003615AD" w:rsidP="00CC0DD4">
            <w:pPr>
              <w:tabs>
                <w:tab w:val="left" w:pos="851"/>
              </w:tabs>
              <w:ind w:left="0"/>
              <w:rPr>
                <w:b/>
                <w:sz w:val="24"/>
                <w:szCs w:val="24"/>
              </w:rPr>
            </w:pPr>
            <w:r w:rsidRPr="00D42D17">
              <w:rPr>
                <w:b/>
                <w:sz w:val="24"/>
                <w:szCs w:val="24"/>
              </w:rPr>
              <w:t>PROJECT</w:t>
            </w:r>
          </w:p>
        </w:tc>
        <w:tc>
          <w:tcPr>
            <w:tcW w:w="450" w:type="dxa"/>
          </w:tcPr>
          <w:p w:rsidR="003615AD" w:rsidRPr="00D42D17" w:rsidRDefault="003615AD" w:rsidP="00CC0DD4">
            <w:pPr>
              <w:tabs>
                <w:tab w:val="left" w:pos="851"/>
              </w:tabs>
              <w:ind w:left="0"/>
              <w:rPr>
                <w:b/>
                <w:sz w:val="24"/>
                <w:szCs w:val="24"/>
              </w:rPr>
            </w:pPr>
            <w:r w:rsidRPr="00D42D17">
              <w:rPr>
                <w:b/>
                <w:sz w:val="24"/>
                <w:szCs w:val="24"/>
              </w:rPr>
              <w:t>:</w:t>
            </w:r>
          </w:p>
        </w:tc>
        <w:tc>
          <w:tcPr>
            <w:tcW w:w="6660" w:type="dxa"/>
          </w:tcPr>
          <w:p w:rsidR="00071553" w:rsidRDefault="003615AD" w:rsidP="00071553">
            <w:pPr>
              <w:tabs>
                <w:tab w:val="left" w:pos="851"/>
              </w:tabs>
              <w:ind w:left="0"/>
              <w:rPr>
                <w:rFonts w:cs="CDFLFH+Arial,Bold"/>
                <w:b/>
                <w:color w:val="000000"/>
                <w:sz w:val="24"/>
                <w:szCs w:val="24"/>
              </w:rPr>
            </w:pPr>
            <w:r w:rsidRPr="00D42D17">
              <w:rPr>
                <w:rFonts w:cs="CDFLFH+Arial,Bold"/>
                <w:b/>
                <w:color w:val="000000"/>
                <w:sz w:val="24"/>
                <w:szCs w:val="24"/>
              </w:rPr>
              <w:t xml:space="preserve">Ichthys Gas Field Development, ICSS </w:t>
            </w:r>
            <w:r w:rsidR="00AC2259">
              <w:rPr>
                <w:rFonts w:cs="CDFLFH+Arial,Bold"/>
                <w:b/>
                <w:color w:val="000000"/>
                <w:sz w:val="24"/>
                <w:szCs w:val="24"/>
              </w:rPr>
              <w:t>ITT</w:t>
            </w:r>
          </w:p>
        </w:tc>
      </w:tr>
      <w:tr w:rsidR="003615AD" w:rsidRPr="00D42D17" w:rsidTr="00CC0DD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38" w:type="dxa"/>
          </w:tcPr>
          <w:p w:rsidR="003615AD" w:rsidRPr="00D42D17" w:rsidRDefault="003615AD" w:rsidP="00CC0DD4">
            <w:pPr>
              <w:tabs>
                <w:tab w:val="left" w:pos="851"/>
              </w:tabs>
              <w:ind w:left="0"/>
              <w:rPr>
                <w:b/>
                <w:sz w:val="24"/>
                <w:szCs w:val="24"/>
              </w:rPr>
            </w:pPr>
          </w:p>
        </w:tc>
        <w:tc>
          <w:tcPr>
            <w:tcW w:w="450" w:type="dxa"/>
          </w:tcPr>
          <w:p w:rsidR="003615AD" w:rsidRPr="00D42D17" w:rsidRDefault="003615AD" w:rsidP="00CC0DD4">
            <w:pPr>
              <w:tabs>
                <w:tab w:val="left" w:pos="851"/>
              </w:tabs>
              <w:ind w:left="0"/>
              <w:rPr>
                <w:b/>
                <w:sz w:val="24"/>
                <w:szCs w:val="24"/>
              </w:rPr>
            </w:pPr>
          </w:p>
        </w:tc>
        <w:tc>
          <w:tcPr>
            <w:tcW w:w="6660" w:type="dxa"/>
          </w:tcPr>
          <w:p w:rsidR="003615AD" w:rsidRPr="00D42D17" w:rsidRDefault="003615AD" w:rsidP="00CC0DD4">
            <w:pPr>
              <w:tabs>
                <w:tab w:val="left" w:pos="851"/>
              </w:tabs>
              <w:ind w:left="0"/>
              <w:rPr>
                <w:rFonts w:cs="CDFLFH+Arial,Bold"/>
                <w:b/>
                <w:color w:val="000000"/>
                <w:sz w:val="24"/>
                <w:szCs w:val="24"/>
              </w:rPr>
            </w:pPr>
          </w:p>
        </w:tc>
      </w:tr>
      <w:tr w:rsidR="003615AD" w:rsidRPr="00D42D17" w:rsidTr="00CC0DD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38" w:type="dxa"/>
          </w:tcPr>
          <w:p w:rsidR="003615AD" w:rsidRPr="00D42D17" w:rsidRDefault="003615AD" w:rsidP="00CC0DD4">
            <w:pPr>
              <w:tabs>
                <w:tab w:val="left" w:pos="851"/>
              </w:tabs>
              <w:ind w:left="0"/>
              <w:rPr>
                <w:b/>
                <w:sz w:val="24"/>
                <w:szCs w:val="24"/>
              </w:rPr>
            </w:pPr>
            <w:r w:rsidRPr="00D42D17">
              <w:rPr>
                <w:b/>
                <w:sz w:val="24"/>
                <w:szCs w:val="24"/>
              </w:rPr>
              <w:t>DOC. NO.</w:t>
            </w:r>
          </w:p>
        </w:tc>
        <w:tc>
          <w:tcPr>
            <w:tcW w:w="450" w:type="dxa"/>
          </w:tcPr>
          <w:p w:rsidR="003615AD" w:rsidRPr="00D42D17" w:rsidRDefault="003615AD" w:rsidP="00CC0DD4">
            <w:pPr>
              <w:tabs>
                <w:tab w:val="left" w:pos="851"/>
              </w:tabs>
              <w:ind w:left="0"/>
              <w:rPr>
                <w:b/>
                <w:sz w:val="24"/>
                <w:szCs w:val="24"/>
              </w:rPr>
            </w:pPr>
            <w:r w:rsidRPr="00D42D17">
              <w:rPr>
                <w:b/>
                <w:sz w:val="24"/>
                <w:szCs w:val="24"/>
              </w:rPr>
              <w:t>:</w:t>
            </w:r>
          </w:p>
        </w:tc>
        <w:tc>
          <w:tcPr>
            <w:tcW w:w="6660" w:type="dxa"/>
          </w:tcPr>
          <w:p w:rsidR="003615AD" w:rsidRPr="00D42D17" w:rsidRDefault="00D436CA" w:rsidP="00CC0DD4">
            <w:pPr>
              <w:tabs>
                <w:tab w:val="left" w:pos="851"/>
              </w:tabs>
              <w:ind w:left="0"/>
              <w:rPr>
                <w:rFonts w:cs="CDFLFH+Arial,Bold"/>
                <w:b/>
                <w:color w:val="000000"/>
                <w:sz w:val="24"/>
                <w:szCs w:val="24"/>
              </w:rPr>
            </w:pPr>
            <w:r w:rsidRPr="00D42D17">
              <w:rPr>
                <w:b/>
                <w:color w:val="0000FF"/>
                <w:sz w:val="24"/>
                <w:szCs w:val="24"/>
              </w:rPr>
              <w:t>C810-AJ-PLN-0001 (</w:t>
            </w:r>
            <w:r w:rsidR="003615AD" w:rsidRPr="00D42D17">
              <w:rPr>
                <w:b/>
                <w:color w:val="0000FF"/>
                <w:sz w:val="24"/>
                <w:szCs w:val="24"/>
              </w:rPr>
              <w:t>IGFDP-C0-PC-00-0100-001</w:t>
            </w:r>
            <w:r w:rsidRPr="00D42D17">
              <w:rPr>
                <w:b/>
                <w:color w:val="0000FF"/>
                <w:sz w:val="24"/>
                <w:szCs w:val="24"/>
              </w:rPr>
              <w:t>)</w:t>
            </w:r>
          </w:p>
        </w:tc>
      </w:tr>
      <w:tr w:rsidR="003615AD" w:rsidRPr="00D42D17" w:rsidTr="00CC0DD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38" w:type="dxa"/>
          </w:tcPr>
          <w:p w:rsidR="003615AD" w:rsidRPr="00D42D17" w:rsidRDefault="003615AD" w:rsidP="00CC0DD4">
            <w:pPr>
              <w:tabs>
                <w:tab w:val="left" w:pos="851"/>
              </w:tabs>
              <w:ind w:left="0"/>
              <w:rPr>
                <w:b/>
                <w:sz w:val="24"/>
                <w:szCs w:val="24"/>
              </w:rPr>
            </w:pPr>
          </w:p>
        </w:tc>
        <w:tc>
          <w:tcPr>
            <w:tcW w:w="450" w:type="dxa"/>
          </w:tcPr>
          <w:p w:rsidR="003615AD" w:rsidRPr="00D42D17" w:rsidRDefault="003615AD" w:rsidP="00CC0DD4">
            <w:pPr>
              <w:tabs>
                <w:tab w:val="left" w:pos="851"/>
              </w:tabs>
              <w:ind w:left="0"/>
              <w:rPr>
                <w:b/>
                <w:sz w:val="24"/>
                <w:szCs w:val="24"/>
              </w:rPr>
            </w:pPr>
          </w:p>
        </w:tc>
        <w:tc>
          <w:tcPr>
            <w:tcW w:w="6660" w:type="dxa"/>
          </w:tcPr>
          <w:p w:rsidR="003615AD" w:rsidRPr="00D42D17" w:rsidRDefault="003615AD" w:rsidP="00CC0DD4">
            <w:pPr>
              <w:tabs>
                <w:tab w:val="left" w:pos="851"/>
              </w:tabs>
              <w:ind w:left="0"/>
              <w:rPr>
                <w:rFonts w:cs="CDFLFH+Arial,Bold"/>
                <w:b/>
                <w:color w:val="000000"/>
                <w:sz w:val="24"/>
                <w:szCs w:val="24"/>
              </w:rPr>
            </w:pPr>
          </w:p>
        </w:tc>
      </w:tr>
      <w:tr w:rsidR="003615AD" w:rsidRPr="00D42D17" w:rsidTr="00CC0DD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38" w:type="dxa"/>
          </w:tcPr>
          <w:p w:rsidR="003615AD" w:rsidRPr="00D42D17" w:rsidRDefault="003615AD" w:rsidP="00CC0DD4">
            <w:pPr>
              <w:tabs>
                <w:tab w:val="left" w:pos="851"/>
              </w:tabs>
              <w:ind w:left="0"/>
              <w:rPr>
                <w:b/>
                <w:sz w:val="24"/>
                <w:szCs w:val="24"/>
              </w:rPr>
            </w:pPr>
            <w:r w:rsidRPr="00D42D17">
              <w:rPr>
                <w:b/>
                <w:sz w:val="24"/>
                <w:szCs w:val="24"/>
              </w:rPr>
              <w:t>Cat.</w:t>
            </w:r>
          </w:p>
        </w:tc>
        <w:tc>
          <w:tcPr>
            <w:tcW w:w="450" w:type="dxa"/>
          </w:tcPr>
          <w:p w:rsidR="003615AD" w:rsidRPr="00D42D17" w:rsidRDefault="003615AD" w:rsidP="00CC0DD4">
            <w:pPr>
              <w:tabs>
                <w:tab w:val="left" w:pos="851"/>
              </w:tabs>
              <w:ind w:left="0"/>
              <w:rPr>
                <w:b/>
                <w:sz w:val="24"/>
                <w:szCs w:val="24"/>
              </w:rPr>
            </w:pPr>
            <w:r w:rsidRPr="00D42D17">
              <w:rPr>
                <w:b/>
                <w:sz w:val="24"/>
                <w:szCs w:val="24"/>
              </w:rPr>
              <w:t>:</w:t>
            </w:r>
          </w:p>
        </w:tc>
        <w:tc>
          <w:tcPr>
            <w:tcW w:w="6660" w:type="dxa"/>
          </w:tcPr>
          <w:p w:rsidR="00071553" w:rsidRDefault="003615AD" w:rsidP="00071553">
            <w:pPr>
              <w:tabs>
                <w:tab w:val="left" w:pos="851"/>
              </w:tabs>
              <w:ind w:left="0"/>
              <w:rPr>
                <w:rFonts w:cs="CDFLFH+Arial,Bold"/>
                <w:b/>
                <w:color w:val="000000"/>
                <w:sz w:val="24"/>
                <w:szCs w:val="24"/>
              </w:rPr>
            </w:pPr>
            <w:r w:rsidRPr="00D42D17">
              <w:rPr>
                <w:b/>
                <w:color w:val="0000FF"/>
                <w:sz w:val="24"/>
                <w:szCs w:val="24"/>
              </w:rPr>
              <w:t xml:space="preserve">ICSS </w:t>
            </w:r>
            <w:r w:rsidR="00FF1D63">
              <w:rPr>
                <w:b/>
                <w:color w:val="0000FF"/>
                <w:sz w:val="24"/>
                <w:szCs w:val="24"/>
              </w:rPr>
              <w:t>ITT</w:t>
            </w:r>
          </w:p>
        </w:tc>
      </w:tr>
    </w:tbl>
    <w:p w:rsidR="007649AB" w:rsidRPr="00D42D17" w:rsidRDefault="007649AB" w:rsidP="007649AB"/>
    <w:p w:rsidR="007649AB" w:rsidRPr="00D42D17" w:rsidRDefault="007649AB" w:rsidP="007649AB"/>
    <w:p w:rsidR="007649AB" w:rsidRPr="00D42D17" w:rsidRDefault="007649AB" w:rsidP="007649AB"/>
    <w:p w:rsidR="007649AB" w:rsidRPr="00D42D17" w:rsidRDefault="007649AB" w:rsidP="007649AB"/>
    <w:p w:rsidR="007649AB" w:rsidRPr="00D42D17" w:rsidRDefault="007649AB" w:rsidP="007649AB"/>
    <w:tbl>
      <w:tblPr>
        <w:tblW w:w="9180" w:type="dxa"/>
        <w:tblInd w:w="288" w:type="dxa"/>
        <w:tblBorders>
          <w:top w:val="single" w:sz="4" w:space="0" w:color="auto"/>
          <w:left w:val="single" w:sz="4" w:space="0" w:color="auto"/>
          <w:bottom w:val="single" w:sz="4" w:space="0" w:color="auto"/>
          <w:right w:val="single" w:sz="4" w:space="0" w:color="auto"/>
        </w:tblBorders>
        <w:tblLook w:val="01E0"/>
      </w:tblPr>
      <w:tblGrid>
        <w:gridCol w:w="9180"/>
      </w:tblGrid>
      <w:tr w:rsidR="007649AB" w:rsidRPr="00D42D17" w:rsidTr="00CC0DD4">
        <w:trPr>
          <w:trHeight w:val="1418"/>
        </w:trPr>
        <w:tc>
          <w:tcPr>
            <w:tcW w:w="9180" w:type="dxa"/>
            <w:vAlign w:val="center"/>
          </w:tcPr>
          <w:p w:rsidR="007649AB" w:rsidRPr="00D42D17" w:rsidRDefault="00071553" w:rsidP="00A91BA3">
            <w:pPr>
              <w:tabs>
                <w:tab w:val="left" w:pos="851"/>
              </w:tabs>
              <w:ind w:left="-33" w:right="-50"/>
              <w:jc w:val="center"/>
              <w:rPr>
                <w:b/>
                <w:sz w:val="32"/>
                <w:szCs w:val="32"/>
              </w:rPr>
            </w:pPr>
            <w:fldSimple w:instr=" TITLE   \* MERGEFORMAT ">
              <w:ins w:id="1" w:author="40202267" w:date="2011-11-09T11:17:00Z">
                <w:r w:rsidR="001317AF" w:rsidRPr="001317AF">
                  <w:rPr>
                    <w:b/>
                    <w:sz w:val="32"/>
                    <w:szCs w:val="32"/>
                    <w:rPrChange w:id="2" w:author="40202267" w:date="2011-11-09T11:17:00Z">
                      <w:rPr/>
                    </w:rPrChange>
                  </w:rPr>
                  <w:t>ICSS Project Execution Plan</w:t>
                </w:r>
              </w:ins>
              <w:del w:id="3" w:author="40202267" w:date="2011-11-09T11:16:00Z">
                <w:r w:rsidRPr="00071553" w:rsidDel="001317AF">
                  <w:rPr>
                    <w:b/>
                    <w:sz w:val="32"/>
                    <w:szCs w:val="32"/>
                  </w:rPr>
                  <w:delText>ICSS Project Execution Plan</w:delText>
                </w:r>
              </w:del>
            </w:fldSimple>
          </w:p>
        </w:tc>
      </w:tr>
    </w:tbl>
    <w:p w:rsidR="007649AB" w:rsidRPr="00D42D17" w:rsidRDefault="007649AB" w:rsidP="007649AB"/>
    <w:p w:rsidR="007649AB" w:rsidRPr="00D42D17" w:rsidRDefault="007649AB" w:rsidP="007649AB"/>
    <w:p w:rsidR="007649AB" w:rsidRPr="00D42D17" w:rsidRDefault="007649AB" w:rsidP="007649AB"/>
    <w:p w:rsidR="007649AB" w:rsidRPr="00D42D17" w:rsidRDefault="007649AB" w:rsidP="007649AB"/>
    <w:p w:rsidR="007649AB" w:rsidRPr="00D42D17" w:rsidRDefault="007649AB" w:rsidP="007649AB"/>
    <w:tbl>
      <w:tblPr>
        <w:tblW w:w="918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0"/>
        <w:gridCol w:w="4860"/>
        <w:gridCol w:w="1080"/>
        <w:gridCol w:w="930"/>
        <w:gridCol w:w="930"/>
        <w:gridCol w:w="930"/>
      </w:tblGrid>
      <w:tr w:rsidR="007649AB" w:rsidRPr="00D42D17">
        <w:tc>
          <w:tcPr>
            <w:tcW w:w="450" w:type="dxa"/>
            <w:shd w:val="clear" w:color="auto" w:fill="CCCCCC"/>
            <w:vAlign w:val="center"/>
          </w:tcPr>
          <w:p w:rsidR="007649AB" w:rsidRPr="00D42D17" w:rsidRDefault="007649AB" w:rsidP="00835BE6">
            <w:pPr>
              <w:pStyle w:val="PlainText"/>
              <w:adjustRightInd w:val="0"/>
              <w:spacing w:before="20" w:after="20"/>
              <w:ind w:left="-115" w:right="-115"/>
              <w:jc w:val="center"/>
              <w:rPr>
                <w:rFonts w:ascii="Arial" w:hAnsi="Arial" w:cs="Arial"/>
                <w:bCs/>
                <w:sz w:val="16"/>
                <w:szCs w:val="16"/>
              </w:rPr>
            </w:pPr>
            <w:r w:rsidRPr="00D42D17">
              <w:rPr>
                <w:rFonts w:ascii="Arial" w:hAnsi="Arial" w:cs="Arial"/>
                <w:bCs/>
                <w:sz w:val="16"/>
                <w:szCs w:val="16"/>
              </w:rPr>
              <w:t>Rev. No.</w:t>
            </w:r>
          </w:p>
        </w:tc>
        <w:tc>
          <w:tcPr>
            <w:tcW w:w="4860" w:type="dxa"/>
            <w:shd w:val="clear" w:color="auto" w:fill="CCCCCC"/>
            <w:vAlign w:val="center"/>
          </w:tcPr>
          <w:p w:rsidR="007649AB" w:rsidRPr="00D42D17" w:rsidRDefault="007649AB" w:rsidP="00835BE6">
            <w:pPr>
              <w:pStyle w:val="PlainText"/>
              <w:spacing w:before="20" w:after="20"/>
              <w:ind w:right="-108"/>
              <w:jc w:val="center"/>
              <w:rPr>
                <w:rFonts w:ascii="Arial" w:hAnsi="Arial" w:cs="Arial"/>
                <w:bCs/>
                <w:sz w:val="16"/>
                <w:szCs w:val="16"/>
              </w:rPr>
            </w:pPr>
            <w:r w:rsidRPr="00D42D17">
              <w:rPr>
                <w:rFonts w:ascii="Arial" w:hAnsi="Arial" w:cs="Arial"/>
                <w:bCs/>
                <w:sz w:val="16"/>
                <w:szCs w:val="16"/>
              </w:rPr>
              <w:t>Revision Description</w:t>
            </w:r>
          </w:p>
        </w:tc>
        <w:tc>
          <w:tcPr>
            <w:tcW w:w="1080" w:type="dxa"/>
            <w:shd w:val="clear" w:color="auto" w:fill="CCCCCC"/>
            <w:vAlign w:val="center"/>
          </w:tcPr>
          <w:p w:rsidR="007649AB" w:rsidRPr="00D42D17" w:rsidRDefault="007649AB" w:rsidP="00835BE6">
            <w:pPr>
              <w:pStyle w:val="PlainText"/>
              <w:spacing w:before="20" w:after="20"/>
              <w:ind w:left="-108" w:right="-108"/>
              <w:jc w:val="center"/>
              <w:rPr>
                <w:rFonts w:ascii="Arial" w:hAnsi="Arial" w:cs="Arial"/>
                <w:bCs/>
                <w:sz w:val="16"/>
                <w:szCs w:val="16"/>
              </w:rPr>
            </w:pPr>
            <w:r w:rsidRPr="00D42D17">
              <w:rPr>
                <w:rFonts w:ascii="Arial" w:hAnsi="Arial" w:cs="Arial"/>
                <w:bCs/>
                <w:sz w:val="16"/>
                <w:szCs w:val="16"/>
              </w:rPr>
              <w:t>Date of Issue</w:t>
            </w:r>
          </w:p>
          <w:p w:rsidR="007649AB" w:rsidRPr="00D42D17" w:rsidRDefault="007649AB" w:rsidP="00835BE6">
            <w:pPr>
              <w:pStyle w:val="PlainText"/>
              <w:spacing w:before="20" w:after="20"/>
              <w:ind w:left="-108" w:right="-108"/>
              <w:jc w:val="center"/>
              <w:rPr>
                <w:rFonts w:ascii="Arial" w:hAnsi="Arial" w:cs="Arial"/>
                <w:b w:val="0"/>
                <w:bCs/>
                <w:sz w:val="12"/>
                <w:szCs w:val="12"/>
              </w:rPr>
            </w:pPr>
            <w:proofErr w:type="spellStart"/>
            <w:r w:rsidRPr="00D42D17">
              <w:rPr>
                <w:rFonts w:ascii="Arial" w:hAnsi="Arial" w:cs="Arial"/>
                <w:b w:val="0"/>
                <w:bCs/>
                <w:sz w:val="12"/>
                <w:szCs w:val="12"/>
              </w:rPr>
              <w:t>dd-mmm-yy</w:t>
            </w:r>
            <w:proofErr w:type="spellEnd"/>
          </w:p>
        </w:tc>
        <w:tc>
          <w:tcPr>
            <w:tcW w:w="930" w:type="dxa"/>
            <w:shd w:val="clear" w:color="auto" w:fill="CCCCCC"/>
            <w:vAlign w:val="center"/>
          </w:tcPr>
          <w:p w:rsidR="007649AB" w:rsidRPr="00D42D17" w:rsidRDefault="007649AB" w:rsidP="00835BE6">
            <w:pPr>
              <w:pStyle w:val="PlainText"/>
              <w:spacing w:before="20" w:after="20"/>
              <w:ind w:left="-81" w:right="-96"/>
              <w:jc w:val="center"/>
              <w:rPr>
                <w:rFonts w:ascii="Arial" w:hAnsi="Arial" w:cs="Arial"/>
                <w:bCs/>
                <w:sz w:val="16"/>
                <w:szCs w:val="16"/>
              </w:rPr>
            </w:pPr>
            <w:r w:rsidRPr="00D42D17">
              <w:rPr>
                <w:rFonts w:ascii="Arial" w:hAnsi="Arial" w:cs="Arial"/>
                <w:bCs/>
                <w:sz w:val="16"/>
                <w:szCs w:val="16"/>
              </w:rPr>
              <w:t>Originator</w:t>
            </w:r>
          </w:p>
        </w:tc>
        <w:tc>
          <w:tcPr>
            <w:tcW w:w="930" w:type="dxa"/>
            <w:shd w:val="clear" w:color="auto" w:fill="CCCCCC"/>
            <w:vAlign w:val="center"/>
          </w:tcPr>
          <w:p w:rsidR="007649AB" w:rsidRPr="00D42D17" w:rsidRDefault="007649AB" w:rsidP="00835BE6">
            <w:pPr>
              <w:pStyle w:val="PlainText"/>
              <w:spacing w:before="20" w:after="20"/>
              <w:ind w:left="-84" w:right="-75"/>
              <w:jc w:val="center"/>
              <w:rPr>
                <w:rFonts w:ascii="Arial" w:hAnsi="Arial" w:cs="Arial"/>
                <w:bCs/>
                <w:sz w:val="16"/>
                <w:szCs w:val="16"/>
              </w:rPr>
            </w:pPr>
            <w:r w:rsidRPr="00D42D17">
              <w:rPr>
                <w:rFonts w:ascii="Arial" w:hAnsi="Arial" w:cs="Arial"/>
                <w:bCs/>
                <w:sz w:val="16"/>
                <w:szCs w:val="16"/>
              </w:rPr>
              <w:t>Reviewed By</w:t>
            </w:r>
          </w:p>
        </w:tc>
        <w:tc>
          <w:tcPr>
            <w:tcW w:w="930" w:type="dxa"/>
            <w:shd w:val="clear" w:color="auto" w:fill="CCCCCC"/>
            <w:vAlign w:val="center"/>
          </w:tcPr>
          <w:p w:rsidR="007649AB" w:rsidRPr="00D42D17" w:rsidRDefault="007649AB" w:rsidP="00835BE6">
            <w:pPr>
              <w:pStyle w:val="PlainText"/>
              <w:spacing w:before="20" w:after="20"/>
              <w:ind w:left="-78" w:right="-72"/>
              <w:jc w:val="center"/>
              <w:rPr>
                <w:rFonts w:ascii="Arial" w:hAnsi="Arial" w:cs="Arial"/>
                <w:bCs/>
                <w:sz w:val="16"/>
                <w:szCs w:val="16"/>
              </w:rPr>
            </w:pPr>
            <w:r w:rsidRPr="00D42D17">
              <w:rPr>
                <w:rFonts w:ascii="Arial" w:hAnsi="Arial" w:cs="Arial"/>
                <w:bCs/>
                <w:sz w:val="16"/>
                <w:szCs w:val="16"/>
              </w:rPr>
              <w:t>Approved By</w:t>
            </w:r>
          </w:p>
        </w:tc>
      </w:tr>
      <w:tr w:rsidR="007649AB" w:rsidRPr="00D42D17">
        <w:tc>
          <w:tcPr>
            <w:tcW w:w="450" w:type="dxa"/>
          </w:tcPr>
          <w:p w:rsidR="007404D4" w:rsidRDefault="00A91BA3" w:rsidP="003C69AF">
            <w:pPr>
              <w:adjustRightInd w:val="0"/>
              <w:spacing w:beforeLines="40" w:afterLines="40"/>
              <w:ind w:left="-115" w:right="-115"/>
              <w:jc w:val="center"/>
              <w:rPr>
                <w:sz w:val="16"/>
                <w:szCs w:val="16"/>
              </w:rPr>
            </w:pPr>
            <w:r w:rsidRPr="00D42D17">
              <w:rPr>
                <w:sz w:val="16"/>
                <w:szCs w:val="16"/>
              </w:rPr>
              <w:t>D</w:t>
            </w:r>
            <w:r w:rsidR="00472972">
              <w:rPr>
                <w:sz w:val="16"/>
                <w:szCs w:val="16"/>
              </w:rPr>
              <w:t>0</w:t>
            </w:r>
          </w:p>
        </w:tc>
        <w:tc>
          <w:tcPr>
            <w:tcW w:w="4860" w:type="dxa"/>
          </w:tcPr>
          <w:p w:rsidR="007404D4" w:rsidRDefault="00472972" w:rsidP="003C69AF">
            <w:pPr>
              <w:spacing w:beforeLines="40" w:afterLines="40"/>
              <w:ind w:left="0" w:right="-108"/>
              <w:rPr>
                <w:sz w:val="16"/>
                <w:szCs w:val="16"/>
              </w:rPr>
            </w:pPr>
            <w:r>
              <w:rPr>
                <w:sz w:val="16"/>
                <w:szCs w:val="16"/>
              </w:rPr>
              <w:t>For review</w:t>
            </w:r>
          </w:p>
        </w:tc>
        <w:tc>
          <w:tcPr>
            <w:tcW w:w="1080" w:type="dxa"/>
          </w:tcPr>
          <w:p w:rsidR="007404D4" w:rsidRDefault="00472972" w:rsidP="003C69AF">
            <w:pPr>
              <w:spacing w:beforeLines="40" w:afterLines="40"/>
              <w:ind w:left="-108" w:right="-108"/>
              <w:jc w:val="center"/>
              <w:rPr>
                <w:sz w:val="16"/>
                <w:szCs w:val="16"/>
              </w:rPr>
            </w:pPr>
            <w:r>
              <w:rPr>
                <w:sz w:val="16"/>
                <w:szCs w:val="16"/>
              </w:rPr>
              <w:t>06-Nov-09</w:t>
            </w:r>
          </w:p>
        </w:tc>
        <w:tc>
          <w:tcPr>
            <w:tcW w:w="930" w:type="dxa"/>
          </w:tcPr>
          <w:p w:rsidR="007404D4" w:rsidRDefault="00472972" w:rsidP="003C69AF">
            <w:pPr>
              <w:spacing w:beforeLines="40" w:afterLines="40"/>
              <w:ind w:left="-81" w:right="-96"/>
              <w:jc w:val="center"/>
              <w:rPr>
                <w:sz w:val="16"/>
                <w:szCs w:val="16"/>
              </w:rPr>
            </w:pPr>
            <w:r>
              <w:rPr>
                <w:sz w:val="16"/>
                <w:szCs w:val="16"/>
              </w:rPr>
              <w:t>DK</w:t>
            </w:r>
          </w:p>
        </w:tc>
        <w:tc>
          <w:tcPr>
            <w:tcW w:w="930" w:type="dxa"/>
          </w:tcPr>
          <w:p w:rsidR="007404D4" w:rsidRDefault="00472972" w:rsidP="003C69AF">
            <w:pPr>
              <w:spacing w:beforeLines="40" w:afterLines="40"/>
              <w:ind w:left="-84" w:right="-75"/>
              <w:jc w:val="center"/>
              <w:rPr>
                <w:sz w:val="16"/>
                <w:szCs w:val="16"/>
              </w:rPr>
            </w:pPr>
            <w:r>
              <w:rPr>
                <w:sz w:val="16"/>
                <w:szCs w:val="16"/>
              </w:rPr>
              <w:t>DK</w:t>
            </w:r>
          </w:p>
        </w:tc>
        <w:tc>
          <w:tcPr>
            <w:tcW w:w="930" w:type="dxa"/>
          </w:tcPr>
          <w:p w:rsidR="007404D4" w:rsidRDefault="00472972" w:rsidP="003C69AF">
            <w:pPr>
              <w:spacing w:beforeLines="40" w:afterLines="40"/>
              <w:ind w:left="-78" w:right="-72"/>
              <w:jc w:val="center"/>
              <w:rPr>
                <w:sz w:val="16"/>
                <w:szCs w:val="16"/>
              </w:rPr>
            </w:pPr>
            <w:r>
              <w:rPr>
                <w:sz w:val="16"/>
                <w:szCs w:val="16"/>
              </w:rPr>
              <w:t>PM</w:t>
            </w:r>
          </w:p>
        </w:tc>
      </w:tr>
      <w:tr w:rsidR="003233C8" w:rsidRPr="00D42D17">
        <w:tc>
          <w:tcPr>
            <w:tcW w:w="450" w:type="dxa"/>
          </w:tcPr>
          <w:p w:rsidR="007404D4" w:rsidRDefault="00472972" w:rsidP="003C69AF">
            <w:pPr>
              <w:adjustRightInd w:val="0"/>
              <w:spacing w:beforeLines="40" w:afterLines="40"/>
              <w:ind w:left="-115" w:right="-115"/>
              <w:jc w:val="center"/>
              <w:rPr>
                <w:sz w:val="16"/>
                <w:szCs w:val="16"/>
              </w:rPr>
            </w:pPr>
            <w:r>
              <w:rPr>
                <w:sz w:val="16"/>
                <w:szCs w:val="16"/>
              </w:rPr>
              <w:t>D1</w:t>
            </w:r>
          </w:p>
        </w:tc>
        <w:tc>
          <w:tcPr>
            <w:tcW w:w="4860" w:type="dxa"/>
          </w:tcPr>
          <w:p w:rsidR="007404D4" w:rsidRDefault="00472972" w:rsidP="003C69AF">
            <w:pPr>
              <w:spacing w:beforeLines="40" w:afterLines="40"/>
              <w:ind w:left="0" w:right="-108"/>
              <w:rPr>
                <w:sz w:val="16"/>
                <w:szCs w:val="16"/>
              </w:rPr>
            </w:pPr>
            <w:bookmarkStart w:id="4" w:name="OLE_LINK6"/>
            <w:bookmarkStart w:id="5" w:name="OLE_LINK7"/>
            <w:r>
              <w:rPr>
                <w:sz w:val="16"/>
                <w:szCs w:val="16"/>
              </w:rPr>
              <w:t>Updated with Company reviewed comments</w:t>
            </w:r>
            <w:bookmarkEnd w:id="4"/>
            <w:bookmarkEnd w:id="5"/>
          </w:p>
        </w:tc>
        <w:tc>
          <w:tcPr>
            <w:tcW w:w="1080" w:type="dxa"/>
          </w:tcPr>
          <w:p w:rsidR="007404D4" w:rsidRDefault="00472972" w:rsidP="003C69AF">
            <w:pPr>
              <w:spacing w:beforeLines="40" w:afterLines="40"/>
              <w:ind w:left="-108" w:right="-108"/>
              <w:jc w:val="center"/>
              <w:rPr>
                <w:sz w:val="16"/>
                <w:szCs w:val="16"/>
              </w:rPr>
            </w:pPr>
            <w:r>
              <w:rPr>
                <w:sz w:val="16"/>
                <w:szCs w:val="16"/>
              </w:rPr>
              <w:t>12-Apr-10</w:t>
            </w:r>
          </w:p>
        </w:tc>
        <w:tc>
          <w:tcPr>
            <w:tcW w:w="930" w:type="dxa"/>
          </w:tcPr>
          <w:p w:rsidR="007404D4" w:rsidRDefault="00472972" w:rsidP="003C69AF">
            <w:pPr>
              <w:spacing w:beforeLines="40" w:afterLines="40"/>
              <w:ind w:left="-81" w:right="-96"/>
              <w:jc w:val="center"/>
              <w:rPr>
                <w:sz w:val="16"/>
                <w:szCs w:val="16"/>
              </w:rPr>
            </w:pPr>
            <w:r>
              <w:rPr>
                <w:sz w:val="16"/>
                <w:szCs w:val="16"/>
              </w:rPr>
              <w:t>DK</w:t>
            </w:r>
          </w:p>
        </w:tc>
        <w:tc>
          <w:tcPr>
            <w:tcW w:w="930" w:type="dxa"/>
          </w:tcPr>
          <w:p w:rsidR="007404D4" w:rsidRDefault="00472972" w:rsidP="003C69AF">
            <w:pPr>
              <w:spacing w:beforeLines="40" w:afterLines="40"/>
              <w:ind w:left="-84" w:right="-75"/>
              <w:jc w:val="center"/>
              <w:rPr>
                <w:sz w:val="16"/>
                <w:szCs w:val="16"/>
              </w:rPr>
            </w:pPr>
            <w:r>
              <w:rPr>
                <w:sz w:val="16"/>
                <w:szCs w:val="16"/>
              </w:rPr>
              <w:t>PS</w:t>
            </w:r>
          </w:p>
        </w:tc>
        <w:tc>
          <w:tcPr>
            <w:tcW w:w="930" w:type="dxa"/>
          </w:tcPr>
          <w:p w:rsidR="007404D4" w:rsidRDefault="00472972" w:rsidP="003C69AF">
            <w:pPr>
              <w:spacing w:beforeLines="40" w:afterLines="40"/>
              <w:ind w:left="-78" w:right="-72"/>
              <w:jc w:val="center"/>
              <w:rPr>
                <w:sz w:val="16"/>
                <w:szCs w:val="16"/>
              </w:rPr>
            </w:pPr>
            <w:r>
              <w:rPr>
                <w:sz w:val="16"/>
                <w:szCs w:val="16"/>
              </w:rPr>
              <w:t>PM</w:t>
            </w:r>
          </w:p>
        </w:tc>
      </w:tr>
      <w:tr w:rsidR="009D2C5D" w:rsidRPr="00D42D17">
        <w:tc>
          <w:tcPr>
            <w:tcW w:w="450" w:type="dxa"/>
          </w:tcPr>
          <w:p w:rsidR="007404D4" w:rsidRDefault="00472972" w:rsidP="003C69AF">
            <w:pPr>
              <w:adjustRightInd w:val="0"/>
              <w:spacing w:beforeLines="40" w:afterLines="40"/>
              <w:ind w:left="-115" w:right="-115"/>
              <w:jc w:val="center"/>
              <w:rPr>
                <w:sz w:val="16"/>
                <w:szCs w:val="16"/>
              </w:rPr>
            </w:pPr>
            <w:r>
              <w:rPr>
                <w:sz w:val="16"/>
                <w:szCs w:val="16"/>
              </w:rPr>
              <w:t>D2</w:t>
            </w:r>
          </w:p>
        </w:tc>
        <w:tc>
          <w:tcPr>
            <w:tcW w:w="4860" w:type="dxa"/>
          </w:tcPr>
          <w:p w:rsidR="007404D4" w:rsidRDefault="00472972" w:rsidP="003C69AF">
            <w:pPr>
              <w:spacing w:beforeLines="40" w:afterLines="40"/>
              <w:ind w:left="0" w:right="-108"/>
              <w:rPr>
                <w:sz w:val="16"/>
                <w:szCs w:val="16"/>
              </w:rPr>
            </w:pPr>
            <w:r>
              <w:rPr>
                <w:sz w:val="16"/>
                <w:szCs w:val="16"/>
              </w:rPr>
              <w:t>Updated with Company reviewed comments (revD1/B)</w:t>
            </w:r>
          </w:p>
        </w:tc>
        <w:tc>
          <w:tcPr>
            <w:tcW w:w="1080" w:type="dxa"/>
          </w:tcPr>
          <w:p w:rsidR="007404D4" w:rsidRDefault="00CA7D1B" w:rsidP="003C69AF">
            <w:pPr>
              <w:spacing w:beforeLines="40" w:afterLines="40"/>
              <w:ind w:left="-108" w:right="-108"/>
              <w:jc w:val="center"/>
              <w:rPr>
                <w:sz w:val="16"/>
                <w:szCs w:val="16"/>
              </w:rPr>
            </w:pPr>
            <w:r>
              <w:rPr>
                <w:sz w:val="16"/>
                <w:szCs w:val="16"/>
              </w:rPr>
              <w:t>1</w:t>
            </w:r>
            <w:r w:rsidR="00A357CB">
              <w:rPr>
                <w:sz w:val="16"/>
                <w:szCs w:val="16"/>
              </w:rPr>
              <w:t>1</w:t>
            </w:r>
            <w:r w:rsidR="00472972">
              <w:rPr>
                <w:sz w:val="16"/>
                <w:szCs w:val="16"/>
              </w:rPr>
              <w:t>-</w:t>
            </w:r>
            <w:r>
              <w:rPr>
                <w:sz w:val="16"/>
                <w:szCs w:val="16"/>
              </w:rPr>
              <w:t>Oct</w:t>
            </w:r>
            <w:r w:rsidR="00472972">
              <w:rPr>
                <w:sz w:val="16"/>
                <w:szCs w:val="16"/>
              </w:rPr>
              <w:t>-10</w:t>
            </w:r>
          </w:p>
        </w:tc>
        <w:tc>
          <w:tcPr>
            <w:tcW w:w="930" w:type="dxa"/>
          </w:tcPr>
          <w:p w:rsidR="007404D4" w:rsidRDefault="00472972" w:rsidP="003C69AF">
            <w:pPr>
              <w:spacing w:beforeLines="40" w:afterLines="40"/>
              <w:ind w:left="-81" w:right="-96"/>
              <w:jc w:val="center"/>
              <w:rPr>
                <w:sz w:val="16"/>
                <w:szCs w:val="16"/>
              </w:rPr>
            </w:pPr>
            <w:r>
              <w:rPr>
                <w:sz w:val="16"/>
                <w:szCs w:val="16"/>
              </w:rPr>
              <w:t>DK</w:t>
            </w:r>
          </w:p>
        </w:tc>
        <w:tc>
          <w:tcPr>
            <w:tcW w:w="930" w:type="dxa"/>
          </w:tcPr>
          <w:p w:rsidR="007404D4" w:rsidRDefault="00472972" w:rsidP="003C69AF">
            <w:pPr>
              <w:spacing w:beforeLines="40" w:afterLines="40"/>
              <w:ind w:left="-84" w:right="-75"/>
              <w:jc w:val="center"/>
              <w:rPr>
                <w:sz w:val="16"/>
                <w:szCs w:val="16"/>
              </w:rPr>
            </w:pPr>
            <w:r>
              <w:rPr>
                <w:sz w:val="16"/>
                <w:szCs w:val="16"/>
              </w:rPr>
              <w:t>PS</w:t>
            </w:r>
          </w:p>
        </w:tc>
        <w:tc>
          <w:tcPr>
            <w:tcW w:w="930" w:type="dxa"/>
          </w:tcPr>
          <w:p w:rsidR="007404D4" w:rsidRDefault="00472972" w:rsidP="003C69AF">
            <w:pPr>
              <w:spacing w:beforeLines="40" w:afterLines="40"/>
              <w:ind w:left="-78" w:right="-72"/>
              <w:jc w:val="center"/>
              <w:rPr>
                <w:sz w:val="16"/>
                <w:szCs w:val="16"/>
              </w:rPr>
            </w:pPr>
            <w:r>
              <w:rPr>
                <w:sz w:val="16"/>
                <w:szCs w:val="16"/>
              </w:rPr>
              <w:t>PM</w:t>
            </w:r>
          </w:p>
        </w:tc>
      </w:tr>
      <w:tr w:rsidR="00AC2259" w:rsidRPr="00D42D17">
        <w:tc>
          <w:tcPr>
            <w:tcW w:w="450" w:type="dxa"/>
          </w:tcPr>
          <w:p w:rsidR="00071553" w:rsidRDefault="00AC2259" w:rsidP="003C69AF">
            <w:pPr>
              <w:adjustRightInd w:val="0"/>
              <w:spacing w:beforeLines="40" w:afterLines="40"/>
              <w:ind w:left="-115" w:right="-115"/>
              <w:jc w:val="center"/>
              <w:rPr>
                <w:sz w:val="16"/>
                <w:szCs w:val="16"/>
              </w:rPr>
            </w:pPr>
            <w:r>
              <w:rPr>
                <w:sz w:val="16"/>
                <w:szCs w:val="16"/>
              </w:rPr>
              <w:t>D3</w:t>
            </w:r>
          </w:p>
        </w:tc>
        <w:tc>
          <w:tcPr>
            <w:tcW w:w="4860" w:type="dxa"/>
          </w:tcPr>
          <w:p w:rsidR="007404D4" w:rsidRDefault="00AC2259" w:rsidP="003C69AF">
            <w:pPr>
              <w:spacing w:beforeLines="40" w:afterLines="40"/>
              <w:ind w:left="0" w:right="-108"/>
              <w:rPr>
                <w:sz w:val="16"/>
                <w:szCs w:val="16"/>
              </w:rPr>
            </w:pPr>
            <w:r>
              <w:rPr>
                <w:sz w:val="16"/>
                <w:szCs w:val="16"/>
              </w:rPr>
              <w:t>Issued for ICSS ITT</w:t>
            </w:r>
          </w:p>
        </w:tc>
        <w:tc>
          <w:tcPr>
            <w:tcW w:w="1080" w:type="dxa"/>
          </w:tcPr>
          <w:p w:rsidR="00071553" w:rsidRDefault="00AC2259" w:rsidP="003C69AF">
            <w:pPr>
              <w:spacing w:beforeLines="40" w:afterLines="40"/>
              <w:ind w:left="-108" w:right="-108"/>
              <w:jc w:val="center"/>
              <w:rPr>
                <w:sz w:val="16"/>
                <w:szCs w:val="16"/>
              </w:rPr>
            </w:pPr>
            <w:r>
              <w:rPr>
                <w:sz w:val="16"/>
                <w:szCs w:val="16"/>
              </w:rPr>
              <w:t>26-Oct-11</w:t>
            </w:r>
          </w:p>
        </w:tc>
        <w:tc>
          <w:tcPr>
            <w:tcW w:w="930" w:type="dxa"/>
          </w:tcPr>
          <w:p w:rsidR="007404D4" w:rsidRDefault="00AC2259" w:rsidP="003C69AF">
            <w:pPr>
              <w:spacing w:beforeLines="40" w:afterLines="40"/>
              <w:ind w:left="-81" w:right="-96"/>
              <w:jc w:val="center"/>
              <w:rPr>
                <w:sz w:val="16"/>
                <w:szCs w:val="16"/>
              </w:rPr>
            </w:pPr>
            <w:r>
              <w:rPr>
                <w:sz w:val="16"/>
                <w:szCs w:val="16"/>
              </w:rPr>
              <w:t>CC</w:t>
            </w:r>
          </w:p>
        </w:tc>
        <w:tc>
          <w:tcPr>
            <w:tcW w:w="930" w:type="dxa"/>
          </w:tcPr>
          <w:p w:rsidR="007404D4" w:rsidRDefault="00AC2259" w:rsidP="003C69AF">
            <w:pPr>
              <w:spacing w:beforeLines="40" w:afterLines="40"/>
              <w:ind w:left="-84" w:right="-75"/>
              <w:jc w:val="center"/>
              <w:rPr>
                <w:sz w:val="16"/>
                <w:szCs w:val="16"/>
              </w:rPr>
            </w:pPr>
            <w:r>
              <w:rPr>
                <w:sz w:val="16"/>
                <w:szCs w:val="16"/>
              </w:rPr>
              <w:t>SL</w:t>
            </w:r>
          </w:p>
        </w:tc>
        <w:tc>
          <w:tcPr>
            <w:tcW w:w="930" w:type="dxa"/>
          </w:tcPr>
          <w:p w:rsidR="007404D4" w:rsidRDefault="00AC2259" w:rsidP="003C69AF">
            <w:pPr>
              <w:spacing w:beforeLines="40" w:afterLines="40"/>
              <w:ind w:left="-78" w:right="-72"/>
              <w:jc w:val="center"/>
              <w:rPr>
                <w:sz w:val="16"/>
                <w:szCs w:val="16"/>
              </w:rPr>
            </w:pPr>
            <w:r>
              <w:rPr>
                <w:sz w:val="16"/>
                <w:szCs w:val="16"/>
              </w:rPr>
              <w:t>PM</w:t>
            </w:r>
          </w:p>
        </w:tc>
      </w:tr>
      <w:tr w:rsidR="003C69AF" w:rsidRPr="00D42D17">
        <w:tc>
          <w:tcPr>
            <w:tcW w:w="450" w:type="dxa"/>
          </w:tcPr>
          <w:p w:rsidR="003C69AF" w:rsidRDefault="003C69AF" w:rsidP="003C69AF">
            <w:pPr>
              <w:adjustRightInd w:val="0"/>
              <w:spacing w:beforeLines="40" w:afterLines="40"/>
              <w:ind w:left="-115" w:right="-115"/>
              <w:jc w:val="center"/>
              <w:rPr>
                <w:sz w:val="16"/>
                <w:szCs w:val="16"/>
              </w:rPr>
            </w:pPr>
            <w:r>
              <w:rPr>
                <w:sz w:val="16"/>
                <w:szCs w:val="16"/>
              </w:rPr>
              <w:t>D4</w:t>
            </w:r>
          </w:p>
        </w:tc>
        <w:tc>
          <w:tcPr>
            <w:tcW w:w="4860" w:type="dxa"/>
          </w:tcPr>
          <w:p w:rsidR="003C69AF" w:rsidRDefault="003C69AF" w:rsidP="003C69AF">
            <w:pPr>
              <w:spacing w:beforeLines="40" w:afterLines="40"/>
              <w:ind w:left="0" w:right="-108"/>
              <w:rPr>
                <w:sz w:val="16"/>
                <w:szCs w:val="16"/>
              </w:rPr>
            </w:pPr>
            <w:r>
              <w:rPr>
                <w:sz w:val="16"/>
                <w:szCs w:val="16"/>
              </w:rPr>
              <w:t>Issued for Onshore IT</w:t>
            </w:r>
            <w:ins w:id="6" w:author="40202267" w:date="2011-11-09T11:13:00Z">
              <w:r w:rsidR="007A0DEA">
                <w:rPr>
                  <w:sz w:val="16"/>
                  <w:szCs w:val="16"/>
                </w:rPr>
                <w:t>T</w:t>
              </w:r>
            </w:ins>
            <w:del w:id="7" w:author="40202267" w:date="2011-11-09T11:13:00Z">
              <w:r w:rsidDel="007A0DEA">
                <w:rPr>
                  <w:sz w:val="16"/>
                  <w:szCs w:val="16"/>
                </w:rPr>
                <w:delText>T</w:delText>
              </w:r>
            </w:del>
          </w:p>
        </w:tc>
        <w:tc>
          <w:tcPr>
            <w:tcW w:w="1080" w:type="dxa"/>
          </w:tcPr>
          <w:p w:rsidR="003C69AF" w:rsidRDefault="003C69AF" w:rsidP="003C69AF">
            <w:pPr>
              <w:spacing w:beforeLines="40" w:afterLines="40"/>
              <w:ind w:left="-108" w:right="-108"/>
              <w:jc w:val="center"/>
              <w:rPr>
                <w:sz w:val="16"/>
                <w:szCs w:val="16"/>
              </w:rPr>
            </w:pPr>
            <w:r>
              <w:rPr>
                <w:sz w:val="16"/>
                <w:szCs w:val="16"/>
              </w:rPr>
              <w:t>09-Nov-2011</w:t>
            </w:r>
          </w:p>
        </w:tc>
        <w:tc>
          <w:tcPr>
            <w:tcW w:w="930" w:type="dxa"/>
          </w:tcPr>
          <w:p w:rsidR="003C69AF" w:rsidRDefault="003C69AF" w:rsidP="003C69AF">
            <w:pPr>
              <w:spacing w:beforeLines="40" w:afterLines="40"/>
              <w:ind w:left="-81" w:right="-96"/>
              <w:jc w:val="center"/>
              <w:rPr>
                <w:sz w:val="16"/>
                <w:szCs w:val="16"/>
              </w:rPr>
            </w:pPr>
            <w:r>
              <w:rPr>
                <w:sz w:val="16"/>
                <w:szCs w:val="16"/>
              </w:rPr>
              <w:t>CC</w:t>
            </w:r>
          </w:p>
        </w:tc>
        <w:tc>
          <w:tcPr>
            <w:tcW w:w="930" w:type="dxa"/>
          </w:tcPr>
          <w:p w:rsidR="003C69AF" w:rsidRDefault="003C69AF" w:rsidP="003C69AF">
            <w:pPr>
              <w:spacing w:beforeLines="40" w:afterLines="40"/>
              <w:ind w:left="-84" w:right="-75"/>
              <w:jc w:val="center"/>
              <w:rPr>
                <w:sz w:val="16"/>
                <w:szCs w:val="16"/>
              </w:rPr>
            </w:pPr>
            <w:r>
              <w:rPr>
                <w:sz w:val="16"/>
                <w:szCs w:val="16"/>
              </w:rPr>
              <w:t>SL</w:t>
            </w:r>
          </w:p>
        </w:tc>
        <w:tc>
          <w:tcPr>
            <w:tcW w:w="930" w:type="dxa"/>
          </w:tcPr>
          <w:p w:rsidR="003C69AF" w:rsidRDefault="003C69AF" w:rsidP="003C69AF">
            <w:pPr>
              <w:spacing w:beforeLines="40" w:afterLines="40"/>
              <w:ind w:left="-78" w:right="-72"/>
              <w:jc w:val="center"/>
              <w:rPr>
                <w:sz w:val="16"/>
                <w:szCs w:val="16"/>
              </w:rPr>
            </w:pPr>
            <w:r>
              <w:rPr>
                <w:sz w:val="16"/>
                <w:szCs w:val="16"/>
              </w:rPr>
              <w:t>PM</w:t>
            </w:r>
          </w:p>
        </w:tc>
      </w:tr>
    </w:tbl>
    <w:p w:rsidR="007649AB" w:rsidRPr="00D42D17" w:rsidRDefault="007649AB" w:rsidP="00C967C6"/>
    <w:tbl>
      <w:tblPr>
        <w:tblW w:w="8298" w:type="dxa"/>
        <w:tblInd w:w="720" w:type="dxa"/>
        <w:tblLayout w:type="fixed"/>
        <w:tblLook w:val="01E0"/>
      </w:tblPr>
      <w:tblGrid>
        <w:gridCol w:w="6768"/>
        <w:gridCol w:w="720"/>
        <w:gridCol w:w="810"/>
      </w:tblGrid>
      <w:tr w:rsidR="007649AB" w:rsidRPr="00D42D17" w:rsidTr="00CC0DD4">
        <w:trPr>
          <w:trHeight w:val="284"/>
        </w:trPr>
        <w:tc>
          <w:tcPr>
            <w:tcW w:w="6768" w:type="dxa"/>
            <w:vAlign w:val="center"/>
          </w:tcPr>
          <w:p w:rsidR="007649AB" w:rsidRPr="00D42D17" w:rsidRDefault="00472972" w:rsidP="00A91BA3">
            <w:pPr>
              <w:spacing w:before="40" w:after="40"/>
              <w:ind w:left="-75"/>
              <w:rPr>
                <w:color w:val="0000FF"/>
                <w:sz w:val="16"/>
                <w:szCs w:val="16"/>
              </w:rPr>
            </w:pPr>
            <w:r>
              <w:rPr>
                <w:sz w:val="16"/>
                <w:szCs w:val="16"/>
              </w:rPr>
              <w:t>Total No. of pages of this document (cover page)</w:t>
            </w:r>
          </w:p>
        </w:tc>
        <w:tc>
          <w:tcPr>
            <w:tcW w:w="720" w:type="dxa"/>
            <w:vAlign w:val="center"/>
          </w:tcPr>
          <w:p w:rsidR="007649AB" w:rsidRPr="00D42D17" w:rsidRDefault="00472972" w:rsidP="00CC0DD4">
            <w:pPr>
              <w:spacing w:before="40" w:after="40"/>
              <w:ind w:left="-90" w:right="-111"/>
              <w:jc w:val="center"/>
              <w:rPr>
                <w:color w:val="0000FF"/>
                <w:sz w:val="16"/>
                <w:szCs w:val="16"/>
              </w:rPr>
            </w:pPr>
            <w:r>
              <w:rPr>
                <w:color w:val="0000FF"/>
                <w:sz w:val="16"/>
                <w:szCs w:val="16"/>
              </w:rPr>
              <w:t>[</w:t>
            </w:r>
            <w:r w:rsidR="00071553" w:rsidRPr="00D42D17">
              <w:rPr>
                <w:color w:val="0000FF"/>
                <w:sz w:val="16"/>
                <w:szCs w:val="16"/>
              </w:rPr>
              <w:fldChar w:fldCharType="begin"/>
            </w:r>
            <w:r>
              <w:rPr>
                <w:color w:val="0000FF"/>
                <w:sz w:val="16"/>
                <w:szCs w:val="16"/>
              </w:rPr>
              <w:instrText xml:space="preserve"> NUMPAGES  \# "00"  \* MERGEFORMAT </w:instrText>
            </w:r>
            <w:r w:rsidR="00071553" w:rsidRPr="00D42D17">
              <w:rPr>
                <w:color w:val="0000FF"/>
                <w:sz w:val="16"/>
                <w:szCs w:val="16"/>
              </w:rPr>
              <w:fldChar w:fldCharType="separate"/>
            </w:r>
            <w:r w:rsidR="001317AF">
              <w:rPr>
                <w:noProof/>
                <w:color w:val="0000FF"/>
                <w:sz w:val="16"/>
                <w:szCs w:val="16"/>
              </w:rPr>
              <w:t>68</w:t>
            </w:r>
            <w:r w:rsidR="00071553" w:rsidRPr="00D42D17">
              <w:rPr>
                <w:color w:val="0000FF"/>
                <w:sz w:val="16"/>
                <w:szCs w:val="16"/>
              </w:rPr>
              <w:fldChar w:fldCharType="end"/>
            </w:r>
            <w:r>
              <w:rPr>
                <w:color w:val="0000FF"/>
                <w:sz w:val="16"/>
                <w:szCs w:val="16"/>
              </w:rPr>
              <w:t>]</w:t>
            </w:r>
          </w:p>
        </w:tc>
        <w:tc>
          <w:tcPr>
            <w:tcW w:w="810" w:type="dxa"/>
            <w:vAlign w:val="center"/>
          </w:tcPr>
          <w:p w:rsidR="007649AB" w:rsidRPr="00D42D17" w:rsidRDefault="007649AB" w:rsidP="00CC0DD4">
            <w:pPr>
              <w:spacing w:before="40" w:after="40"/>
              <w:ind w:left="-62" w:right="-95"/>
              <w:jc w:val="center"/>
              <w:rPr>
                <w:sz w:val="16"/>
                <w:szCs w:val="16"/>
              </w:rPr>
            </w:pPr>
          </w:p>
        </w:tc>
      </w:tr>
      <w:tr w:rsidR="007649AB" w:rsidRPr="00D42D17" w:rsidTr="00CC0DD4">
        <w:trPr>
          <w:trHeight w:val="284"/>
        </w:trPr>
        <w:tc>
          <w:tcPr>
            <w:tcW w:w="6768" w:type="dxa"/>
            <w:vAlign w:val="center"/>
          </w:tcPr>
          <w:p w:rsidR="007649AB" w:rsidRPr="00D42D17" w:rsidRDefault="00472972" w:rsidP="00CC0DD4">
            <w:pPr>
              <w:spacing w:before="40" w:after="40"/>
              <w:ind w:left="-75"/>
              <w:rPr>
                <w:color w:val="0000FF"/>
                <w:sz w:val="16"/>
                <w:szCs w:val="16"/>
              </w:rPr>
            </w:pPr>
            <w:r>
              <w:rPr>
                <w:sz w:val="16"/>
                <w:szCs w:val="16"/>
              </w:rPr>
              <w:t>Total No. of pages of Attachment-01 (including cover page)</w:t>
            </w:r>
          </w:p>
        </w:tc>
        <w:tc>
          <w:tcPr>
            <w:tcW w:w="720" w:type="dxa"/>
            <w:vAlign w:val="center"/>
          </w:tcPr>
          <w:p w:rsidR="00071553" w:rsidRDefault="00472972">
            <w:pPr>
              <w:spacing w:before="40" w:after="40"/>
              <w:ind w:left="-90" w:right="-111"/>
              <w:jc w:val="center"/>
              <w:rPr>
                <w:color w:val="0000FF"/>
                <w:sz w:val="16"/>
                <w:szCs w:val="16"/>
              </w:rPr>
            </w:pPr>
            <w:r>
              <w:rPr>
                <w:color w:val="0000FF"/>
                <w:sz w:val="16"/>
                <w:szCs w:val="16"/>
              </w:rPr>
              <w:t>[</w:t>
            </w:r>
            <w:r w:rsidR="00AC3EB1">
              <w:rPr>
                <w:color w:val="0000FF"/>
                <w:sz w:val="16"/>
                <w:szCs w:val="16"/>
              </w:rPr>
              <w:t>03</w:t>
            </w:r>
            <w:r>
              <w:rPr>
                <w:color w:val="0000FF"/>
                <w:sz w:val="16"/>
                <w:szCs w:val="16"/>
              </w:rPr>
              <w:t>]</w:t>
            </w:r>
          </w:p>
        </w:tc>
        <w:tc>
          <w:tcPr>
            <w:tcW w:w="810" w:type="dxa"/>
            <w:vAlign w:val="center"/>
          </w:tcPr>
          <w:p w:rsidR="007649AB" w:rsidRPr="00D42D17" w:rsidRDefault="007649AB" w:rsidP="00CC0DD4">
            <w:pPr>
              <w:spacing w:before="40" w:after="40"/>
              <w:ind w:left="-62" w:right="-95"/>
              <w:jc w:val="center"/>
              <w:rPr>
                <w:sz w:val="16"/>
                <w:szCs w:val="16"/>
              </w:rPr>
            </w:pPr>
          </w:p>
        </w:tc>
      </w:tr>
      <w:tr w:rsidR="007649AB" w:rsidRPr="00D42D17" w:rsidTr="00CC0DD4">
        <w:trPr>
          <w:trHeight w:val="284"/>
        </w:trPr>
        <w:tc>
          <w:tcPr>
            <w:tcW w:w="6768" w:type="dxa"/>
            <w:vAlign w:val="center"/>
          </w:tcPr>
          <w:p w:rsidR="007649AB" w:rsidRPr="00D42D17" w:rsidRDefault="00472972" w:rsidP="00CC0DD4">
            <w:pPr>
              <w:spacing w:before="40" w:after="40"/>
              <w:ind w:left="-75"/>
              <w:rPr>
                <w:color w:val="0000FF"/>
                <w:sz w:val="16"/>
                <w:szCs w:val="16"/>
              </w:rPr>
            </w:pPr>
            <w:r>
              <w:rPr>
                <w:sz w:val="16"/>
                <w:szCs w:val="16"/>
              </w:rPr>
              <w:t>Total No. of pages of Attachment-02 (including cover page)</w:t>
            </w:r>
          </w:p>
        </w:tc>
        <w:tc>
          <w:tcPr>
            <w:tcW w:w="720" w:type="dxa"/>
            <w:vAlign w:val="center"/>
          </w:tcPr>
          <w:p w:rsidR="007649AB" w:rsidRPr="00D42D17" w:rsidRDefault="00472972" w:rsidP="00CC0DD4">
            <w:pPr>
              <w:spacing w:before="40" w:after="40"/>
              <w:ind w:left="-90" w:right="-111"/>
              <w:jc w:val="center"/>
              <w:rPr>
                <w:color w:val="0000FF"/>
                <w:sz w:val="16"/>
                <w:szCs w:val="16"/>
              </w:rPr>
            </w:pPr>
            <w:r>
              <w:rPr>
                <w:color w:val="0000FF"/>
                <w:sz w:val="16"/>
                <w:szCs w:val="16"/>
              </w:rPr>
              <w:t>[14]</w:t>
            </w:r>
          </w:p>
        </w:tc>
        <w:tc>
          <w:tcPr>
            <w:tcW w:w="810" w:type="dxa"/>
            <w:vAlign w:val="center"/>
          </w:tcPr>
          <w:p w:rsidR="007649AB" w:rsidRPr="00D42D17" w:rsidRDefault="007649AB" w:rsidP="00CC0DD4">
            <w:pPr>
              <w:spacing w:before="40" w:after="40"/>
              <w:ind w:left="-62" w:right="-95"/>
              <w:jc w:val="center"/>
              <w:rPr>
                <w:sz w:val="16"/>
                <w:szCs w:val="16"/>
              </w:rPr>
            </w:pPr>
          </w:p>
        </w:tc>
      </w:tr>
      <w:tr w:rsidR="007649AB" w:rsidRPr="00D42D17" w:rsidTr="00CC0DD4">
        <w:trPr>
          <w:trHeight w:val="284"/>
        </w:trPr>
        <w:tc>
          <w:tcPr>
            <w:tcW w:w="6768" w:type="dxa"/>
            <w:vAlign w:val="center"/>
          </w:tcPr>
          <w:p w:rsidR="007649AB" w:rsidRPr="00D42D17" w:rsidRDefault="00472972" w:rsidP="00CC0DD4">
            <w:pPr>
              <w:spacing w:before="40" w:after="40"/>
              <w:ind w:left="-75"/>
              <w:rPr>
                <w:color w:val="0000FF"/>
                <w:sz w:val="16"/>
                <w:szCs w:val="16"/>
              </w:rPr>
            </w:pPr>
            <w:r>
              <w:rPr>
                <w:sz w:val="16"/>
                <w:szCs w:val="16"/>
              </w:rPr>
              <w:t>Total No. of pages of Attachment-03 (including cover page)</w:t>
            </w:r>
          </w:p>
        </w:tc>
        <w:tc>
          <w:tcPr>
            <w:tcW w:w="720" w:type="dxa"/>
            <w:vAlign w:val="center"/>
          </w:tcPr>
          <w:p w:rsidR="007649AB" w:rsidRPr="00D42D17" w:rsidRDefault="00472972" w:rsidP="00CC0DD4">
            <w:pPr>
              <w:spacing w:before="40" w:after="40"/>
              <w:ind w:left="-90" w:right="-111"/>
              <w:jc w:val="center"/>
              <w:rPr>
                <w:color w:val="0000FF"/>
                <w:sz w:val="16"/>
                <w:szCs w:val="16"/>
              </w:rPr>
            </w:pPr>
            <w:r>
              <w:rPr>
                <w:color w:val="0000FF"/>
                <w:sz w:val="16"/>
                <w:szCs w:val="16"/>
              </w:rPr>
              <w:t>[13]</w:t>
            </w:r>
          </w:p>
        </w:tc>
        <w:tc>
          <w:tcPr>
            <w:tcW w:w="810" w:type="dxa"/>
            <w:vAlign w:val="center"/>
          </w:tcPr>
          <w:p w:rsidR="007649AB" w:rsidRPr="00D42D17" w:rsidRDefault="007649AB" w:rsidP="00CC0DD4">
            <w:pPr>
              <w:spacing w:before="40" w:after="40"/>
              <w:ind w:left="-62" w:right="-95"/>
              <w:jc w:val="center"/>
              <w:rPr>
                <w:sz w:val="16"/>
                <w:szCs w:val="16"/>
              </w:rPr>
            </w:pPr>
          </w:p>
        </w:tc>
      </w:tr>
      <w:tr w:rsidR="007649AB" w:rsidRPr="00D42D17" w:rsidTr="00CC0DD4">
        <w:trPr>
          <w:trHeight w:val="284"/>
        </w:trPr>
        <w:tc>
          <w:tcPr>
            <w:tcW w:w="6768" w:type="dxa"/>
            <w:vAlign w:val="center"/>
          </w:tcPr>
          <w:p w:rsidR="007649AB" w:rsidRPr="00D42D17" w:rsidRDefault="00472972" w:rsidP="00CC0DD4">
            <w:pPr>
              <w:spacing w:before="40" w:after="40"/>
              <w:ind w:left="-75"/>
              <w:rPr>
                <w:color w:val="0000FF"/>
                <w:sz w:val="16"/>
                <w:szCs w:val="16"/>
              </w:rPr>
            </w:pPr>
            <w:r>
              <w:rPr>
                <w:sz w:val="16"/>
                <w:szCs w:val="16"/>
              </w:rPr>
              <w:t>Total No. of pages of Attachment-04 (including cover page)</w:t>
            </w:r>
          </w:p>
        </w:tc>
        <w:tc>
          <w:tcPr>
            <w:tcW w:w="720" w:type="dxa"/>
            <w:vAlign w:val="center"/>
          </w:tcPr>
          <w:p w:rsidR="007649AB" w:rsidRPr="00D42D17" w:rsidRDefault="00472972" w:rsidP="00C2080A">
            <w:pPr>
              <w:spacing w:before="40" w:after="40"/>
              <w:ind w:left="-90" w:right="-111"/>
              <w:jc w:val="center"/>
              <w:rPr>
                <w:color w:val="0000FF"/>
                <w:sz w:val="16"/>
                <w:szCs w:val="16"/>
              </w:rPr>
            </w:pPr>
            <w:r>
              <w:rPr>
                <w:color w:val="0000FF"/>
                <w:sz w:val="16"/>
                <w:szCs w:val="16"/>
              </w:rPr>
              <w:t>[10]</w:t>
            </w:r>
          </w:p>
        </w:tc>
        <w:tc>
          <w:tcPr>
            <w:tcW w:w="810" w:type="dxa"/>
            <w:vAlign w:val="center"/>
          </w:tcPr>
          <w:p w:rsidR="007649AB" w:rsidRPr="00D42D17" w:rsidRDefault="007649AB" w:rsidP="00CC0DD4">
            <w:pPr>
              <w:spacing w:before="40" w:after="40"/>
              <w:ind w:left="-62" w:right="-95"/>
              <w:jc w:val="center"/>
              <w:rPr>
                <w:sz w:val="16"/>
                <w:szCs w:val="16"/>
              </w:rPr>
            </w:pPr>
          </w:p>
        </w:tc>
      </w:tr>
      <w:tr w:rsidR="007649AB" w:rsidRPr="00D42D17" w:rsidTr="00CC0DD4">
        <w:trPr>
          <w:trHeight w:val="284"/>
        </w:trPr>
        <w:tc>
          <w:tcPr>
            <w:tcW w:w="6768" w:type="dxa"/>
            <w:vAlign w:val="center"/>
          </w:tcPr>
          <w:p w:rsidR="007649AB" w:rsidRPr="00D42D17" w:rsidRDefault="00472972" w:rsidP="00CC0DD4">
            <w:pPr>
              <w:spacing w:before="40" w:after="40"/>
              <w:ind w:left="-75"/>
              <w:rPr>
                <w:color w:val="0000FF"/>
                <w:sz w:val="16"/>
                <w:szCs w:val="16"/>
              </w:rPr>
            </w:pPr>
            <w:r>
              <w:rPr>
                <w:sz w:val="16"/>
                <w:szCs w:val="16"/>
              </w:rPr>
              <w:t>Total No. of pages of Attachment-05 (including cover page)</w:t>
            </w:r>
          </w:p>
        </w:tc>
        <w:tc>
          <w:tcPr>
            <w:tcW w:w="720" w:type="dxa"/>
            <w:vAlign w:val="center"/>
          </w:tcPr>
          <w:p w:rsidR="00BA03B0" w:rsidRPr="00D42D17" w:rsidRDefault="00472972">
            <w:pPr>
              <w:spacing w:before="40" w:after="40"/>
              <w:ind w:left="-90" w:right="-111"/>
              <w:jc w:val="center"/>
              <w:rPr>
                <w:color w:val="0000FF"/>
                <w:sz w:val="16"/>
                <w:szCs w:val="16"/>
              </w:rPr>
            </w:pPr>
            <w:r>
              <w:rPr>
                <w:color w:val="0000FF"/>
                <w:sz w:val="16"/>
                <w:szCs w:val="16"/>
              </w:rPr>
              <w:t>[19]</w:t>
            </w:r>
          </w:p>
        </w:tc>
        <w:tc>
          <w:tcPr>
            <w:tcW w:w="810" w:type="dxa"/>
            <w:vAlign w:val="center"/>
          </w:tcPr>
          <w:p w:rsidR="007649AB" w:rsidRPr="00D42D17" w:rsidRDefault="007649AB" w:rsidP="00CC0DD4">
            <w:pPr>
              <w:spacing w:before="40" w:after="40"/>
              <w:ind w:left="-62" w:right="-95"/>
              <w:jc w:val="center"/>
              <w:rPr>
                <w:sz w:val="16"/>
                <w:szCs w:val="16"/>
              </w:rPr>
            </w:pPr>
          </w:p>
        </w:tc>
      </w:tr>
      <w:tr w:rsidR="00167853" w:rsidRPr="00D42D17" w:rsidTr="00CC0DD4">
        <w:trPr>
          <w:trHeight w:val="284"/>
        </w:trPr>
        <w:tc>
          <w:tcPr>
            <w:tcW w:w="6768" w:type="dxa"/>
            <w:vAlign w:val="center"/>
          </w:tcPr>
          <w:p w:rsidR="00167853" w:rsidRPr="00D42D17" w:rsidRDefault="00472972" w:rsidP="00CC0DD4">
            <w:pPr>
              <w:tabs>
                <w:tab w:val="left" w:pos="851"/>
              </w:tabs>
              <w:spacing w:before="40" w:after="40"/>
              <w:ind w:left="-75"/>
              <w:rPr>
                <w:sz w:val="16"/>
                <w:szCs w:val="16"/>
              </w:rPr>
            </w:pPr>
            <w:r>
              <w:rPr>
                <w:sz w:val="16"/>
                <w:szCs w:val="16"/>
              </w:rPr>
              <w:t>Total No. of pages of Attachment-06 (including cover page)</w:t>
            </w:r>
          </w:p>
        </w:tc>
        <w:tc>
          <w:tcPr>
            <w:tcW w:w="720" w:type="dxa"/>
            <w:vAlign w:val="center"/>
          </w:tcPr>
          <w:p w:rsidR="00167853" w:rsidRPr="00D42D17" w:rsidRDefault="00472972" w:rsidP="00CC0DD4">
            <w:pPr>
              <w:tabs>
                <w:tab w:val="left" w:pos="851"/>
              </w:tabs>
              <w:spacing w:before="40" w:after="40"/>
              <w:ind w:left="-90" w:right="-111"/>
              <w:jc w:val="center"/>
              <w:rPr>
                <w:color w:val="0000FF"/>
                <w:sz w:val="16"/>
                <w:szCs w:val="16"/>
              </w:rPr>
            </w:pPr>
            <w:r>
              <w:rPr>
                <w:color w:val="0000FF"/>
                <w:sz w:val="16"/>
                <w:szCs w:val="16"/>
              </w:rPr>
              <w:t>[02]</w:t>
            </w:r>
          </w:p>
        </w:tc>
        <w:tc>
          <w:tcPr>
            <w:tcW w:w="810" w:type="dxa"/>
            <w:vAlign w:val="center"/>
          </w:tcPr>
          <w:p w:rsidR="00167853" w:rsidRPr="00D42D17" w:rsidRDefault="00167853" w:rsidP="00CC0DD4">
            <w:pPr>
              <w:tabs>
                <w:tab w:val="left" w:pos="851"/>
              </w:tabs>
              <w:spacing w:before="40" w:after="40"/>
              <w:ind w:left="-62" w:right="-95"/>
              <w:jc w:val="center"/>
              <w:rPr>
                <w:sz w:val="16"/>
                <w:szCs w:val="16"/>
              </w:rPr>
            </w:pPr>
          </w:p>
        </w:tc>
      </w:tr>
      <w:tr w:rsidR="00167853" w:rsidRPr="00D42D17" w:rsidTr="00CC0DD4">
        <w:trPr>
          <w:trHeight w:val="284"/>
        </w:trPr>
        <w:tc>
          <w:tcPr>
            <w:tcW w:w="6768" w:type="dxa"/>
            <w:vAlign w:val="center"/>
          </w:tcPr>
          <w:p w:rsidR="00167853" w:rsidRPr="00D42D17" w:rsidRDefault="00472972" w:rsidP="00CC0DD4">
            <w:pPr>
              <w:tabs>
                <w:tab w:val="left" w:pos="851"/>
              </w:tabs>
              <w:spacing w:before="40" w:after="40"/>
              <w:ind w:left="-75"/>
              <w:rPr>
                <w:sz w:val="16"/>
                <w:szCs w:val="16"/>
              </w:rPr>
            </w:pPr>
            <w:r>
              <w:rPr>
                <w:sz w:val="16"/>
                <w:szCs w:val="16"/>
              </w:rPr>
              <w:t>Total No. of pages of Attachment-07 (including cover page)</w:t>
            </w:r>
          </w:p>
        </w:tc>
        <w:tc>
          <w:tcPr>
            <w:tcW w:w="720" w:type="dxa"/>
            <w:vAlign w:val="center"/>
          </w:tcPr>
          <w:p w:rsidR="00167853" w:rsidRPr="00D42D17" w:rsidRDefault="00472972" w:rsidP="00CC0DD4">
            <w:pPr>
              <w:tabs>
                <w:tab w:val="left" w:pos="851"/>
              </w:tabs>
              <w:spacing w:before="40" w:after="40"/>
              <w:ind w:left="-90" w:right="-111"/>
              <w:jc w:val="center"/>
              <w:rPr>
                <w:color w:val="0000FF"/>
                <w:sz w:val="16"/>
                <w:szCs w:val="16"/>
              </w:rPr>
            </w:pPr>
            <w:r>
              <w:rPr>
                <w:color w:val="0000FF"/>
                <w:sz w:val="16"/>
                <w:szCs w:val="16"/>
              </w:rPr>
              <w:t>[12]</w:t>
            </w:r>
          </w:p>
        </w:tc>
        <w:tc>
          <w:tcPr>
            <w:tcW w:w="810" w:type="dxa"/>
            <w:vAlign w:val="center"/>
          </w:tcPr>
          <w:p w:rsidR="00167853" w:rsidRPr="00D42D17" w:rsidRDefault="00167853" w:rsidP="00CC0DD4">
            <w:pPr>
              <w:tabs>
                <w:tab w:val="left" w:pos="851"/>
              </w:tabs>
              <w:spacing w:before="40" w:after="40"/>
              <w:ind w:left="-62" w:right="-95"/>
              <w:jc w:val="center"/>
              <w:rPr>
                <w:sz w:val="16"/>
                <w:szCs w:val="16"/>
              </w:rPr>
            </w:pPr>
          </w:p>
        </w:tc>
      </w:tr>
      <w:tr w:rsidR="00C2080A" w:rsidRPr="00D42D17" w:rsidTr="000349E5">
        <w:trPr>
          <w:trHeight w:val="284"/>
        </w:trPr>
        <w:tc>
          <w:tcPr>
            <w:tcW w:w="6768" w:type="dxa"/>
            <w:vAlign w:val="center"/>
          </w:tcPr>
          <w:p w:rsidR="00C2080A" w:rsidRPr="00D42D17" w:rsidRDefault="00472972" w:rsidP="000349E5">
            <w:pPr>
              <w:tabs>
                <w:tab w:val="left" w:pos="851"/>
              </w:tabs>
              <w:spacing w:before="40" w:after="40"/>
              <w:ind w:left="-75"/>
              <w:rPr>
                <w:sz w:val="16"/>
                <w:szCs w:val="16"/>
              </w:rPr>
            </w:pPr>
            <w:r>
              <w:rPr>
                <w:sz w:val="16"/>
                <w:szCs w:val="16"/>
              </w:rPr>
              <w:t>Total No. of pages of Attachment-08 (including cover page)</w:t>
            </w:r>
          </w:p>
        </w:tc>
        <w:tc>
          <w:tcPr>
            <w:tcW w:w="720" w:type="dxa"/>
            <w:vAlign w:val="center"/>
          </w:tcPr>
          <w:p w:rsidR="007404D4" w:rsidRDefault="00472972">
            <w:pPr>
              <w:tabs>
                <w:tab w:val="left" w:pos="851"/>
              </w:tabs>
              <w:spacing w:before="40" w:after="40"/>
              <w:ind w:left="-90" w:right="-111"/>
              <w:jc w:val="center"/>
              <w:rPr>
                <w:color w:val="0000FF"/>
                <w:sz w:val="16"/>
                <w:szCs w:val="16"/>
              </w:rPr>
            </w:pPr>
            <w:r>
              <w:rPr>
                <w:color w:val="0000FF"/>
                <w:sz w:val="16"/>
                <w:szCs w:val="16"/>
              </w:rPr>
              <w:t>[</w:t>
            </w:r>
            <w:r w:rsidR="00E430FC">
              <w:rPr>
                <w:color w:val="0000FF"/>
                <w:sz w:val="16"/>
                <w:szCs w:val="16"/>
              </w:rPr>
              <w:t>14</w:t>
            </w:r>
            <w:r>
              <w:rPr>
                <w:color w:val="0000FF"/>
                <w:sz w:val="16"/>
                <w:szCs w:val="16"/>
              </w:rPr>
              <w:t>]</w:t>
            </w:r>
          </w:p>
        </w:tc>
        <w:tc>
          <w:tcPr>
            <w:tcW w:w="810" w:type="dxa"/>
            <w:vAlign w:val="center"/>
          </w:tcPr>
          <w:p w:rsidR="00C2080A" w:rsidRPr="00D42D17" w:rsidRDefault="00C2080A" w:rsidP="000349E5">
            <w:pPr>
              <w:tabs>
                <w:tab w:val="left" w:pos="851"/>
              </w:tabs>
              <w:spacing w:before="40" w:after="40"/>
              <w:ind w:left="-62" w:right="-95"/>
              <w:jc w:val="center"/>
              <w:rPr>
                <w:sz w:val="16"/>
                <w:szCs w:val="16"/>
              </w:rPr>
            </w:pPr>
          </w:p>
        </w:tc>
      </w:tr>
      <w:tr w:rsidR="006E422D" w:rsidRPr="00D42D17" w:rsidTr="00CF0D96">
        <w:trPr>
          <w:trHeight w:val="284"/>
        </w:trPr>
        <w:tc>
          <w:tcPr>
            <w:tcW w:w="6768" w:type="dxa"/>
            <w:vAlign w:val="center"/>
          </w:tcPr>
          <w:p w:rsidR="006E422D" w:rsidRPr="00D42D17" w:rsidRDefault="00472972" w:rsidP="00CF0D96">
            <w:pPr>
              <w:tabs>
                <w:tab w:val="left" w:pos="851"/>
              </w:tabs>
              <w:spacing w:before="40" w:after="40"/>
              <w:ind w:left="-75"/>
              <w:rPr>
                <w:sz w:val="16"/>
                <w:szCs w:val="16"/>
              </w:rPr>
            </w:pPr>
            <w:r>
              <w:rPr>
                <w:sz w:val="16"/>
                <w:szCs w:val="16"/>
              </w:rPr>
              <w:t>Total No. of pages of Attachment-09 (including cover page)</w:t>
            </w:r>
          </w:p>
        </w:tc>
        <w:tc>
          <w:tcPr>
            <w:tcW w:w="720" w:type="dxa"/>
            <w:vAlign w:val="center"/>
          </w:tcPr>
          <w:p w:rsidR="006E422D" w:rsidRPr="00D42D17" w:rsidRDefault="00472972" w:rsidP="00CF0D96">
            <w:pPr>
              <w:tabs>
                <w:tab w:val="left" w:pos="851"/>
              </w:tabs>
              <w:spacing w:before="40" w:after="40"/>
              <w:ind w:left="-90" w:right="-111"/>
              <w:jc w:val="center"/>
              <w:rPr>
                <w:color w:val="0000FF"/>
                <w:sz w:val="16"/>
                <w:szCs w:val="16"/>
              </w:rPr>
            </w:pPr>
            <w:r>
              <w:rPr>
                <w:color w:val="0000FF"/>
                <w:sz w:val="16"/>
                <w:szCs w:val="16"/>
              </w:rPr>
              <w:t>[05]</w:t>
            </w:r>
          </w:p>
        </w:tc>
        <w:tc>
          <w:tcPr>
            <w:tcW w:w="810" w:type="dxa"/>
            <w:vAlign w:val="center"/>
          </w:tcPr>
          <w:p w:rsidR="006E422D" w:rsidRPr="00D42D17" w:rsidRDefault="006E422D" w:rsidP="00CF0D96">
            <w:pPr>
              <w:tabs>
                <w:tab w:val="left" w:pos="851"/>
              </w:tabs>
              <w:spacing w:before="40" w:after="40"/>
              <w:ind w:left="-62" w:right="-95"/>
              <w:jc w:val="center"/>
              <w:rPr>
                <w:sz w:val="16"/>
                <w:szCs w:val="16"/>
              </w:rPr>
            </w:pPr>
          </w:p>
        </w:tc>
      </w:tr>
      <w:tr w:rsidR="0099552F" w:rsidRPr="00D42D17" w:rsidTr="007404D4">
        <w:trPr>
          <w:trHeight w:val="284"/>
        </w:trPr>
        <w:tc>
          <w:tcPr>
            <w:tcW w:w="6768" w:type="dxa"/>
            <w:vAlign w:val="center"/>
          </w:tcPr>
          <w:p w:rsidR="0099552F" w:rsidRDefault="0099552F" w:rsidP="007404D4">
            <w:pPr>
              <w:tabs>
                <w:tab w:val="left" w:pos="851"/>
              </w:tabs>
              <w:spacing w:before="40" w:after="40"/>
              <w:ind w:left="-75"/>
              <w:rPr>
                <w:sz w:val="16"/>
                <w:szCs w:val="16"/>
              </w:rPr>
            </w:pPr>
            <w:r>
              <w:rPr>
                <w:sz w:val="16"/>
                <w:szCs w:val="16"/>
              </w:rPr>
              <w:t>Total No. of pages of Attachment-10 (including cover page)</w:t>
            </w:r>
          </w:p>
        </w:tc>
        <w:tc>
          <w:tcPr>
            <w:tcW w:w="720" w:type="dxa"/>
            <w:vAlign w:val="center"/>
          </w:tcPr>
          <w:p w:rsidR="0099552F" w:rsidRPr="00D42D17" w:rsidRDefault="0099552F" w:rsidP="007404D4">
            <w:pPr>
              <w:tabs>
                <w:tab w:val="left" w:pos="851"/>
              </w:tabs>
              <w:spacing w:before="40" w:after="40"/>
              <w:ind w:left="-90" w:right="-111"/>
              <w:jc w:val="center"/>
              <w:rPr>
                <w:color w:val="0000FF"/>
                <w:sz w:val="16"/>
                <w:szCs w:val="16"/>
              </w:rPr>
            </w:pPr>
            <w:r>
              <w:rPr>
                <w:color w:val="0000FF"/>
                <w:sz w:val="16"/>
                <w:szCs w:val="16"/>
              </w:rPr>
              <w:t>[03]</w:t>
            </w:r>
          </w:p>
        </w:tc>
        <w:tc>
          <w:tcPr>
            <w:tcW w:w="810" w:type="dxa"/>
            <w:vAlign w:val="center"/>
          </w:tcPr>
          <w:p w:rsidR="0099552F" w:rsidRPr="00D42D17" w:rsidRDefault="0099552F" w:rsidP="007404D4">
            <w:pPr>
              <w:tabs>
                <w:tab w:val="left" w:pos="851"/>
              </w:tabs>
              <w:spacing w:before="40" w:after="40"/>
              <w:ind w:left="-62" w:right="-95"/>
              <w:jc w:val="center"/>
              <w:rPr>
                <w:sz w:val="16"/>
                <w:szCs w:val="16"/>
              </w:rPr>
            </w:pPr>
          </w:p>
        </w:tc>
      </w:tr>
      <w:tr w:rsidR="00C82DC8" w:rsidRPr="00D42D17" w:rsidTr="00CC0DD4">
        <w:trPr>
          <w:trHeight w:val="284"/>
        </w:trPr>
        <w:tc>
          <w:tcPr>
            <w:tcW w:w="6768" w:type="dxa"/>
            <w:vAlign w:val="center"/>
          </w:tcPr>
          <w:p w:rsidR="00F07C5C" w:rsidRDefault="00472972">
            <w:pPr>
              <w:tabs>
                <w:tab w:val="left" w:pos="851"/>
              </w:tabs>
              <w:spacing w:before="40" w:after="40"/>
              <w:ind w:left="-75"/>
              <w:rPr>
                <w:sz w:val="16"/>
                <w:szCs w:val="16"/>
              </w:rPr>
            </w:pPr>
            <w:r>
              <w:rPr>
                <w:sz w:val="16"/>
                <w:szCs w:val="16"/>
              </w:rPr>
              <w:t>Total No. of pages of Attachment-</w:t>
            </w:r>
            <w:r w:rsidR="0099552F">
              <w:rPr>
                <w:sz w:val="16"/>
                <w:szCs w:val="16"/>
              </w:rPr>
              <w:t xml:space="preserve">11 </w:t>
            </w:r>
            <w:r>
              <w:rPr>
                <w:sz w:val="16"/>
                <w:szCs w:val="16"/>
              </w:rPr>
              <w:t>(including cover page)</w:t>
            </w:r>
          </w:p>
        </w:tc>
        <w:tc>
          <w:tcPr>
            <w:tcW w:w="720" w:type="dxa"/>
            <w:vAlign w:val="center"/>
          </w:tcPr>
          <w:p w:rsidR="00F07C5C" w:rsidRDefault="00472972">
            <w:pPr>
              <w:tabs>
                <w:tab w:val="left" w:pos="851"/>
              </w:tabs>
              <w:spacing w:before="40" w:after="40"/>
              <w:ind w:left="-90" w:right="-111"/>
              <w:jc w:val="center"/>
              <w:rPr>
                <w:color w:val="0000FF"/>
                <w:sz w:val="16"/>
                <w:szCs w:val="16"/>
              </w:rPr>
            </w:pPr>
            <w:r>
              <w:rPr>
                <w:color w:val="0000FF"/>
                <w:sz w:val="16"/>
                <w:szCs w:val="16"/>
              </w:rPr>
              <w:t>[</w:t>
            </w:r>
            <w:r w:rsidR="0099552F">
              <w:rPr>
                <w:color w:val="0000FF"/>
                <w:sz w:val="16"/>
                <w:szCs w:val="16"/>
              </w:rPr>
              <w:t>04</w:t>
            </w:r>
            <w:r>
              <w:rPr>
                <w:color w:val="0000FF"/>
                <w:sz w:val="16"/>
                <w:szCs w:val="16"/>
              </w:rPr>
              <w:t>]</w:t>
            </w:r>
          </w:p>
        </w:tc>
        <w:tc>
          <w:tcPr>
            <w:tcW w:w="810" w:type="dxa"/>
            <w:vAlign w:val="center"/>
          </w:tcPr>
          <w:p w:rsidR="00C82DC8" w:rsidRPr="00D42D17" w:rsidRDefault="00C82DC8" w:rsidP="00CC0DD4">
            <w:pPr>
              <w:tabs>
                <w:tab w:val="left" w:pos="851"/>
              </w:tabs>
              <w:spacing w:before="40" w:after="40"/>
              <w:ind w:left="-62" w:right="-95"/>
              <w:jc w:val="center"/>
              <w:rPr>
                <w:sz w:val="16"/>
                <w:szCs w:val="16"/>
              </w:rPr>
            </w:pPr>
          </w:p>
        </w:tc>
      </w:tr>
      <w:tr w:rsidR="00A91BA3" w:rsidRPr="00D42D17" w:rsidTr="00A91BA3">
        <w:trPr>
          <w:trHeight w:val="284"/>
        </w:trPr>
        <w:tc>
          <w:tcPr>
            <w:tcW w:w="6768" w:type="dxa"/>
            <w:vAlign w:val="center"/>
          </w:tcPr>
          <w:p w:rsidR="00A91BA3" w:rsidRPr="00D42D17" w:rsidRDefault="00472972" w:rsidP="00A91BA3">
            <w:pPr>
              <w:tabs>
                <w:tab w:val="left" w:pos="851"/>
              </w:tabs>
              <w:spacing w:before="40" w:after="40"/>
              <w:ind w:left="-75"/>
              <w:rPr>
                <w:sz w:val="16"/>
                <w:szCs w:val="16"/>
              </w:rPr>
            </w:pPr>
            <w:r>
              <w:rPr>
                <w:sz w:val="16"/>
                <w:szCs w:val="16"/>
              </w:rPr>
              <w:t>Total No. of pages  (including cover page)</w:t>
            </w:r>
          </w:p>
        </w:tc>
        <w:tc>
          <w:tcPr>
            <w:tcW w:w="720" w:type="dxa"/>
            <w:vAlign w:val="center"/>
          </w:tcPr>
          <w:p w:rsidR="00071553" w:rsidRDefault="00472972">
            <w:pPr>
              <w:tabs>
                <w:tab w:val="left" w:pos="851"/>
              </w:tabs>
              <w:spacing w:before="40" w:after="40"/>
              <w:ind w:left="-90" w:right="-111"/>
              <w:jc w:val="center"/>
              <w:rPr>
                <w:color w:val="0000FF"/>
                <w:sz w:val="16"/>
                <w:szCs w:val="16"/>
              </w:rPr>
            </w:pPr>
            <w:r>
              <w:rPr>
                <w:color w:val="0000FF"/>
                <w:sz w:val="16"/>
                <w:szCs w:val="16"/>
              </w:rPr>
              <w:t>[</w:t>
            </w:r>
            <w:r w:rsidR="00AC3EB1">
              <w:rPr>
                <w:b/>
                <w:color w:val="0000FF"/>
                <w:sz w:val="16"/>
                <w:szCs w:val="16"/>
              </w:rPr>
              <w:t>16</w:t>
            </w:r>
            <w:r w:rsidR="00E430FC">
              <w:rPr>
                <w:b/>
                <w:color w:val="0000FF"/>
                <w:sz w:val="16"/>
                <w:szCs w:val="16"/>
              </w:rPr>
              <w:t>7</w:t>
            </w:r>
            <w:r>
              <w:rPr>
                <w:color w:val="0000FF"/>
                <w:sz w:val="16"/>
                <w:szCs w:val="16"/>
              </w:rPr>
              <w:t>]</w:t>
            </w:r>
          </w:p>
        </w:tc>
        <w:tc>
          <w:tcPr>
            <w:tcW w:w="810" w:type="dxa"/>
            <w:vAlign w:val="center"/>
          </w:tcPr>
          <w:p w:rsidR="00A91BA3" w:rsidRPr="00D42D17" w:rsidRDefault="00A91BA3" w:rsidP="00693EB3">
            <w:pPr>
              <w:tabs>
                <w:tab w:val="left" w:pos="851"/>
              </w:tabs>
              <w:spacing w:before="40" w:after="40"/>
              <w:ind w:left="-62" w:right="-95"/>
              <w:jc w:val="center"/>
              <w:rPr>
                <w:sz w:val="16"/>
                <w:szCs w:val="16"/>
              </w:rPr>
            </w:pPr>
          </w:p>
        </w:tc>
      </w:tr>
    </w:tbl>
    <w:p w:rsidR="00E21E2C" w:rsidRPr="00D42D17" w:rsidRDefault="00A775CA" w:rsidP="00E21E2C">
      <w:pPr>
        <w:pStyle w:val="PlainText"/>
        <w:rPr>
          <w:rFonts w:ascii="Arial" w:hAnsi="Arial" w:cs="Arial"/>
        </w:rPr>
      </w:pPr>
      <w:r w:rsidRPr="00A775CA">
        <w:rPr>
          <w:rFonts w:ascii="Arial" w:hAnsi="Arial" w:cs="Arial"/>
          <w:sz w:val="24"/>
        </w:rPr>
        <w:br w:type="page"/>
      </w:r>
    </w:p>
    <w:p w:rsidR="00E21E2C" w:rsidRPr="00D42D17" w:rsidRDefault="00E21E2C" w:rsidP="00E21E2C">
      <w:pPr>
        <w:pStyle w:val="PlainText"/>
        <w:rPr>
          <w:rFonts w:ascii="Arial" w:hAnsi="Arial" w:cs="Arial"/>
        </w:rPr>
      </w:pPr>
    </w:p>
    <w:p w:rsidR="00E21E2C" w:rsidRPr="00D42D17" w:rsidRDefault="00E21E2C" w:rsidP="00E21E2C">
      <w:pPr>
        <w:pStyle w:val="PlainText"/>
        <w:rPr>
          <w:rFonts w:ascii="Arial" w:hAnsi="Arial" w:cs="Arial"/>
        </w:rPr>
      </w:pPr>
    </w:p>
    <w:p w:rsidR="00E21E2C" w:rsidRPr="00D42D17" w:rsidRDefault="00A775CA" w:rsidP="00E21E2C">
      <w:pPr>
        <w:pStyle w:val="PlainText"/>
        <w:jc w:val="center"/>
        <w:rPr>
          <w:rFonts w:ascii="Arial" w:hAnsi="Arial" w:cs="Arial"/>
          <w:sz w:val="28"/>
        </w:rPr>
      </w:pPr>
      <w:r w:rsidRPr="00A775CA">
        <w:rPr>
          <w:rFonts w:ascii="Arial" w:hAnsi="Arial" w:cs="Arial"/>
          <w:sz w:val="28"/>
          <w:u w:val="single"/>
        </w:rPr>
        <w:t>REVISION HISTORY</w:t>
      </w:r>
    </w:p>
    <w:p w:rsidR="00E21E2C" w:rsidRPr="00D42D17" w:rsidRDefault="00E21E2C" w:rsidP="00E21E2C">
      <w:pPr>
        <w:pStyle w:val="PlainText"/>
        <w:rPr>
          <w:rFonts w:ascii="Arial" w:hAnsi="Arial" w:cs="Arial"/>
          <w:b w:val="0"/>
          <w:sz w:val="24"/>
        </w:rPr>
      </w:pPr>
    </w:p>
    <w:tbl>
      <w:tblPr>
        <w:tblW w:w="9450" w:type="dxa"/>
        <w:tblInd w:w="18" w:type="dxa"/>
        <w:tblLayout w:type="fixed"/>
        <w:tblLook w:val="0000"/>
      </w:tblPr>
      <w:tblGrid>
        <w:gridCol w:w="1080"/>
        <w:gridCol w:w="810"/>
        <w:gridCol w:w="1080"/>
        <w:gridCol w:w="6480"/>
      </w:tblGrid>
      <w:tr w:rsidR="007649AB" w:rsidRPr="00D42D17">
        <w:trPr>
          <w:trHeight w:val="495"/>
        </w:trPr>
        <w:tc>
          <w:tcPr>
            <w:tcW w:w="1080" w:type="dxa"/>
            <w:tcBorders>
              <w:bottom w:val="single" w:sz="4" w:space="0" w:color="auto"/>
            </w:tcBorders>
            <w:shd w:val="clear" w:color="auto" w:fill="E6E6E6"/>
            <w:vAlign w:val="center"/>
          </w:tcPr>
          <w:p w:rsidR="007649AB" w:rsidRPr="00D42D17" w:rsidRDefault="00A775CA" w:rsidP="00835BE6">
            <w:pPr>
              <w:pStyle w:val="PlainText"/>
              <w:ind w:rightChars="-100" w:right="-200"/>
              <w:jc w:val="center"/>
              <w:rPr>
                <w:rFonts w:ascii="Arial" w:hAnsi="Arial"/>
                <w:lang w:eastAsia="ja-JP"/>
              </w:rPr>
            </w:pPr>
            <w:r w:rsidRPr="00A775CA">
              <w:rPr>
                <w:rFonts w:ascii="Arial" w:hAnsi="Arial" w:cs="Arial"/>
                <w:sz w:val="22"/>
              </w:rPr>
              <w:t>Date</w:t>
            </w:r>
          </w:p>
          <w:p w:rsidR="007649AB" w:rsidRPr="00D42D17" w:rsidRDefault="001173ED" w:rsidP="00835BE6">
            <w:pPr>
              <w:pStyle w:val="PlainText"/>
              <w:ind w:rightChars="-100" w:right="-200"/>
              <w:jc w:val="center"/>
              <w:rPr>
                <w:rFonts w:ascii="Arial" w:hAnsi="Arial"/>
                <w:b w:val="0"/>
                <w:sz w:val="16"/>
                <w:szCs w:val="16"/>
              </w:rPr>
            </w:pPr>
            <w:proofErr w:type="spellStart"/>
            <w:r w:rsidRPr="001173ED">
              <w:rPr>
                <w:rFonts w:ascii="Arial" w:hAnsi="Arial"/>
                <w:b w:val="0"/>
                <w:sz w:val="16"/>
                <w:szCs w:val="16"/>
                <w:lang w:eastAsia="ja-JP"/>
              </w:rPr>
              <w:t>dd-Mmm</w:t>
            </w:r>
            <w:r w:rsidRPr="001173ED">
              <w:rPr>
                <w:rFonts w:ascii="Arial" w:hAnsi="Arial"/>
                <w:b w:val="0"/>
                <w:sz w:val="16"/>
                <w:szCs w:val="16"/>
              </w:rPr>
              <w:t>-yy</w:t>
            </w:r>
            <w:proofErr w:type="spellEnd"/>
          </w:p>
        </w:tc>
        <w:tc>
          <w:tcPr>
            <w:tcW w:w="810" w:type="dxa"/>
            <w:tcBorders>
              <w:bottom w:val="single" w:sz="4" w:space="0" w:color="auto"/>
            </w:tcBorders>
            <w:shd w:val="clear" w:color="auto" w:fill="E6E6E6"/>
            <w:vAlign w:val="center"/>
          </w:tcPr>
          <w:p w:rsidR="007649AB" w:rsidRPr="00D42D17" w:rsidRDefault="00A775CA" w:rsidP="00835BE6">
            <w:pPr>
              <w:pStyle w:val="PlainText"/>
              <w:jc w:val="center"/>
              <w:rPr>
                <w:rFonts w:ascii="Arial" w:hAnsi="Arial"/>
                <w:b w:val="0"/>
                <w:sz w:val="16"/>
                <w:lang w:eastAsia="ja-JP"/>
              </w:rPr>
            </w:pPr>
            <w:r w:rsidRPr="00A775CA">
              <w:rPr>
                <w:rFonts w:ascii="Arial" w:hAnsi="Arial" w:cs="Arial"/>
                <w:sz w:val="22"/>
              </w:rPr>
              <w:t>Rev.</w:t>
            </w:r>
          </w:p>
        </w:tc>
        <w:tc>
          <w:tcPr>
            <w:tcW w:w="1080" w:type="dxa"/>
            <w:tcBorders>
              <w:bottom w:val="single" w:sz="4" w:space="0" w:color="auto"/>
            </w:tcBorders>
            <w:shd w:val="clear" w:color="auto" w:fill="E6E6E6"/>
            <w:vAlign w:val="center"/>
          </w:tcPr>
          <w:p w:rsidR="007649AB" w:rsidRPr="00D42D17" w:rsidRDefault="00A775CA" w:rsidP="00835BE6">
            <w:pPr>
              <w:pStyle w:val="PlainText"/>
              <w:ind w:left="-18"/>
              <w:jc w:val="center"/>
              <w:rPr>
                <w:rFonts w:ascii="Arial" w:hAnsi="Arial"/>
                <w:b w:val="0"/>
              </w:rPr>
            </w:pPr>
            <w:r w:rsidRPr="00A775CA">
              <w:rPr>
                <w:rFonts w:ascii="Arial" w:hAnsi="Arial" w:cs="Arial"/>
                <w:sz w:val="22"/>
              </w:rPr>
              <w:t>By</w:t>
            </w:r>
          </w:p>
        </w:tc>
        <w:tc>
          <w:tcPr>
            <w:tcW w:w="6480" w:type="dxa"/>
            <w:tcBorders>
              <w:bottom w:val="single" w:sz="4" w:space="0" w:color="auto"/>
            </w:tcBorders>
            <w:shd w:val="clear" w:color="auto" w:fill="E6E6E6"/>
            <w:vAlign w:val="center"/>
          </w:tcPr>
          <w:p w:rsidR="007649AB" w:rsidRPr="00D42D17" w:rsidRDefault="00A775CA" w:rsidP="00835BE6">
            <w:pPr>
              <w:pStyle w:val="PlainText"/>
              <w:rPr>
                <w:rFonts w:ascii="Arial" w:hAnsi="Arial"/>
                <w:b w:val="0"/>
                <w:sz w:val="16"/>
              </w:rPr>
            </w:pPr>
            <w:r w:rsidRPr="00A775CA">
              <w:rPr>
                <w:rFonts w:ascii="Arial" w:hAnsi="Arial" w:cs="Arial"/>
                <w:sz w:val="22"/>
              </w:rPr>
              <w:t>Description</w:t>
            </w:r>
          </w:p>
        </w:tc>
      </w:tr>
      <w:tr w:rsidR="007649AB" w:rsidRPr="00D42D17" w:rsidTr="002C1371">
        <w:trPr>
          <w:trHeight w:val="495"/>
        </w:trPr>
        <w:tc>
          <w:tcPr>
            <w:tcW w:w="1080" w:type="dxa"/>
            <w:tcBorders>
              <w:bottom w:val="single" w:sz="4" w:space="0" w:color="auto"/>
            </w:tcBorders>
            <w:vAlign w:val="center"/>
          </w:tcPr>
          <w:p w:rsidR="005C2290" w:rsidRPr="00D42D17" w:rsidRDefault="00472972">
            <w:pPr>
              <w:spacing w:before="40" w:after="40"/>
              <w:ind w:left="0"/>
              <w:rPr>
                <w:sz w:val="16"/>
                <w:szCs w:val="16"/>
                <w:lang w:eastAsia="ja-JP"/>
              </w:rPr>
            </w:pPr>
            <w:r>
              <w:rPr>
                <w:sz w:val="16"/>
                <w:szCs w:val="16"/>
              </w:rPr>
              <w:t>06-Nov-09</w:t>
            </w:r>
          </w:p>
        </w:tc>
        <w:tc>
          <w:tcPr>
            <w:tcW w:w="810" w:type="dxa"/>
            <w:tcBorders>
              <w:bottom w:val="single" w:sz="4" w:space="0" w:color="auto"/>
            </w:tcBorders>
            <w:vAlign w:val="center"/>
          </w:tcPr>
          <w:p w:rsidR="00611EE5" w:rsidRPr="00D42D17" w:rsidRDefault="001173ED">
            <w:pPr>
              <w:pStyle w:val="PlainText"/>
              <w:spacing w:before="40" w:after="40"/>
              <w:rPr>
                <w:rFonts w:ascii="Arial" w:hAnsi="Arial"/>
                <w:b w:val="0"/>
                <w:sz w:val="16"/>
                <w:szCs w:val="16"/>
                <w:lang w:eastAsia="ja-JP"/>
              </w:rPr>
            </w:pPr>
            <w:r w:rsidRPr="001173ED">
              <w:rPr>
                <w:rFonts w:ascii="Arial" w:hAnsi="Arial"/>
                <w:b w:val="0"/>
                <w:sz w:val="16"/>
                <w:szCs w:val="16"/>
                <w:lang w:eastAsia="ja-JP"/>
              </w:rPr>
              <w:t>D0</w:t>
            </w:r>
          </w:p>
        </w:tc>
        <w:tc>
          <w:tcPr>
            <w:tcW w:w="1080" w:type="dxa"/>
            <w:tcBorders>
              <w:bottom w:val="single" w:sz="4" w:space="0" w:color="auto"/>
            </w:tcBorders>
            <w:vAlign w:val="center"/>
          </w:tcPr>
          <w:p w:rsidR="00611EE5" w:rsidRPr="00D42D17" w:rsidRDefault="001173ED">
            <w:pPr>
              <w:pStyle w:val="PlainText"/>
              <w:spacing w:before="40" w:after="40"/>
              <w:ind w:left="-18"/>
              <w:rPr>
                <w:rFonts w:ascii="Arial" w:hAnsi="Arial"/>
                <w:b w:val="0"/>
                <w:sz w:val="16"/>
                <w:szCs w:val="16"/>
              </w:rPr>
            </w:pPr>
            <w:r w:rsidRPr="001173ED">
              <w:rPr>
                <w:rFonts w:ascii="Arial" w:hAnsi="Arial"/>
                <w:b w:val="0"/>
                <w:sz w:val="16"/>
                <w:szCs w:val="16"/>
              </w:rPr>
              <w:t>DK</w:t>
            </w:r>
          </w:p>
        </w:tc>
        <w:tc>
          <w:tcPr>
            <w:tcW w:w="6480" w:type="dxa"/>
            <w:tcBorders>
              <w:bottom w:val="single" w:sz="4" w:space="0" w:color="auto"/>
            </w:tcBorders>
            <w:vAlign w:val="center"/>
          </w:tcPr>
          <w:p w:rsidR="005C2290" w:rsidRPr="00D42D17" w:rsidRDefault="001173ED">
            <w:pPr>
              <w:pStyle w:val="PlainText"/>
              <w:spacing w:before="40" w:after="40"/>
              <w:rPr>
                <w:rFonts w:ascii="Arial" w:hAnsi="Arial"/>
                <w:b w:val="0"/>
                <w:sz w:val="16"/>
                <w:szCs w:val="16"/>
                <w:lang w:eastAsia="ja-JP"/>
              </w:rPr>
            </w:pPr>
            <w:r w:rsidRPr="001173ED">
              <w:rPr>
                <w:rFonts w:ascii="Arial" w:hAnsi="Arial"/>
                <w:b w:val="0"/>
                <w:sz w:val="16"/>
                <w:szCs w:val="16"/>
                <w:lang w:eastAsia="ja-JP"/>
              </w:rPr>
              <w:t>For Company Review</w:t>
            </w:r>
          </w:p>
        </w:tc>
      </w:tr>
      <w:tr w:rsidR="002C1371" w:rsidRPr="00D42D17" w:rsidTr="00FE78E1">
        <w:trPr>
          <w:trHeight w:val="495"/>
        </w:trPr>
        <w:tc>
          <w:tcPr>
            <w:tcW w:w="1080" w:type="dxa"/>
            <w:tcBorders>
              <w:bottom w:val="single" w:sz="4" w:space="0" w:color="auto"/>
            </w:tcBorders>
            <w:vAlign w:val="center"/>
          </w:tcPr>
          <w:p w:rsidR="005C2290" w:rsidRPr="00D42D17" w:rsidRDefault="00472972">
            <w:pPr>
              <w:spacing w:before="40" w:after="40"/>
              <w:ind w:left="0"/>
              <w:rPr>
                <w:sz w:val="16"/>
                <w:szCs w:val="16"/>
                <w:lang w:eastAsia="ja-JP"/>
              </w:rPr>
            </w:pPr>
            <w:r>
              <w:rPr>
                <w:sz w:val="16"/>
                <w:szCs w:val="16"/>
              </w:rPr>
              <w:t>12-Apr-10</w:t>
            </w:r>
          </w:p>
        </w:tc>
        <w:tc>
          <w:tcPr>
            <w:tcW w:w="810" w:type="dxa"/>
            <w:tcBorders>
              <w:bottom w:val="single" w:sz="4" w:space="0" w:color="auto"/>
            </w:tcBorders>
            <w:vAlign w:val="center"/>
          </w:tcPr>
          <w:p w:rsidR="005C2290" w:rsidRPr="00D42D17" w:rsidRDefault="001173ED">
            <w:pPr>
              <w:pStyle w:val="PlainText"/>
              <w:spacing w:before="40" w:after="40"/>
              <w:rPr>
                <w:rFonts w:ascii="Arial" w:hAnsi="Arial"/>
                <w:b w:val="0"/>
                <w:sz w:val="16"/>
                <w:szCs w:val="16"/>
                <w:lang w:eastAsia="ja-JP"/>
              </w:rPr>
            </w:pPr>
            <w:r w:rsidRPr="001173ED">
              <w:rPr>
                <w:rFonts w:ascii="Arial" w:hAnsi="Arial"/>
                <w:b w:val="0"/>
                <w:sz w:val="16"/>
                <w:szCs w:val="16"/>
                <w:lang w:eastAsia="ja-JP"/>
              </w:rPr>
              <w:t>D1</w:t>
            </w:r>
          </w:p>
        </w:tc>
        <w:tc>
          <w:tcPr>
            <w:tcW w:w="1080" w:type="dxa"/>
            <w:tcBorders>
              <w:bottom w:val="single" w:sz="4" w:space="0" w:color="auto"/>
            </w:tcBorders>
            <w:vAlign w:val="center"/>
          </w:tcPr>
          <w:p w:rsidR="002C1371" w:rsidRPr="00D42D17" w:rsidRDefault="001173ED" w:rsidP="00FE78E1">
            <w:pPr>
              <w:pStyle w:val="PlainText"/>
              <w:spacing w:before="40" w:after="40"/>
              <w:ind w:left="-18"/>
              <w:rPr>
                <w:rFonts w:ascii="Arial" w:hAnsi="Arial"/>
                <w:b w:val="0"/>
                <w:sz w:val="16"/>
                <w:szCs w:val="16"/>
              </w:rPr>
            </w:pPr>
            <w:r w:rsidRPr="001173ED">
              <w:rPr>
                <w:rFonts w:ascii="Arial" w:hAnsi="Arial"/>
                <w:b w:val="0"/>
                <w:sz w:val="16"/>
                <w:szCs w:val="16"/>
              </w:rPr>
              <w:t>DK</w:t>
            </w:r>
          </w:p>
        </w:tc>
        <w:tc>
          <w:tcPr>
            <w:tcW w:w="6480" w:type="dxa"/>
            <w:tcBorders>
              <w:bottom w:val="single" w:sz="4" w:space="0" w:color="auto"/>
            </w:tcBorders>
            <w:vAlign w:val="center"/>
          </w:tcPr>
          <w:p w:rsidR="002C1371" w:rsidRPr="00D42D17" w:rsidRDefault="001173ED" w:rsidP="00FE78E1">
            <w:pPr>
              <w:pStyle w:val="PlainText"/>
              <w:spacing w:before="40" w:after="40"/>
              <w:rPr>
                <w:rFonts w:ascii="Arial" w:hAnsi="Arial"/>
                <w:b w:val="0"/>
                <w:sz w:val="16"/>
                <w:szCs w:val="16"/>
                <w:lang w:eastAsia="ja-JP"/>
              </w:rPr>
            </w:pPr>
            <w:r w:rsidRPr="001173ED">
              <w:rPr>
                <w:rFonts w:ascii="Arial" w:hAnsi="Arial"/>
                <w:b w:val="0"/>
                <w:sz w:val="16"/>
                <w:szCs w:val="16"/>
                <w:lang w:eastAsia="ja-JP"/>
              </w:rPr>
              <w:t>Updated with Company reviewed comments (revD0)</w:t>
            </w:r>
          </w:p>
        </w:tc>
      </w:tr>
      <w:tr w:rsidR="009D2C5D" w:rsidRPr="00D42D17" w:rsidTr="009D2C5D">
        <w:tblPrEx>
          <w:tblLook w:val="04A0"/>
        </w:tblPrEx>
        <w:trPr>
          <w:trHeight w:val="495"/>
        </w:trPr>
        <w:tc>
          <w:tcPr>
            <w:tcW w:w="1080" w:type="dxa"/>
            <w:tcBorders>
              <w:top w:val="nil"/>
              <w:left w:val="nil"/>
              <w:bottom w:val="single" w:sz="4" w:space="0" w:color="auto"/>
              <w:right w:val="nil"/>
            </w:tcBorders>
            <w:vAlign w:val="center"/>
            <w:hideMark/>
          </w:tcPr>
          <w:p w:rsidR="00AC2259" w:rsidRDefault="00CA7D1B">
            <w:pPr>
              <w:spacing w:before="40" w:after="40"/>
              <w:ind w:left="0"/>
              <w:rPr>
                <w:sz w:val="16"/>
                <w:szCs w:val="16"/>
                <w:lang w:eastAsia="ja-JP"/>
              </w:rPr>
            </w:pPr>
            <w:r>
              <w:rPr>
                <w:sz w:val="16"/>
                <w:szCs w:val="16"/>
              </w:rPr>
              <w:t>1</w:t>
            </w:r>
            <w:r w:rsidR="00A357CB">
              <w:rPr>
                <w:sz w:val="16"/>
                <w:szCs w:val="16"/>
              </w:rPr>
              <w:t>1</w:t>
            </w:r>
            <w:r w:rsidR="00472972">
              <w:rPr>
                <w:sz w:val="16"/>
                <w:szCs w:val="16"/>
              </w:rPr>
              <w:t>-</w:t>
            </w:r>
            <w:r>
              <w:rPr>
                <w:sz w:val="16"/>
                <w:szCs w:val="16"/>
              </w:rPr>
              <w:t>Oct</w:t>
            </w:r>
            <w:r w:rsidR="00472972">
              <w:rPr>
                <w:sz w:val="16"/>
                <w:szCs w:val="16"/>
              </w:rPr>
              <w:t>-10</w:t>
            </w:r>
          </w:p>
        </w:tc>
        <w:tc>
          <w:tcPr>
            <w:tcW w:w="810" w:type="dxa"/>
            <w:tcBorders>
              <w:top w:val="nil"/>
              <w:left w:val="nil"/>
              <w:bottom w:val="single" w:sz="4" w:space="0" w:color="auto"/>
              <w:right w:val="nil"/>
            </w:tcBorders>
            <w:vAlign w:val="center"/>
            <w:hideMark/>
          </w:tcPr>
          <w:p w:rsidR="009D2C5D" w:rsidRPr="00D42D17" w:rsidRDefault="00A775CA">
            <w:pPr>
              <w:pStyle w:val="PlainText"/>
              <w:tabs>
                <w:tab w:val="left" w:pos="851"/>
                <w:tab w:val="center" w:pos="4320"/>
                <w:tab w:val="right" w:pos="8640"/>
              </w:tabs>
              <w:spacing w:before="40" w:after="40"/>
              <w:rPr>
                <w:rFonts w:ascii="Arial" w:hAnsi="Arial"/>
                <w:b w:val="0"/>
                <w:sz w:val="16"/>
                <w:szCs w:val="16"/>
                <w:lang w:eastAsia="ja-JP"/>
              </w:rPr>
            </w:pPr>
            <w:r w:rsidRPr="00A775CA">
              <w:rPr>
                <w:rFonts w:ascii="Arial" w:hAnsi="Arial"/>
                <w:b w:val="0"/>
                <w:sz w:val="16"/>
                <w:szCs w:val="16"/>
                <w:lang w:eastAsia="ja-JP"/>
              </w:rPr>
              <w:t>D2</w:t>
            </w:r>
          </w:p>
        </w:tc>
        <w:tc>
          <w:tcPr>
            <w:tcW w:w="1080" w:type="dxa"/>
            <w:tcBorders>
              <w:top w:val="nil"/>
              <w:left w:val="nil"/>
              <w:bottom w:val="single" w:sz="4" w:space="0" w:color="auto"/>
              <w:right w:val="nil"/>
            </w:tcBorders>
            <w:vAlign w:val="center"/>
            <w:hideMark/>
          </w:tcPr>
          <w:p w:rsidR="009D2C5D" w:rsidRPr="00D42D17" w:rsidRDefault="00A775CA">
            <w:pPr>
              <w:pStyle w:val="PlainText"/>
              <w:tabs>
                <w:tab w:val="left" w:pos="851"/>
                <w:tab w:val="center" w:pos="4320"/>
                <w:tab w:val="right" w:pos="8640"/>
              </w:tabs>
              <w:spacing w:before="40" w:after="40"/>
              <w:ind w:left="-18"/>
              <w:rPr>
                <w:rFonts w:ascii="Arial" w:hAnsi="Arial"/>
                <w:b w:val="0"/>
                <w:sz w:val="16"/>
                <w:szCs w:val="16"/>
              </w:rPr>
            </w:pPr>
            <w:r w:rsidRPr="00A775CA">
              <w:rPr>
                <w:rFonts w:ascii="Arial" w:hAnsi="Arial"/>
                <w:b w:val="0"/>
                <w:sz w:val="16"/>
                <w:szCs w:val="16"/>
              </w:rPr>
              <w:t>PM</w:t>
            </w:r>
          </w:p>
        </w:tc>
        <w:tc>
          <w:tcPr>
            <w:tcW w:w="6480" w:type="dxa"/>
            <w:tcBorders>
              <w:top w:val="nil"/>
              <w:left w:val="nil"/>
              <w:bottom w:val="single" w:sz="4" w:space="0" w:color="auto"/>
              <w:right w:val="nil"/>
            </w:tcBorders>
            <w:vAlign w:val="center"/>
            <w:hideMark/>
          </w:tcPr>
          <w:p w:rsidR="009D2C5D" w:rsidRPr="00D42D17" w:rsidRDefault="00A775CA">
            <w:pPr>
              <w:pStyle w:val="PlainText"/>
              <w:tabs>
                <w:tab w:val="left" w:pos="851"/>
                <w:tab w:val="center" w:pos="4320"/>
                <w:tab w:val="right" w:pos="8640"/>
              </w:tabs>
              <w:spacing w:before="40" w:after="40"/>
              <w:rPr>
                <w:rFonts w:ascii="Arial" w:hAnsi="Arial"/>
                <w:b w:val="0"/>
                <w:sz w:val="16"/>
                <w:szCs w:val="16"/>
                <w:lang w:eastAsia="ja-JP"/>
              </w:rPr>
            </w:pPr>
            <w:r w:rsidRPr="00A775CA">
              <w:rPr>
                <w:rFonts w:ascii="Arial" w:hAnsi="Arial"/>
                <w:b w:val="0"/>
                <w:sz w:val="16"/>
                <w:szCs w:val="16"/>
                <w:lang w:eastAsia="ja-JP"/>
              </w:rPr>
              <w:t>Updated with Company reviewed comments (revD1/B)</w:t>
            </w:r>
          </w:p>
        </w:tc>
      </w:tr>
      <w:tr w:rsidR="00AC2259" w:rsidRPr="00D42D17" w:rsidTr="00AC2259">
        <w:tblPrEx>
          <w:tblLook w:val="04A0"/>
        </w:tblPrEx>
        <w:trPr>
          <w:trHeight w:val="495"/>
        </w:trPr>
        <w:tc>
          <w:tcPr>
            <w:tcW w:w="1080" w:type="dxa"/>
            <w:tcBorders>
              <w:top w:val="nil"/>
              <w:left w:val="nil"/>
              <w:bottom w:val="single" w:sz="4" w:space="0" w:color="auto"/>
              <w:right w:val="nil"/>
            </w:tcBorders>
            <w:vAlign w:val="center"/>
            <w:hideMark/>
          </w:tcPr>
          <w:p w:rsidR="00C547F9" w:rsidRDefault="00AC2259">
            <w:pPr>
              <w:spacing w:before="40" w:after="40"/>
              <w:ind w:left="0"/>
              <w:rPr>
                <w:sz w:val="16"/>
                <w:szCs w:val="16"/>
                <w:lang w:eastAsia="ja-JP"/>
              </w:rPr>
            </w:pPr>
            <w:r>
              <w:rPr>
                <w:sz w:val="16"/>
                <w:szCs w:val="16"/>
              </w:rPr>
              <w:t>26-Oct-11</w:t>
            </w:r>
          </w:p>
        </w:tc>
        <w:tc>
          <w:tcPr>
            <w:tcW w:w="810" w:type="dxa"/>
            <w:tcBorders>
              <w:top w:val="nil"/>
              <w:left w:val="nil"/>
              <w:bottom w:val="single" w:sz="4" w:space="0" w:color="auto"/>
              <w:right w:val="nil"/>
            </w:tcBorders>
            <w:vAlign w:val="center"/>
            <w:hideMark/>
          </w:tcPr>
          <w:p w:rsidR="00C547F9" w:rsidRDefault="00AC2259">
            <w:pPr>
              <w:pStyle w:val="PlainText"/>
              <w:tabs>
                <w:tab w:val="left" w:pos="851"/>
                <w:tab w:val="center" w:pos="4320"/>
                <w:tab w:val="right" w:pos="8640"/>
              </w:tabs>
              <w:spacing w:before="40" w:after="40"/>
              <w:rPr>
                <w:rFonts w:ascii="Arial" w:hAnsi="Arial"/>
                <w:b w:val="0"/>
                <w:sz w:val="16"/>
                <w:szCs w:val="16"/>
                <w:lang w:eastAsia="ja-JP"/>
              </w:rPr>
            </w:pPr>
            <w:r w:rsidRPr="00A775CA">
              <w:rPr>
                <w:rFonts w:ascii="Arial" w:hAnsi="Arial"/>
                <w:b w:val="0"/>
                <w:sz w:val="16"/>
                <w:szCs w:val="16"/>
                <w:lang w:eastAsia="ja-JP"/>
              </w:rPr>
              <w:t>D</w:t>
            </w:r>
            <w:r>
              <w:rPr>
                <w:rFonts w:ascii="Arial" w:hAnsi="Arial"/>
                <w:b w:val="0"/>
                <w:sz w:val="16"/>
                <w:szCs w:val="16"/>
                <w:lang w:eastAsia="ja-JP"/>
              </w:rPr>
              <w:t>3</w:t>
            </w:r>
          </w:p>
        </w:tc>
        <w:tc>
          <w:tcPr>
            <w:tcW w:w="1080" w:type="dxa"/>
            <w:tcBorders>
              <w:top w:val="nil"/>
              <w:left w:val="nil"/>
              <w:bottom w:val="single" w:sz="4" w:space="0" w:color="auto"/>
              <w:right w:val="nil"/>
            </w:tcBorders>
            <w:vAlign w:val="center"/>
            <w:hideMark/>
          </w:tcPr>
          <w:p w:rsidR="00AC2259" w:rsidRPr="00D42D17" w:rsidRDefault="00AC2259" w:rsidP="00AC2259">
            <w:pPr>
              <w:pStyle w:val="PlainText"/>
              <w:tabs>
                <w:tab w:val="left" w:pos="851"/>
                <w:tab w:val="center" w:pos="4320"/>
                <w:tab w:val="right" w:pos="8640"/>
              </w:tabs>
              <w:spacing w:before="40" w:after="40"/>
              <w:ind w:left="-18"/>
              <w:rPr>
                <w:rFonts w:ascii="Arial" w:hAnsi="Arial"/>
                <w:b w:val="0"/>
                <w:sz w:val="16"/>
                <w:szCs w:val="16"/>
              </w:rPr>
            </w:pPr>
            <w:r w:rsidRPr="00A775CA">
              <w:rPr>
                <w:rFonts w:ascii="Arial" w:hAnsi="Arial"/>
                <w:b w:val="0"/>
                <w:sz w:val="16"/>
                <w:szCs w:val="16"/>
              </w:rPr>
              <w:t>PM</w:t>
            </w:r>
          </w:p>
        </w:tc>
        <w:tc>
          <w:tcPr>
            <w:tcW w:w="6480" w:type="dxa"/>
            <w:tcBorders>
              <w:top w:val="nil"/>
              <w:left w:val="nil"/>
              <w:bottom w:val="single" w:sz="4" w:space="0" w:color="auto"/>
              <w:right w:val="nil"/>
            </w:tcBorders>
            <w:vAlign w:val="center"/>
            <w:hideMark/>
          </w:tcPr>
          <w:p w:rsidR="00C547F9" w:rsidRDefault="00AC2259">
            <w:pPr>
              <w:pStyle w:val="PlainText"/>
              <w:tabs>
                <w:tab w:val="left" w:pos="851"/>
                <w:tab w:val="center" w:pos="4320"/>
                <w:tab w:val="right" w:pos="8640"/>
              </w:tabs>
              <w:spacing w:before="40" w:after="40"/>
              <w:rPr>
                <w:rFonts w:ascii="Arial" w:hAnsi="Arial"/>
                <w:b w:val="0"/>
                <w:sz w:val="16"/>
                <w:szCs w:val="16"/>
                <w:lang w:eastAsia="ja-JP"/>
              </w:rPr>
            </w:pPr>
            <w:r>
              <w:rPr>
                <w:rFonts w:ascii="Arial" w:hAnsi="Arial"/>
                <w:b w:val="0"/>
                <w:sz w:val="16"/>
                <w:szCs w:val="16"/>
                <w:lang w:eastAsia="ja-JP"/>
              </w:rPr>
              <w:t>Issued for ICSS ITT</w:t>
            </w:r>
          </w:p>
        </w:tc>
      </w:tr>
      <w:tr w:rsidR="003C69AF" w:rsidRPr="00D42D17" w:rsidTr="007404D4">
        <w:tblPrEx>
          <w:tblLook w:val="04A0"/>
        </w:tblPrEx>
        <w:trPr>
          <w:trHeight w:val="495"/>
        </w:trPr>
        <w:tc>
          <w:tcPr>
            <w:tcW w:w="1080" w:type="dxa"/>
            <w:tcBorders>
              <w:top w:val="nil"/>
              <w:left w:val="nil"/>
              <w:bottom w:val="single" w:sz="4" w:space="0" w:color="auto"/>
              <w:right w:val="nil"/>
            </w:tcBorders>
            <w:vAlign w:val="center"/>
            <w:hideMark/>
          </w:tcPr>
          <w:p w:rsidR="003C69AF" w:rsidRDefault="003C69AF" w:rsidP="003C69AF">
            <w:pPr>
              <w:spacing w:before="40" w:after="40"/>
              <w:ind w:left="0"/>
              <w:rPr>
                <w:sz w:val="16"/>
                <w:szCs w:val="16"/>
                <w:lang w:eastAsia="ja-JP"/>
              </w:rPr>
            </w:pPr>
            <w:r>
              <w:rPr>
                <w:sz w:val="16"/>
                <w:szCs w:val="16"/>
              </w:rPr>
              <w:t>09-Nov-11</w:t>
            </w:r>
          </w:p>
        </w:tc>
        <w:tc>
          <w:tcPr>
            <w:tcW w:w="810" w:type="dxa"/>
            <w:tcBorders>
              <w:top w:val="nil"/>
              <w:left w:val="nil"/>
              <w:bottom w:val="single" w:sz="4" w:space="0" w:color="auto"/>
              <w:right w:val="nil"/>
            </w:tcBorders>
            <w:vAlign w:val="center"/>
            <w:hideMark/>
          </w:tcPr>
          <w:p w:rsidR="003C69AF" w:rsidRDefault="003C69AF" w:rsidP="003C69AF">
            <w:pPr>
              <w:pStyle w:val="PlainText"/>
              <w:tabs>
                <w:tab w:val="left" w:pos="851"/>
                <w:tab w:val="center" w:pos="4320"/>
                <w:tab w:val="right" w:pos="8640"/>
              </w:tabs>
              <w:spacing w:before="40" w:after="40"/>
              <w:rPr>
                <w:rFonts w:ascii="Arial" w:hAnsi="Arial"/>
                <w:b w:val="0"/>
                <w:sz w:val="16"/>
                <w:szCs w:val="16"/>
                <w:lang w:eastAsia="ja-JP"/>
              </w:rPr>
            </w:pPr>
            <w:r w:rsidRPr="00A775CA">
              <w:rPr>
                <w:rFonts w:ascii="Arial" w:hAnsi="Arial"/>
                <w:b w:val="0"/>
                <w:sz w:val="16"/>
                <w:szCs w:val="16"/>
                <w:lang w:eastAsia="ja-JP"/>
              </w:rPr>
              <w:t>D</w:t>
            </w:r>
            <w:r>
              <w:rPr>
                <w:rFonts w:ascii="Arial" w:hAnsi="Arial"/>
                <w:b w:val="0"/>
                <w:sz w:val="16"/>
                <w:szCs w:val="16"/>
                <w:lang w:eastAsia="ja-JP"/>
              </w:rPr>
              <w:t>4</w:t>
            </w:r>
          </w:p>
        </w:tc>
        <w:tc>
          <w:tcPr>
            <w:tcW w:w="1080" w:type="dxa"/>
            <w:tcBorders>
              <w:top w:val="nil"/>
              <w:left w:val="nil"/>
              <w:bottom w:val="single" w:sz="4" w:space="0" w:color="auto"/>
              <w:right w:val="nil"/>
            </w:tcBorders>
            <w:vAlign w:val="center"/>
            <w:hideMark/>
          </w:tcPr>
          <w:p w:rsidR="003C69AF" w:rsidRPr="00D42D17" w:rsidRDefault="003C69AF" w:rsidP="007404D4">
            <w:pPr>
              <w:pStyle w:val="PlainText"/>
              <w:tabs>
                <w:tab w:val="left" w:pos="851"/>
                <w:tab w:val="center" w:pos="4320"/>
                <w:tab w:val="right" w:pos="8640"/>
              </w:tabs>
              <w:spacing w:before="40" w:after="40"/>
              <w:ind w:left="-18"/>
              <w:rPr>
                <w:rFonts w:ascii="Arial" w:hAnsi="Arial"/>
                <w:b w:val="0"/>
                <w:sz w:val="16"/>
                <w:szCs w:val="16"/>
              </w:rPr>
            </w:pPr>
            <w:r w:rsidRPr="00A775CA">
              <w:rPr>
                <w:rFonts w:ascii="Arial" w:hAnsi="Arial"/>
                <w:b w:val="0"/>
                <w:sz w:val="16"/>
                <w:szCs w:val="16"/>
              </w:rPr>
              <w:t>PM</w:t>
            </w:r>
          </w:p>
        </w:tc>
        <w:tc>
          <w:tcPr>
            <w:tcW w:w="6480" w:type="dxa"/>
            <w:tcBorders>
              <w:top w:val="nil"/>
              <w:left w:val="nil"/>
              <w:bottom w:val="single" w:sz="4" w:space="0" w:color="auto"/>
              <w:right w:val="nil"/>
            </w:tcBorders>
            <w:vAlign w:val="center"/>
            <w:hideMark/>
          </w:tcPr>
          <w:p w:rsidR="003C69AF" w:rsidRDefault="003C69AF" w:rsidP="007A0DEA">
            <w:pPr>
              <w:pStyle w:val="PlainText"/>
              <w:tabs>
                <w:tab w:val="left" w:pos="851"/>
                <w:tab w:val="center" w:pos="4320"/>
                <w:tab w:val="right" w:pos="8640"/>
              </w:tabs>
              <w:spacing w:before="40" w:after="40"/>
              <w:rPr>
                <w:rFonts w:ascii="Arial" w:hAnsi="Arial"/>
                <w:b w:val="0"/>
                <w:sz w:val="16"/>
                <w:szCs w:val="16"/>
                <w:lang w:eastAsia="ja-JP"/>
              </w:rPr>
              <w:pPrChange w:id="8" w:author="40202267" w:date="2011-11-09T11:13:00Z">
                <w:pPr>
                  <w:pStyle w:val="PlainText"/>
                  <w:tabs>
                    <w:tab w:val="left" w:pos="851"/>
                    <w:tab w:val="center" w:pos="4320"/>
                    <w:tab w:val="right" w:pos="8640"/>
                  </w:tabs>
                  <w:spacing w:before="40" w:after="40"/>
                </w:pPr>
              </w:pPrChange>
            </w:pPr>
            <w:r>
              <w:rPr>
                <w:rFonts w:ascii="Arial" w:hAnsi="Arial"/>
                <w:b w:val="0"/>
                <w:sz w:val="16"/>
                <w:szCs w:val="16"/>
                <w:lang w:eastAsia="ja-JP"/>
              </w:rPr>
              <w:t xml:space="preserve">Issued for ICSS </w:t>
            </w:r>
            <w:del w:id="9" w:author="40202267" w:date="2011-11-09T11:13:00Z">
              <w:r w:rsidDel="007A0DEA">
                <w:rPr>
                  <w:rFonts w:ascii="Arial" w:hAnsi="Arial"/>
                  <w:b w:val="0"/>
                  <w:sz w:val="16"/>
                  <w:szCs w:val="16"/>
                  <w:lang w:eastAsia="ja-JP"/>
                </w:rPr>
                <w:delText xml:space="preserve">ITT </w:delText>
              </w:r>
            </w:del>
            <w:ins w:id="10" w:author="40202267" w:date="2011-11-09T11:13:00Z">
              <w:r w:rsidR="007A0DEA">
                <w:rPr>
                  <w:rFonts w:ascii="Arial" w:hAnsi="Arial"/>
                  <w:b w:val="0"/>
                  <w:sz w:val="16"/>
                  <w:szCs w:val="16"/>
                  <w:lang w:eastAsia="ja-JP"/>
                </w:rPr>
                <w:t>IT</w:t>
              </w:r>
              <w:r w:rsidR="007A0DEA">
                <w:rPr>
                  <w:rFonts w:ascii="Arial" w:hAnsi="Arial"/>
                  <w:b w:val="0"/>
                  <w:sz w:val="16"/>
                  <w:szCs w:val="16"/>
                  <w:lang w:eastAsia="ja-JP"/>
                </w:rPr>
                <w:t>T</w:t>
              </w:r>
              <w:r w:rsidR="007A0DEA">
                <w:rPr>
                  <w:rFonts w:ascii="Arial" w:hAnsi="Arial"/>
                  <w:b w:val="0"/>
                  <w:sz w:val="16"/>
                  <w:szCs w:val="16"/>
                  <w:lang w:eastAsia="ja-JP"/>
                </w:rPr>
                <w:t xml:space="preserve"> </w:t>
              </w:r>
            </w:ins>
            <w:r>
              <w:rPr>
                <w:rFonts w:ascii="Arial" w:hAnsi="Arial"/>
                <w:b w:val="0"/>
                <w:sz w:val="16"/>
                <w:szCs w:val="16"/>
                <w:lang w:eastAsia="ja-JP"/>
              </w:rPr>
              <w:t xml:space="preserve">(Onshore) </w:t>
            </w:r>
          </w:p>
        </w:tc>
      </w:tr>
      <w:tr w:rsidR="007649AB" w:rsidRPr="00D42D17">
        <w:trPr>
          <w:trHeight w:val="495"/>
        </w:trPr>
        <w:tc>
          <w:tcPr>
            <w:tcW w:w="1080" w:type="dxa"/>
            <w:tcBorders>
              <w:bottom w:val="single" w:sz="4" w:space="0" w:color="auto"/>
            </w:tcBorders>
          </w:tcPr>
          <w:p w:rsidR="007649AB" w:rsidRPr="00D42D17" w:rsidRDefault="007649AB" w:rsidP="00835BE6">
            <w:pPr>
              <w:spacing w:before="40" w:after="40"/>
              <w:ind w:left="0"/>
              <w:rPr>
                <w:sz w:val="16"/>
                <w:szCs w:val="16"/>
                <w:lang w:eastAsia="ja-JP"/>
              </w:rPr>
            </w:pPr>
          </w:p>
        </w:tc>
        <w:tc>
          <w:tcPr>
            <w:tcW w:w="810" w:type="dxa"/>
            <w:tcBorders>
              <w:bottom w:val="single" w:sz="4" w:space="0" w:color="auto"/>
            </w:tcBorders>
          </w:tcPr>
          <w:p w:rsidR="007649AB" w:rsidRPr="00D42D17" w:rsidRDefault="007649AB" w:rsidP="00835BE6">
            <w:pPr>
              <w:pStyle w:val="PlainText"/>
              <w:spacing w:before="40" w:after="40"/>
              <w:jc w:val="center"/>
              <w:rPr>
                <w:rFonts w:ascii="Arial" w:hAnsi="Arial"/>
                <w:b w:val="0"/>
                <w:sz w:val="16"/>
                <w:szCs w:val="16"/>
                <w:lang w:eastAsia="ja-JP"/>
              </w:rPr>
            </w:pPr>
          </w:p>
        </w:tc>
        <w:tc>
          <w:tcPr>
            <w:tcW w:w="1080" w:type="dxa"/>
            <w:tcBorders>
              <w:bottom w:val="single" w:sz="4" w:space="0" w:color="auto"/>
            </w:tcBorders>
          </w:tcPr>
          <w:p w:rsidR="007649AB" w:rsidRPr="00D42D17" w:rsidRDefault="007649AB" w:rsidP="00835BE6">
            <w:pPr>
              <w:pStyle w:val="PlainText"/>
              <w:spacing w:before="40" w:after="40"/>
              <w:ind w:left="-18"/>
              <w:jc w:val="center"/>
              <w:rPr>
                <w:rFonts w:ascii="Arial" w:hAnsi="Arial"/>
                <w:b w:val="0"/>
                <w:sz w:val="16"/>
                <w:szCs w:val="16"/>
              </w:rPr>
            </w:pPr>
          </w:p>
        </w:tc>
        <w:tc>
          <w:tcPr>
            <w:tcW w:w="6480" w:type="dxa"/>
            <w:tcBorders>
              <w:bottom w:val="single" w:sz="4" w:space="0" w:color="auto"/>
            </w:tcBorders>
          </w:tcPr>
          <w:p w:rsidR="007649AB" w:rsidRPr="00D42D17" w:rsidRDefault="007649AB" w:rsidP="00835BE6">
            <w:pPr>
              <w:pStyle w:val="PlainText"/>
              <w:spacing w:before="40" w:after="40"/>
              <w:rPr>
                <w:rFonts w:ascii="Arial" w:hAnsi="Arial"/>
                <w:b w:val="0"/>
                <w:sz w:val="16"/>
                <w:szCs w:val="16"/>
                <w:lang w:eastAsia="ja-JP"/>
              </w:rPr>
            </w:pPr>
          </w:p>
        </w:tc>
      </w:tr>
      <w:tr w:rsidR="007649AB" w:rsidRPr="00D42D17">
        <w:trPr>
          <w:trHeight w:val="495"/>
        </w:trPr>
        <w:tc>
          <w:tcPr>
            <w:tcW w:w="1080" w:type="dxa"/>
            <w:tcBorders>
              <w:bottom w:val="single" w:sz="4" w:space="0" w:color="auto"/>
            </w:tcBorders>
          </w:tcPr>
          <w:p w:rsidR="007649AB" w:rsidRPr="00D42D17" w:rsidRDefault="007649AB" w:rsidP="00835BE6">
            <w:pPr>
              <w:spacing w:before="40" w:after="40"/>
              <w:ind w:left="0"/>
              <w:rPr>
                <w:sz w:val="16"/>
                <w:szCs w:val="16"/>
                <w:lang w:eastAsia="ja-JP"/>
              </w:rPr>
            </w:pPr>
          </w:p>
        </w:tc>
        <w:tc>
          <w:tcPr>
            <w:tcW w:w="810" w:type="dxa"/>
            <w:tcBorders>
              <w:bottom w:val="single" w:sz="4" w:space="0" w:color="auto"/>
            </w:tcBorders>
          </w:tcPr>
          <w:p w:rsidR="007649AB" w:rsidRPr="00D42D17" w:rsidRDefault="007649AB" w:rsidP="00835BE6">
            <w:pPr>
              <w:pStyle w:val="PlainText"/>
              <w:spacing w:before="40" w:after="40"/>
              <w:jc w:val="center"/>
              <w:rPr>
                <w:rFonts w:ascii="Arial" w:hAnsi="Arial"/>
                <w:b w:val="0"/>
                <w:sz w:val="16"/>
                <w:szCs w:val="16"/>
                <w:lang w:eastAsia="ja-JP"/>
              </w:rPr>
            </w:pPr>
          </w:p>
        </w:tc>
        <w:tc>
          <w:tcPr>
            <w:tcW w:w="1080" w:type="dxa"/>
            <w:tcBorders>
              <w:bottom w:val="single" w:sz="4" w:space="0" w:color="auto"/>
            </w:tcBorders>
          </w:tcPr>
          <w:p w:rsidR="007649AB" w:rsidRPr="00D42D17" w:rsidRDefault="007649AB" w:rsidP="00835BE6">
            <w:pPr>
              <w:pStyle w:val="PlainText"/>
              <w:spacing w:before="40" w:after="40"/>
              <w:ind w:left="-18"/>
              <w:jc w:val="center"/>
              <w:rPr>
                <w:rFonts w:ascii="Arial" w:hAnsi="Arial"/>
                <w:b w:val="0"/>
                <w:sz w:val="16"/>
                <w:szCs w:val="16"/>
              </w:rPr>
            </w:pPr>
          </w:p>
        </w:tc>
        <w:tc>
          <w:tcPr>
            <w:tcW w:w="6480" w:type="dxa"/>
            <w:tcBorders>
              <w:bottom w:val="single" w:sz="4" w:space="0" w:color="auto"/>
            </w:tcBorders>
          </w:tcPr>
          <w:p w:rsidR="007649AB" w:rsidRPr="00D42D17" w:rsidRDefault="007649AB" w:rsidP="00835BE6">
            <w:pPr>
              <w:pStyle w:val="PlainText"/>
              <w:spacing w:before="40" w:after="40"/>
              <w:rPr>
                <w:rFonts w:ascii="Arial" w:hAnsi="Arial"/>
                <w:b w:val="0"/>
                <w:sz w:val="16"/>
                <w:szCs w:val="16"/>
                <w:lang w:eastAsia="ja-JP"/>
              </w:rPr>
            </w:pPr>
          </w:p>
        </w:tc>
      </w:tr>
      <w:tr w:rsidR="007649AB" w:rsidRPr="00D42D17">
        <w:trPr>
          <w:trHeight w:val="495"/>
        </w:trPr>
        <w:tc>
          <w:tcPr>
            <w:tcW w:w="1080" w:type="dxa"/>
            <w:tcBorders>
              <w:bottom w:val="single" w:sz="4" w:space="0" w:color="auto"/>
            </w:tcBorders>
          </w:tcPr>
          <w:p w:rsidR="007649AB" w:rsidRPr="00D42D17" w:rsidRDefault="007649AB" w:rsidP="00835BE6">
            <w:pPr>
              <w:spacing w:before="40" w:after="40"/>
              <w:ind w:left="0"/>
              <w:rPr>
                <w:sz w:val="16"/>
                <w:szCs w:val="16"/>
                <w:lang w:eastAsia="ja-JP"/>
              </w:rPr>
            </w:pPr>
          </w:p>
        </w:tc>
        <w:tc>
          <w:tcPr>
            <w:tcW w:w="810" w:type="dxa"/>
            <w:tcBorders>
              <w:bottom w:val="single" w:sz="4" w:space="0" w:color="auto"/>
            </w:tcBorders>
          </w:tcPr>
          <w:p w:rsidR="007649AB" w:rsidRPr="00D42D17" w:rsidRDefault="007649AB" w:rsidP="00835BE6">
            <w:pPr>
              <w:pStyle w:val="PlainText"/>
              <w:spacing w:before="40" w:after="40"/>
              <w:jc w:val="center"/>
              <w:rPr>
                <w:rFonts w:ascii="Arial" w:hAnsi="Arial"/>
                <w:b w:val="0"/>
                <w:sz w:val="16"/>
                <w:szCs w:val="16"/>
                <w:lang w:eastAsia="ja-JP"/>
              </w:rPr>
            </w:pPr>
          </w:p>
        </w:tc>
        <w:tc>
          <w:tcPr>
            <w:tcW w:w="1080" w:type="dxa"/>
            <w:tcBorders>
              <w:bottom w:val="single" w:sz="4" w:space="0" w:color="auto"/>
            </w:tcBorders>
          </w:tcPr>
          <w:p w:rsidR="007649AB" w:rsidRPr="00D42D17" w:rsidRDefault="007649AB" w:rsidP="00835BE6">
            <w:pPr>
              <w:pStyle w:val="PlainText"/>
              <w:spacing w:before="40" w:after="40"/>
              <w:ind w:left="-18"/>
              <w:jc w:val="center"/>
              <w:rPr>
                <w:rFonts w:ascii="Arial" w:hAnsi="Arial"/>
                <w:b w:val="0"/>
                <w:sz w:val="16"/>
                <w:szCs w:val="16"/>
              </w:rPr>
            </w:pPr>
          </w:p>
        </w:tc>
        <w:tc>
          <w:tcPr>
            <w:tcW w:w="6480" w:type="dxa"/>
            <w:tcBorders>
              <w:bottom w:val="single" w:sz="4" w:space="0" w:color="auto"/>
            </w:tcBorders>
          </w:tcPr>
          <w:p w:rsidR="007649AB" w:rsidRPr="00D42D17" w:rsidRDefault="007649AB" w:rsidP="00835BE6">
            <w:pPr>
              <w:pStyle w:val="PlainText"/>
              <w:spacing w:before="40" w:after="40"/>
              <w:rPr>
                <w:rFonts w:ascii="Arial" w:hAnsi="Arial"/>
                <w:b w:val="0"/>
                <w:sz w:val="16"/>
                <w:szCs w:val="16"/>
                <w:lang w:eastAsia="ja-JP"/>
              </w:rPr>
            </w:pPr>
          </w:p>
        </w:tc>
      </w:tr>
      <w:tr w:rsidR="007649AB" w:rsidRPr="00D42D17">
        <w:trPr>
          <w:trHeight w:val="495"/>
        </w:trPr>
        <w:tc>
          <w:tcPr>
            <w:tcW w:w="1080" w:type="dxa"/>
            <w:tcBorders>
              <w:bottom w:val="single" w:sz="4" w:space="0" w:color="auto"/>
            </w:tcBorders>
          </w:tcPr>
          <w:p w:rsidR="007649AB" w:rsidRPr="00D42D17" w:rsidRDefault="007649AB" w:rsidP="00835BE6">
            <w:pPr>
              <w:spacing w:before="40" w:after="40"/>
              <w:ind w:left="0"/>
              <w:rPr>
                <w:sz w:val="16"/>
                <w:szCs w:val="16"/>
                <w:lang w:eastAsia="ja-JP"/>
              </w:rPr>
            </w:pPr>
          </w:p>
        </w:tc>
        <w:tc>
          <w:tcPr>
            <w:tcW w:w="810" w:type="dxa"/>
            <w:tcBorders>
              <w:bottom w:val="single" w:sz="4" w:space="0" w:color="auto"/>
            </w:tcBorders>
          </w:tcPr>
          <w:p w:rsidR="007649AB" w:rsidRPr="00D42D17" w:rsidRDefault="007649AB" w:rsidP="00835BE6">
            <w:pPr>
              <w:pStyle w:val="PlainText"/>
              <w:spacing w:before="40" w:after="40"/>
              <w:jc w:val="center"/>
              <w:rPr>
                <w:rFonts w:ascii="Arial" w:hAnsi="Arial"/>
                <w:b w:val="0"/>
                <w:sz w:val="16"/>
                <w:szCs w:val="16"/>
                <w:lang w:eastAsia="ja-JP"/>
              </w:rPr>
            </w:pPr>
          </w:p>
        </w:tc>
        <w:tc>
          <w:tcPr>
            <w:tcW w:w="1080" w:type="dxa"/>
            <w:tcBorders>
              <w:bottom w:val="single" w:sz="4" w:space="0" w:color="auto"/>
            </w:tcBorders>
          </w:tcPr>
          <w:p w:rsidR="007649AB" w:rsidRPr="00D42D17" w:rsidRDefault="007649AB" w:rsidP="00835BE6">
            <w:pPr>
              <w:pStyle w:val="PlainText"/>
              <w:spacing w:before="40" w:after="40"/>
              <w:ind w:left="-18"/>
              <w:jc w:val="center"/>
              <w:rPr>
                <w:rFonts w:ascii="Arial" w:hAnsi="Arial"/>
                <w:b w:val="0"/>
                <w:sz w:val="16"/>
                <w:szCs w:val="16"/>
              </w:rPr>
            </w:pPr>
          </w:p>
        </w:tc>
        <w:tc>
          <w:tcPr>
            <w:tcW w:w="6480" w:type="dxa"/>
            <w:tcBorders>
              <w:bottom w:val="single" w:sz="4" w:space="0" w:color="auto"/>
            </w:tcBorders>
          </w:tcPr>
          <w:p w:rsidR="007649AB" w:rsidRPr="00D42D17" w:rsidRDefault="007649AB" w:rsidP="00835BE6">
            <w:pPr>
              <w:pStyle w:val="PlainText"/>
              <w:spacing w:before="40" w:after="40"/>
              <w:rPr>
                <w:rFonts w:ascii="Arial" w:hAnsi="Arial"/>
                <w:b w:val="0"/>
                <w:sz w:val="16"/>
                <w:szCs w:val="16"/>
                <w:lang w:eastAsia="ja-JP"/>
              </w:rPr>
            </w:pPr>
          </w:p>
        </w:tc>
      </w:tr>
      <w:tr w:rsidR="007649AB" w:rsidRPr="00D42D17">
        <w:trPr>
          <w:trHeight w:val="495"/>
        </w:trPr>
        <w:tc>
          <w:tcPr>
            <w:tcW w:w="1080" w:type="dxa"/>
            <w:tcBorders>
              <w:bottom w:val="single" w:sz="4" w:space="0" w:color="auto"/>
            </w:tcBorders>
          </w:tcPr>
          <w:p w:rsidR="007649AB" w:rsidRPr="00D42D17" w:rsidRDefault="007649AB" w:rsidP="00835BE6">
            <w:pPr>
              <w:spacing w:before="40" w:after="40"/>
              <w:ind w:left="0"/>
              <w:rPr>
                <w:sz w:val="16"/>
                <w:szCs w:val="16"/>
                <w:lang w:eastAsia="ja-JP"/>
              </w:rPr>
            </w:pPr>
          </w:p>
        </w:tc>
        <w:tc>
          <w:tcPr>
            <w:tcW w:w="810" w:type="dxa"/>
            <w:tcBorders>
              <w:bottom w:val="single" w:sz="4" w:space="0" w:color="auto"/>
            </w:tcBorders>
          </w:tcPr>
          <w:p w:rsidR="007649AB" w:rsidRPr="00D42D17" w:rsidRDefault="007649AB" w:rsidP="00835BE6">
            <w:pPr>
              <w:pStyle w:val="PlainText"/>
              <w:spacing w:before="40" w:after="40"/>
              <w:jc w:val="center"/>
              <w:rPr>
                <w:rFonts w:ascii="Arial" w:hAnsi="Arial"/>
                <w:b w:val="0"/>
                <w:sz w:val="16"/>
                <w:szCs w:val="16"/>
                <w:lang w:eastAsia="ja-JP"/>
              </w:rPr>
            </w:pPr>
          </w:p>
        </w:tc>
        <w:tc>
          <w:tcPr>
            <w:tcW w:w="1080" w:type="dxa"/>
            <w:tcBorders>
              <w:bottom w:val="single" w:sz="4" w:space="0" w:color="auto"/>
            </w:tcBorders>
          </w:tcPr>
          <w:p w:rsidR="007649AB" w:rsidRPr="00D42D17" w:rsidRDefault="007649AB" w:rsidP="00835BE6">
            <w:pPr>
              <w:pStyle w:val="PlainText"/>
              <w:spacing w:before="40" w:after="40"/>
              <w:ind w:left="-18"/>
              <w:jc w:val="center"/>
              <w:rPr>
                <w:rFonts w:ascii="Arial" w:hAnsi="Arial"/>
                <w:b w:val="0"/>
                <w:sz w:val="16"/>
                <w:szCs w:val="16"/>
              </w:rPr>
            </w:pPr>
          </w:p>
        </w:tc>
        <w:tc>
          <w:tcPr>
            <w:tcW w:w="6480" w:type="dxa"/>
            <w:tcBorders>
              <w:bottom w:val="single" w:sz="4" w:space="0" w:color="auto"/>
            </w:tcBorders>
          </w:tcPr>
          <w:p w:rsidR="007649AB" w:rsidRPr="00D42D17" w:rsidRDefault="007649AB" w:rsidP="00835BE6">
            <w:pPr>
              <w:pStyle w:val="PlainText"/>
              <w:spacing w:before="40" w:after="40"/>
              <w:rPr>
                <w:rFonts w:ascii="Arial" w:hAnsi="Arial"/>
                <w:b w:val="0"/>
                <w:sz w:val="16"/>
                <w:szCs w:val="16"/>
                <w:lang w:eastAsia="ja-JP"/>
              </w:rPr>
            </w:pPr>
          </w:p>
        </w:tc>
      </w:tr>
      <w:tr w:rsidR="007649AB" w:rsidRPr="00D42D17">
        <w:trPr>
          <w:trHeight w:val="495"/>
        </w:trPr>
        <w:tc>
          <w:tcPr>
            <w:tcW w:w="1080" w:type="dxa"/>
            <w:tcBorders>
              <w:bottom w:val="single" w:sz="4" w:space="0" w:color="auto"/>
            </w:tcBorders>
          </w:tcPr>
          <w:p w:rsidR="007649AB" w:rsidRPr="00D42D17" w:rsidRDefault="007649AB" w:rsidP="00835BE6">
            <w:pPr>
              <w:spacing w:before="40" w:after="40"/>
              <w:ind w:left="0"/>
              <w:rPr>
                <w:sz w:val="16"/>
                <w:szCs w:val="16"/>
                <w:lang w:eastAsia="ja-JP"/>
              </w:rPr>
            </w:pPr>
          </w:p>
        </w:tc>
        <w:tc>
          <w:tcPr>
            <w:tcW w:w="810" w:type="dxa"/>
            <w:tcBorders>
              <w:bottom w:val="single" w:sz="4" w:space="0" w:color="auto"/>
            </w:tcBorders>
          </w:tcPr>
          <w:p w:rsidR="007649AB" w:rsidRPr="00D42D17" w:rsidRDefault="007649AB" w:rsidP="00835BE6">
            <w:pPr>
              <w:pStyle w:val="PlainText"/>
              <w:spacing w:before="40" w:after="40"/>
              <w:jc w:val="center"/>
              <w:rPr>
                <w:rFonts w:ascii="Arial" w:hAnsi="Arial"/>
                <w:b w:val="0"/>
                <w:sz w:val="16"/>
                <w:szCs w:val="16"/>
                <w:lang w:eastAsia="ja-JP"/>
              </w:rPr>
            </w:pPr>
          </w:p>
        </w:tc>
        <w:tc>
          <w:tcPr>
            <w:tcW w:w="1080" w:type="dxa"/>
            <w:tcBorders>
              <w:bottom w:val="single" w:sz="4" w:space="0" w:color="auto"/>
            </w:tcBorders>
          </w:tcPr>
          <w:p w:rsidR="007649AB" w:rsidRPr="00D42D17" w:rsidRDefault="007649AB" w:rsidP="00835BE6">
            <w:pPr>
              <w:pStyle w:val="PlainText"/>
              <w:spacing w:before="40" w:after="40"/>
              <w:ind w:left="-18"/>
              <w:jc w:val="center"/>
              <w:rPr>
                <w:rFonts w:ascii="Arial" w:hAnsi="Arial"/>
                <w:b w:val="0"/>
                <w:sz w:val="16"/>
                <w:szCs w:val="16"/>
              </w:rPr>
            </w:pPr>
          </w:p>
        </w:tc>
        <w:tc>
          <w:tcPr>
            <w:tcW w:w="6480" w:type="dxa"/>
            <w:tcBorders>
              <w:bottom w:val="single" w:sz="4" w:space="0" w:color="auto"/>
            </w:tcBorders>
          </w:tcPr>
          <w:p w:rsidR="007649AB" w:rsidRPr="00D42D17" w:rsidRDefault="007649AB" w:rsidP="00835BE6">
            <w:pPr>
              <w:pStyle w:val="PlainText"/>
              <w:spacing w:before="40" w:after="40"/>
              <w:rPr>
                <w:rFonts w:ascii="Arial" w:hAnsi="Arial"/>
                <w:b w:val="0"/>
                <w:sz w:val="16"/>
                <w:szCs w:val="16"/>
                <w:lang w:eastAsia="ja-JP"/>
              </w:rPr>
            </w:pPr>
          </w:p>
        </w:tc>
      </w:tr>
    </w:tbl>
    <w:p w:rsidR="007649AB" w:rsidRPr="00D42D17" w:rsidRDefault="007649AB" w:rsidP="00E21E2C">
      <w:pPr>
        <w:pStyle w:val="PlainText"/>
        <w:rPr>
          <w:rFonts w:ascii="Arial" w:hAnsi="Arial" w:cs="Arial"/>
          <w:b w:val="0"/>
          <w:sz w:val="24"/>
        </w:rPr>
      </w:pPr>
    </w:p>
    <w:p w:rsidR="00037F1C" w:rsidRPr="00D42D17" w:rsidRDefault="00A775CA" w:rsidP="000E60DD">
      <w:pPr>
        <w:pStyle w:val="L1Normal"/>
        <w:rPr>
          <w:sz w:val="28"/>
          <w:u w:val="single"/>
        </w:rPr>
      </w:pPr>
      <w:r>
        <w:br w:type="page"/>
      </w:r>
    </w:p>
    <w:p w:rsidR="00C07D37" w:rsidRPr="00D42D17" w:rsidRDefault="00A775CA" w:rsidP="00C07D37">
      <w:pPr>
        <w:pStyle w:val="PlainText"/>
        <w:jc w:val="center"/>
        <w:rPr>
          <w:rFonts w:ascii="Arial" w:hAnsi="Arial" w:cs="Arial"/>
          <w:sz w:val="28"/>
          <w:u w:val="single"/>
        </w:rPr>
      </w:pPr>
      <w:r w:rsidRPr="00A775CA">
        <w:rPr>
          <w:rFonts w:ascii="Arial" w:hAnsi="Arial" w:cs="Arial"/>
          <w:sz w:val="28"/>
          <w:u w:val="single"/>
        </w:rPr>
        <w:t>TABLE OF CONTENT</w:t>
      </w:r>
    </w:p>
    <w:p w:rsidR="00013B2D" w:rsidRPr="00D42D17" w:rsidRDefault="00013B2D" w:rsidP="00C07D37">
      <w:pPr>
        <w:pStyle w:val="PlainText"/>
        <w:jc w:val="center"/>
        <w:rPr>
          <w:rFonts w:ascii="Arial" w:hAnsi="Arial" w:cs="Arial"/>
          <w:sz w:val="28"/>
          <w:u w:val="single"/>
        </w:rPr>
      </w:pPr>
    </w:p>
    <w:p w:rsidR="001317AF" w:rsidRDefault="00071553">
      <w:pPr>
        <w:pStyle w:val="TOC1"/>
        <w:rPr>
          <w:ins w:id="11" w:author="40202267" w:date="2011-11-09T11:16:00Z"/>
          <w:rFonts w:asciiTheme="minorHAnsi" w:eastAsiaTheme="minorEastAsia" w:hAnsiTheme="minorHAnsi" w:cstheme="minorBidi"/>
          <w:b w:val="0"/>
          <w:caps w:val="0"/>
          <w:lang w:val="en-US"/>
        </w:rPr>
      </w:pPr>
      <w:r w:rsidRPr="00071553">
        <w:rPr>
          <w:rFonts w:cs="Arial"/>
          <w:noProof w:val="0"/>
          <w:u w:val="single"/>
        </w:rPr>
        <w:fldChar w:fldCharType="begin"/>
      </w:r>
      <w:r w:rsidR="00A775CA" w:rsidRPr="00A775CA">
        <w:rPr>
          <w:rFonts w:cs="Arial"/>
          <w:noProof w:val="0"/>
          <w:u w:val="single"/>
        </w:rPr>
        <w:instrText xml:space="preserve"> TOC \o "1-2" \h \z \u </w:instrText>
      </w:r>
      <w:r w:rsidRPr="00071553">
        <w:rPr>
          <w:rFonts w:cs="Arial"/>
          <w:noProof w:val="0"/>
          <w:u w:val="single"/>
        </w:rPr>
        <w:fldChar w:fldCharType="separate"/>
      </w:r>
      <w:ins w:id="12" w:author="40202267" w:date="2011-11-09T11:16:00Z">
        <w:r w:rsidR="001317AF" w:rsidRPr="00CC5AD8">
          <w:rPr>
            <w:rStyle w:val="Hyperlink"/>
          </w:rPr>
          <w:fldChar w:fldCharType="begin"/>
        </w:r>
        <w:r w:rsidR="001317AF" w:rsidRPr="00CC5AD8">
          <w:rPr>
            <w:rStyle w:val="Hyperlink"/>
          </w:rPr>
          <w:instrText xml:space="preserve"> </w:instrText>
        </w:r>
        <w:r w:rsidR="001317AF">
          <w:instrText>HYPERLINK \l "_Toc308600705"</w:instrText>
        </w:r>
        <w:r w:rsidR="001317AF" w:rsidRPr="00CC5AD8">
          <w:rPr>
            <w:rStyle w:val="Hyperlink"/>
          </w:rPr>
          <w:instrText xml:space="preserve"> </w:instrText>
        </w:r>
        <w:r w:rsidR="001317AF" w:rsidRPr="00CC5AD8">
          <w:rPr>
            <w:rStyle w:val="Hyperlink"/>
          </w:rPr>
        </w:r>
        <w:r w:rsidR="001317AF" w:rsidRPr="00CC5AD8">
          <w:rPr>
            <w:rStyle w:val="Hyperlink"/>
          </w:rPr>
          <w:fldChar w:fldCharType="separate"/>
        </w:r>
        <w:r w:rsidR="001317AF" w:rsidRPr="00CC5AD8">
          <w:rPr>
            <w:rStyle w:val="Hyperlink"/>
          </w:rPr>
          <w:t>1</w:t>
        </w:r>
        <w:r w:rsidR="001317AF">
          <w:rPr>
            <w:rFonts w:asciiTheme="minorHAnsi" w:eastAsiaTheme="minorEastAsia" w:hAnsiTheme="minorHAnsi" w:cstheme="minorBidi"/>
            <w:b w:val="0"/>
            <w:caps w:val="0"/>
            <w:lang w:val="en-US"/>
          </w:rPr>
          <w:tab/>
        </w:r>
        <w:r w:rsidR="001317AF" w:rsidRPr="00CC5AD8">
          <w:rPr>
            <w:rStyle w:val="Hyperlink"/>
          </w:rPr>
          <w:t>Introduction</w:t>
        </w:r>
        <w:r w:rsidR="001317AF">
          <w:rPr>
            <w:webHidden/>
          </w:rPr>
          <w:tab/>
        </w:r>
        <w:r w:rsidR="001317AF">
          <w:rPr>
            <w:webHidden/>
          </w:rPr>
          <w:fldChar w:fldCharType="begin"/>
        </w:r>
        <w:r w:rsidR="001317AF">
          <w:rPr>
            <w:webHidden/>
          </w:rPr>
          <w:instrText xml:space="preserve"> PAGEREF _Toc308600705 \h </w:instrText>
        </w:r>
        <w:r w:rsidR="001317AF">
          <w:rPr>
            <w:webHidden/>
          </w:rPr>
        </w:r>
      </w:ins>
      <w:r w:rsidR="001317AF">
        <w:rPr>
          <w:rFonts w:hint="eastAsia"/>
          <w:webHidden/>
        </w:rPr>
        <w:fldChar w:fldCharType="separate"/>
      </w:r>
      <w:ins w:id="13" w:author="40202267" w:date="2011-11-09T11:17:00Z">
        <w:r w:rsidR="001317AF">
          <w:rPr>
            <w:rFonts w:hint="eastAsia"/>
            <w:webHidden/>
          </w:rPr>
          <w:t>6</w:t>
        </w:r>
      </w:ins>
      <w:ins w:id="14" w:author="40202267" w:date="2011-11-09T11:16:00Z">
        <w:r w:rsidR="001317AF">
          <w:rPr>
            <w:webHidden/>
          </w:rPr>
          <w:fldChar w:fldCharType="end"/>
        </w:r>
        <w:r w:rsidR="001317AF" w:rsidRPr="00CC5AD8">
          <w:rPr>
            <w:rStyle w:val="Hyperlink"/>
          </w:rPr>
          <w:fldChar w:fldCharType="end"/>
        </w:r>
      </w:ins>
    </w:p>
    <w:p w:rsidR="001317AF" w:rsidRDefault="001317AF">
      <w:pPr>
        <w:pStyle w:val="TOC2"/>
        <w:rPr>
          <w:ins w:id="15" w:author="40202267" w:date="2011-11-09T11:16:00Z"/>
          <w:rFonts w:asciiTheme="minorHAnsi" w:eastAsiaTheme="minorEastAsia" w:hAnsiTheme="minorHAnsi" w:cstheme="minorBidi"/>
          <w:sz w:val="22"/>
          <w:szCs w:val="22"/>
          <w:lang w:val="en-US"/>
        </w:rPr>
      </w:pPr>
      <w:ins w:id="16" w:author="40202267" w:date="2011-11-09T11:16:00Z">
        <w:r w:rsidRPr="00CC5AD8">
          <w:rPr>
            <w:rStyle w:val="Hyperlink"/>
          </w:rPr>
          <w:fldChar w:fldCharType="begin"/>
        </w:r>
        <w:r w:rsidRPr="00CC5AD8">
          <w:rPr>
            <w:rStyle w:val="Hyperlink"/>
          </w:rPr>
          <w:instrText xml:space="preserve"> </w:instrText>
        </w:r>
        <w:r>
          <w:instrText>HYPERLINK \l "_Toc308600706"</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1.1</w:t>
        </w:r>
        <w:r>
          <w:rPr>
            <w:rFonts w:asciiTheme="minorHAnsi" w:eastAsiaTheme="minorEastAsia" w:hAnsiTheme="minorHAnsi" w:cstheme="minorBidi"/>
            <w:sz w:val="22"/>
            <w:szCs w:val="22"/>
            <w:lang w:val="en-US"/>
          </w:rPr>
          <w:tab/>
        </w:r>
        <w:r w:rsidRPr="00CC5AD8">
          <w:rPr>
            <w:rStyle w:val="Hyperlink"/>
            <w:b/>
          </w:rPr>
          <w:t>Purpose of this document</w:t>
        </w:r>
        <w:r>
          <w:rPr>
            <w:webHidden/>
          </w:rPr>
          <w:tab/>
        </w:r>
        <w:r>
          <w:rPr>
            <w:webHidden/>
          </w:rPr>
          <w:fldChar w:fldCharType="begin"/>
        </w:r>
        <w:r>
          <w:rPr>
            <w:webHidden/>
          </w:rPr>
          <w:instrText xml:space="preserve"> PAGEREF _Toc308600706 \h </w:instrText>
        </w:r>
        <w:r>
          <w:rPr>
            <w:webHidden/>
          </w:rPr>
        </w:r>
      </w:ins>
      <w:r>
        <w:rPr>
          <w:webHidden/>
        </w:rPr>
        <w:fldChar w:fldCharType="separate"/>
      </w:r>
      <w:ins w:id="17" w:author="40202267" w:date="2011-11-09T11:17:00Z">
        <w:r>
          <w:rPr>
            <w:webHidden/>
          </w:rPr>
          <w:t>6</w:t>
        </w:r>
      </w:ins>
      <w:ins w:id="18" w:author="40202267" w:date="2011-11-09T11:16:00Z">
        <w:r>
          <w:rPr>
            <w:webHidden/>
          </w:rPr>
          <w:fldChar w:fldCharType="end"/>
        </w:r>
        <w:r w:rsidRPr="00CC5AD8">
          <w:rPr>
            <w:rStyle w:val="Hyperlink"/>
          </w:rPr>
          <w:fldChar w:fldCharType="end"/>
        </w:r>
      </w:ins>
    </w:p>
    <w:p w:rsidR="001317AF" w:rsidRDefault="001317AF">
      <w:pPr>
        <w:pStyle w:val="TOC2"/>
        <w:rPr>
          <w:ins w:id="19" w:author="40202267" w:date="2011-11-09T11:16:00Z"/>
          <w:rFonts w:asciiTheme="minorHAnsi" w:eastAsiaTheme="minorEastAsia" w:hAnsiTheme="minorHAnsi" w:cstheme="minorBidi"/>
          <w:sz w:val="22"/>
          <w:szCs w:val="22"/>
          <w:lang w:val="en-US"/>
        </w:rPr>
      </w:pPr>
      <w:ins w:id="20" w:author="40202267" w:date="2011-11-09T11:16:00Z">
        <w:r w:rsidRPr="00CC5AD8">
          <w:rPr>
            <w:rStyle w:val="Hyperlink"/>
          </w:rPr>
          <w:fldChar w:fldCharType="begin"/>
        </w:r>
        <w:r w:rsidRPr="00CC5AD8">
          <w:rPr>
            <w:rStyle w:val="Hyperlink"/>
          </w:rPr>
          <w:instrText xml:space="preserve"> </w:instrText>
        </w:r>
        <w:r>
          <w:instrText>HYPERLINK \l "_Toc308600707"</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1.2</w:t>
        </w:r>
        <w:r>
          <w:rPr>
            <w:rFonts w:asciiTheme="minorHAnsi" w:eastAsiaTheme="minorEastAsia" w:hAnsiTheme="minorHAnsi" w:cstheme="minorBidi"/>
            <w:sz w:val="22"/>
            <w:szCs w:val="22"/>
            <w:lang w:val="en-US"/>
          </w:rPr>
          <w:tab/>
        </w:r>
        <w:r w:rsidRPr="00CC5AD8">
          <w:rPr>
            <w:rStyle w:val="Hyperlink"/>
            <w:b/>
          </w:rPr>
          <w:t>How This Document Organi</w:t>
        </w:r>
        <w:r w:rsidRPr="00CC5AD8">
          <w:rPr>
            <w:rStyle w:val="Hyperlink"/>
            <w:b/>
            <w:lang w:eastAsia="ja-JP"/>
          </w:rPr>
          <w:t>s</w:t>
        </w:r>
        <w:r w:rsidRPr="00CC5AD8">
          <w:rPr>
            <w:rStyle w:val="Hyperlink"/>
            <w:b/>
          </w:rPr>
          <w:t>ed</w:t>
        </w:r>
        <w:r>
          <w:rPr>
            <w:webHidden/>
          </w:rPr>
          <w:tab/>
        </w:r>
        <w:r>
          <w:rPr>
            <w:webHidden/>
          </w:rPr>
          <w:fldChar w:fldCharType="begin"/>
        </w:r>
        <w:r>
          <w:rPr>
            <w:webHidden/>
          </w:rPr>
          <w:instrText xml:space="preserve"> PAGEREF _Toc308600707 \h </w:instrText>
        </w:r>
        <w:r>
          <w:rPr>
            <w:webHidden/>
          </w:rPr>
        </w:r>
      </w:ins>
      <w:r>
        <w:rPr>
          <w:webHidden/>
        </w:rPr>
        <w:fldChar w:fldCharType="separate"/>
      </w:r>
      <w:ins w:id="21" w:author="40202267" w:date="2011-11-09T11:17:00Z">
        <w:r>
          <w:rPr>
            <w:webHidden/>
          </w:rPr>
          <w:t>6</w:t>
        </w:r>
      </w:ins>
      <w:ins w:id="22" w:author="40202267" w:date="2011-11-09T11:16:00Z">
        <w:r>
          <w:rPr>
            <w:webHidden/>
          </w:rPr>
          <w:fldChar w:fldCharType="end"/>
        </w:r>
        <w:r w:rsidRPr="00CC5AD8">
          <w:rPr>
            <w:rStyle w:val="Hyperlink"/>
          </w:rPr>
          <w:fldChar w:fldCharType="end"/>
        </w:r>
      </w:ins>
    </w:p>
    <w:p w:rsidR="001317AF" w:rsidRDefault="001317AF">
      <w:pPr>
        <w:pStyle w:val="TOC2"/>
        <w:rPr>
          <w:ins w:id="23" w:author="40202267" w:date="2011-11-09T11:16:00Z"/>
          <w:rFonts w:asciiTheme="minorHAnsi" w:eastAsiaTheme="minorEastAsia" w:hAnsiTheme="minorHAnsi" w:cstheme="minorBidi"/>
          <w:sz w:val="22"/>
          <w:szCs w:val="22"/>
          <w:lang w:val="en-US"/>
        </w:rPr>
      </w:pPr>
      <w:ins w:id="24" w:author="40202267" w:date="2011-11-09T11:16:00Z">
        <w:r w:rsidRPr="00CC5AD8">
          <w:rPr>
            <w:rStyle w:val="Hyperlink"/>
          </w:rPr>
          <w:fldChar w:fldCharType="begin"/>
        </w:r>
        <w:r w:rsidRPr="00CC5AD8">
          <w:rPr>
            <w:rStyle w:val="Hyperlink"/>
          </w:rPr>
          <w:instrText xml:space="preserve"> </w:instrText>
        </w:r>
        <w:r>
          <w:instrText>HYPERLINK \l "_Toc308600708"</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1.3</w:t>
        </w:r>
        <w:r>
          <w:rPr>
            <w:rFonts w:asciiTheme="minorHAnsi" w:eastAsiaTheme="minorEastAsia" w:hAnsiTheme="minorHAnsi" w:cstheme="minorBidi"/>
            <w:sz w:val="22"/>
            <w:szCs w:val="22"/>
            <w:lang w:val="en-US"/>
          </w:rPr>
          <w:tab/>
        </w:r>
        <w:r w:rsidRPr="00CC5AD8">
          <w:rPr>
            <w:rStyle w:val="Hyperlink"/>
            <w:b/>
          </w:rPr>
          <w:t>Acronyms and Abbreviations</w:t>
        </w:r>
        <w:r>
          <w:rPr>
            <w:webHidden/>
          </w:rPr>
          <w:tab/>
        </w:r>
        <w:r>
          <w:rPr>
            <w:webHidden/>
          </w:rPr>
          <w:fldChar w:fldCharType="begin"/>
        </w:r>
        <w:r>
          <w:rPr>
            <w:webHidden/>
          </w:rPr>
          <w:instrText xml:space="preserve"> PAGEREF _Toc308600708 \h </w:instrText>
        </w:r>
        <w:r>
          <w:rPr>
            <w:webHidden/>
          </w:rPr>
        </w:r>
      </w:ins>
      <w:r>
        <w:rPr>
          <w:webHidden/>
        </w:rPr>
        <w:fldChar w:fldCharType="separate"/>
      </w:r>
      <w:ins w:id="25" w:author="40202267" w:date="2011-11-09T11:17:00Z">
        <w:r>
          <w:rPr>
            <w:webHidden/>
          </w:rPr>
          <w:t>7</w:t>
        </w:r>
      </w:ins>
      <w:ins w:id="26" w:author="40202267" w:date="2011-11-09T11:16:00Z">
        <w:r>
          <w:rPr>
            <w:webHidden/>
          </w:rPr>
          <w:fldChar w:fldCharType="end"/>
        </w:r>
        <w:r w:rsidRPr="00CC5AD8">
          <w:rPr>
            <w:rStyle w:val="Hyperlink"/>
          </w:rPr>
          <w:fldChar w:fldCharType="end"/>
        </w:r>
      </w:ins>
    </w:p>
    <w:p w:rsidR="001317AF" w:rsidRDefault="001317AF">
      <w:pPr>
        <w:pStyle w:val="TOC2"/>
        <w:rPr>
          <w:ins w:id="27" w:author="40202267" w:date="2011-11-09T11:16:00Z"/>
          <w:rFonts w:asciiTheme="minorHAnsi" w:eastAsiaTheme="minorEastAsia" w:hAnsiTheme="minorHAnsi" w:cstheme="minorBidi"/>
          <w:sz w:val="22"/>
          <w:szCs w:val="22"/>
          <w:lang w:val="en-US"/>
        </w:rPr>
      </w:pPr>
      <w:ins w:id="28" w:author="40202267" w:date="2011-11-09T11:16:00Z">
        <w:r w:rsidRPr="00CC5AD8">
          <w:rPr>
            <w:rStyle w:val="Hyperlink"/>
          </w:rPr>
          <w:fldChar w:fldCharType="begin"/>
        </w:r>
        <w:r w:rsidRPr="00CC5AD8">
          <w:rPr>
            <w:rStyle w:val="Hyperlink"/>
          </w:rPr>
          <w:instrText xml:space="preserve"> </w:instrText>
        </w:r>
        <w:r>
          <w:instrText>HYPERLINK \l "_Toc308600709"</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1.4</w:t>
        </w:r>
        <w:r>
          <w:rPr>
            <w:rFonts w:asciiTheme="minorHAnsi" w:eastAsiaTheme="minorEastAsia" w:hAnsiTheme="minorHAnsi" w:cstheme="minorBidi"/>
            <w:sz w:val="22"/>
            <w:szCs w:val="22"/>
            <w:lang w:val="en-US"/>
          </w:rPr>
          <w:tab/>
        </w:r>
        <w:r w:rsidRPr="00CC5AD8">
          <w:rPr>
            <w:rStyle w:val="Hyperlink"/>
            <w:b/>
          </w:rPr>
          <w:t>References</w:t>
        </w:r>
        <w:r>
          <w:rPr>
            <w:webHidden/>
          </w:rPr>
          <w:tab/>
        </w:r>
        <w:r>
          <w:rPr>
            <w:webHidden/>
          </w:rPr>
          <w:fldChar w:fldCharType="begin"/>
        </w:r>
        <w:r>
          <w:rPr>
            <w:webHidden/>
          </w:rPr>
          <w:instrText xml:space="preserve"> PAGEREF _Toc308600709 \h </w:instrText>
        </w:r>
        <w:r>
          <w:rPr>
            <w:webHidden/>
          </w:rPr>
        </w:r>
      </w:ins>
      <w:r>
        <w:rPr>
          <w:webHidden/>
        </w:rPr>
        <w:fldChar w:fldCharType="separate"/>
      </w:r>
      <w:ins w:id="29" w:author="40202267" w:date="2011-11-09T11:17:00Z">
        <w:r>
          <w:rPr>
            <w:webHidden/>
          </w:rPr>
          <w:t>11</w:t>
        </w:r>
      </w:ins>
      <w:ins w:id="30" w:author="40202267" w:date="2011-11-09T11:16:00Z">
        <w:r>
          <w:rPr>
            <w:webHidden/>
          </w:rPr>
          <w:fldChar w:fldCharType="end"/>
        </w:r>
        <w:r w:rsidRPr="00CC5AD8">
          <w:rPr>
            <w:rStyle w:val="Hyperlink"/>
          </w:rPr>
          <w:fldChar w:fldCharType="end"/>
        </w:r>
      </w:ins>
    </w:p>
    <w:p w:rsidR="001317AF" w:rsidRDefault="001317AF">
      <w:pPr>
        <w:pStyle w:val="TOC2"/>
        <w:rPr>
          <w:ins w:id="31" w:author="40202267" w:date="2011-11-09T11:16:00Z"/>
          <w:rFonts w:asciiTheme="minorHAnsi" w:eastAsiaTheme="minorEastAsia" w:hAnsiTheme="minorHAnsi" w:cstheme="minorBidi"/>
          <w:sz w:val="22"/>
          <w:szCs w:val="22"/>
          <w:lang w:val="en-US"/>
        </w:rPr>
      </w:pPr>
      <w:ins w:id="32" w:author="40202267" w:date="2011-11-09T11:16:00Z">
        <w:r w:rsidRPr="00CC5AD8">
          <w:rPr>
            <w:rStyle w:val="Hyperlink"/>
          </w:rPr>
          <w:fldChar w:fldCharType="begin"/>
        </w:r>
        <w:r w:rsidRPr="00CC5AD8">
          <w:rPr>
            <w:rStyle w:val="Hyperlink"/>
          </w:rPr>
          <w:instrText xml:space="preserve"> </w:instrText>
        </w:r>
        <w:r>
          <w:instrText>HYPERLINK \l "_Toc308600710"</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1.5</w:t>
        </w:r>
        <w:r>
          <w:rPr>
            <w:rFonts w:asciiTheme="minorHAnsi" w:eastAsiaTheme="minorEastAsia" w:hAnsiTheme="minorHAnsi" w:cstheme="minorBidi"/>
            <w:sz w:val="22"/>
            <w:szCs w:val="22"/>
            <w:lang w:val="en-US"/>
          </w:rPr>
          <w:tab/>
        </w:r>
        <w:r w:rsidRPr="00CC5AD8">
          <w:rPr>
            <w:rStyle w:val="Hyperlink"/>
            <w:b/>
          </w:rPr>
          <w:t>ICSS Overall Organi</w:t>
        </w:r>
        <w:r w:rsidRPr="00CC5AD8">
          <w:rPr>
            <w:rStyle w:val="Hyperlink"/>
            <w:b/>
            <w:lang w:eastAsia="ja-JP"/>
          </w:rPr>
          <w:t>s</w:t>
        </w:r>
        <w:r w:rsidRPr="00CC5AD8">
          <w:rPr>
            <w:rStyle w:val="Hyperlink"/>
            <w:b/>
          </w:rPr>
          <w:t>ation Strategy during Project Execution Phase</w:t>
        </w:r>
        <w:r>
          <w:rPr>
            <w:webHidden/>
          </w:rPr>
          <w:tab/>
        </w:r>
        <w:r>
          <w:rPr>
            <w:webHidden/>
          </w:rPr>
          <w:fldChar w:fldCharType="begin"/>
        </w:r>
        <w:r>
          <w:rPr>
            <w:webHidden/>
          </w:rPr>
          <w:instrText xml:space="preserve"> PAGEREF _Toc308600710 \h </w:instrText>
        </w:r>
        <w:r>
          <w:rPr>
            <w:webHidden/>
          </w:rPr>
        </w:r>
      </w:ins>
      <w:r>
        <w:rPr>
          <w:webHidden/>
        </w:rPr>
        <w:fldChar w:fldCharType="separate"/>
      </w:r>
      <w:ins w:id="33" w:author="40202267" w:date="2011-11-09T11:17:00Z">
        <w:r>
          <w:rPr>
            <w:webHidden/>
          </w:rPr>
          <w:t>12</w:t>
        </w:r>
      </w:ins>
      <w:ins w:id="34" w:author="40202267" w:date="2011-11-09T11:16:00Z">
        <w:r>
          <w:rPr>
            <w:webHidden/>
          </w:rPr>
          <w:fldChar w:fldCharType="end"/>
        </w:r>
        <w:r w:rsidRPr="00CC5AD8">
          <w:rPr>
            <w:rStyle w:val="Hyperlink"/>
          </w:rPr>
          <w:fldChar w:fldCharType="end"/>
        </w:r>
      </w:ins>
    </w:p>
    <w:p w:rsidR="001317AF" w:rsidRDefault="001317AF">
      <w:pPr>
        <w:pStyle w:val="TOC2"/>
        <w:rPr>
          <w:ins w:id="35" w:author="40202267" w:date="2011-11-09T11:16:00Z"/>
          <w:rFonts w:asciiTheme="minorHAnsi" w:eastAsiaTheme="minorEastAsia" w:hAnsiTheme="minorHAnsi" w:cstheme="minorBidi"/>
          <w:sz w:val="22"/>
          <w:szCs w:val="22"/>
          <w:lang w:val="en-US"/>
        </w:rPr>
      </w:pPr>
      <w:ins w:id="36" w:author="40202267" w:date="2011-11-09T11:16:00Z">
        <w:r w:rsidRPr="00CC5AD8">
          <w:rPr>
            <w:rStyle w:val="Hyperlink"/>
          </w:rPr>
          <w:fldChar w:fldCharType="begin"/>
        </w:r>
        <w:r w:rsidRPr="00CC5AD8">
          <w:rPr>
            <w:rStyle w:val="Hyperlink"/>
          </w:rPr>
          <w:instrText xml:space="preserve"> </w:instrText>
        </w:r>
        <w:r>
          <w:instrText>HYPERLINK \l "_Toc308600711"</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1.6</w:t>
        </w:r>
        <w:r>
          <w:rPr>
            <w:rFonts w:asciiTheme="minorHAnsi" w:eastAsiaTheme="minorEastAsia" w:hAnsiTheme="minorHAnsi" w:cstheme="minorBidi"/>
            <w:sz w:val="22"/>
            <w:szCs w:val="22"/>
            <w:lang w:val="en-US"/>
          </w:rPr>
          <w:tab/>
        </w:r>
        <w:r w:rsidRPr="00CC5AD8">
          <w:rPr>
            <w:rStyle w:val="Hyperlink"/>
            <w:b/>
          </w:rPr>
          <w:t>Owner (INPEX Operation Pty Ltd)</w:t>
        </w:r>
        <w:r>
          <w:rPr>
            <w:webHidden/>
          </w:rPr>
          <w:tab/>
        </w:r>
        <w:r>
          <w:rPr>
            <w:webHidden/>
          </w:rPr>
          <w:fldChar w:fldCharType="begin"/>
        </w:r>
        <w:r>
          <w:rPr>
            <w:webHidden/>
          </w:rPr>
          <w:instrText xml:space="preserve"> PAGEREF _Toc308600711 \h </w:instrText>
        </w:r>
        <w:r>
          <w:rPr>
            <w:webHidden/>
          </w:rPr>
        </w:r>
      </w:ins>
      <w:r>
        <w:rPr>
          <w:webHidden/>
        </w:rPr>
        <w:fldChar w:fldCharType="separate"/>
      </w:r>
      <w:ins w:id="37" w:author="40202267" w:date="2011-11-09T11:17:00Z">
        <w:r>
          <w:rPr>
            <w:webHidden/>
          </w:rPr>
          <w:t>12</w:t>
        </w:r>
      </w:ins>
      <w:ins w:id="38" w:author="40202267" w:date="2011-11-09T11:16:00Z">
        <w:r>
          <w:rPr>
            <w:webHidden/>
          </w:rPr>
          <w:fldChar w:fldCharType="end"/>
        </w:r>
        <w:r w:rsidRPr="00CC5AD8">
          <w:rPr>
            <w:rStyle w:val="Hyperlink"/>
          </w:rPr>
          <w:fldChar w:fldCharType="end"/>
        </w:r>
      </w:ins>
    </w:p>
    <w:p w:rsidR="001317AF" w:rsidRDefault="001317AF">
      <w:pPr>
        <w:pStyle w:val="TOC2"/>
        <w:rPr>
          <w:ins w:id="39" w:author="40202267" w:date="2011-11-09T11:16:00Z"/>
          <w:rFonts w:asciiTheme="minorHAnsi" w:eastAsiaTheme="minorEastAsia" w:hAnsiTheme="minorHAnsi" w:cstheme="minorBidi"/>
          <w:sz w:val="22"/>
          <w:szCs w:val="22"/>
          <w:lang w:val="en-US"/>
        </w:rPr>
      </w:pPr>
      <w:ins w:id="40" w:author="40202267" w:date="2011-11-09T11:16:00Z">
        <w:r w:rsidRPr="00CC5AD8">
          <w:rPr>
            <w:rStyle w:val="Hyperlink"/>
          </w:rPr>
          <w:fldChar w:fldCharType="begin"/>
        </w:r>
        <w:r w:rsidRPr="00CC5AD8">
          <w:rPr>
            <w:rStyle w:val="Hyperlink"/>
          </w:rPr>
          <w:instrText xml:space="preserve"> </w:instrText>
        </w:r>
        <w:r>
          <w:instrText>HYPERLINK \l "_Toc308600712"</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1.7</w:t>
        </w:r>
        <w:r>
          <w:rPr>
            <w:rFonts w:asciiTheme="minorHAnsi" w:eastAsiaTheme="minorEastAsia" w:hAnsiTheme="minorHAnsi" w:cstheme="minorBidi"/>
            <w:sz w:val="22"/>
            <w:szCs w:val="22"/>
            <w:lang w:val="en-US"/>
          </w:rPr>
          <w:tab/>
        </w:r>
        <w:r w:rsidRPr="00CC5AD8">
          <w:rPr>
            <w:rStyle w:val="Hyperlink"/>
            <w:b/>
          </w:rPr>
          <w:t>EPC Contractors</w:t>
        </w:r>
        <w:r>
          <w:rPr>
            <w:webHidden/>
          </w:rPr>
          <w:tab/>
        </w:r>
        <w:r>
          <w:rPr>
            <w:webHidden/>
          </w:rPr>
          <w:fldChar w:fldCharType="begin"/>
        </w:r>
        <w:r>
          <w:rPr>
            <w:webHidden/>
          </w:rPr>
          <w:instrText xml:space="preserve"> PAGEREF _Toc308600712 \h </w:instrText>
        </w:r>
        <w:r>
          <w:rPr>
            <w:webHidden/>
          </w:rPr>
        </w:r>
      </w:ins>
      <w:r>
        <w:rPr>
          <w:webHidden/>
        </w:rPr>
        <w:fldChar w:fldCharType="separate"/>
      </w:r>
      <w:ins w:id="41" w:author="40202267" w:date="2011-11-09T11:17:00Z">
        <w:r>
          <w:rPr>
            <w:webHidden/>
          </w:rPr>
          <w:t>13</w:t>
        </w:r>
      </w:ins>
      <w:ins w:id="42" w:author="40202267" w:date="2011-11-09T11:16:00Z">
        <w:r>
          <w:rPr>
            <w:webHidden/>
          </w:rPr>
          <w:fldChar w:fldCharType="end"/>
        </w:r>
        <w:r w:rsidRPr="00CC5AD8">
          <w:rPr>
            <w:rStyle w:val="Hyperlink"/>
          </w:rPr>
          <w:fldChar w:fldCharType="end"/>
        </w:r>
      </w:ins>
    </w:p>
    <w:p w:rsidR="001317AF" w:rsidRDefault="001317AF">
      <w:pPr>
        <w:pStyle w:val="TOC1"/>
        <w:rPr>
          <w:ins w:id="43" w:author="40202267" w:date="2011-11-09T11:16:00Z"/>
          <w:rFonts w:asciiTheme="minorHAnsi" w:eastAsiaTheme="minorEastAsia" w:hAnsiTheme="minorHAnsi" w:cstheme="minorBidi"/>
          <w:b w:val="0"/>
          <w:caps w:val="0"/>
          <w:lang w:val="en-US"/>
        </w:rPr>
      </w:pPr>
      <w:ins w:id="44" w:author="40202267" w:date="2011-11-09T11:16:00Z">
        <w:r w:rsidRPr="00CC5AD8">
          <w:rPr>
            <w:rStyle w:val="Hyperlink"/>
          </w:rPr>
          <w:fldChar w:fldCharType="begin"/>
        </w:r>
        <w:r w:rsidRPr="00CC5AD8">
          <w:rPr>
            <w:rStyle w:val="Hyperlink"/>
          </w:rPr>
          <w:instrText xml:space="preserve"> </w:instrText>
        </w:r>
        <w:r>
          <w:instrText>HYPERLINK \l "_Toc308600713"</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2</w:t>
        </w:r>
        <w:r>
          <w:rPr>
            <w:rFonts w:asciiTheme="minorHAnsi" w:eastAsiaTheme="minorEastAsia" w:hAnsiTheme="minorHAnsi" w:cstheme="minorBidi"/>
            <w:b w:val="0"/>
            <w:caps w:val="0"/>
            <w:lang w:val="en-US"/>
          </w:rPr>
          <w:tab/>
        </w:r>
        <w:r w:rsidRPr="00CC5AD8">
          <w:rPr>
            <w:rStyle w:val="Hyperlink"/>
          </w:rPr>
          <w:t>ICSS Supplier Project Scope of Work</w:t>
        </w:r>
        <w:r>
          <w:rPr>
            <w:webHidden/>
          </w:rPr>
          <w:tab/>
        </w:r>
        <w:r>
          <w:rPr>
            <w:webHidden/>
          </w:rPr>
          <w:fldChar w:fldCharType="begin"/>
        </w:r>
        <w:r>
          <w:rPr>
            <w:webHidden/>
          </w:rPr>
          <w:instrText xml:space="preserve"> PAGEREF _Toc308600713 \h </w:instrText>
        </w:r>
        <w:r>
          <w:rPr>
            <w:webHidden/>
          </w:rPr>
        </w:r>
      </w:ins>
      <w:r>
        <w:rPr>
          <w:rFonts w:hint="eastAsia"/>
          <w:webHidden/>
        </w:rPr>
        <w:fldChar w:fldCharType="separate"/>
      </w:r>
      <w:ins w:id="45" w:author="40202267" w:date="2011-11-09T11:17:00Z">
        <w:r>
          <w:rPr>
            <w:rFonts w:hint="eastAsia"/>
            <w:webHidden/>
          </w:rPr>
          <w:t>14</w:t>
        </w:r>
      </w:ins>
      <w:ins w:id="46" w:author="40202267" w:date="2011-11-09T11:16:00Z">
        <w:r>
          <w:rPr>
            <w:webHidden/>
          </w:rPr>
          <w:fldChar w:fldCharType="end"/>
        </w:r>
        <w:r w:rsidRPr="00CC5AD8">
          <w:rPr>
            <w:rStyle w:val="Hyperlink"/>
          </w:rPr>
          <w:fldChar w:fldCharType="end"/>
        </w:r>
      </w:ins>
    </w:p>
    <w:p w:rsidR="001317AF" w:rsidRDefault="001317AF">
      <w:pPr>
        <w:pStyle w:val="TOC2"/>
        <w:rPr>
          <w:ins w:id="47" w:author="40202267" w:date="2011-11-09T11:16:00Z"/>
          <w:rFonts w:asciiTheme="minorHAnsi" w:eastAsiaTheme="minorEastAsia" w:hAnsiTheme="minorHAnsi" w:cstheme="minorBidi"/>
          <w:sz w:val="22"/>
          <w:szCs w:val="22"/>
          <w:lang w:val="en-US"/>
        </w:rPr>
      </w:pPr>
      <w:ins w:id="48" w:author="40202267" w:date="2011-11-09T11:16:00Z">
        <w:r w:rsidRPr="00CC5AD8">
          <w:rPr>
            <w:rStyle w:val="Hyperlink"/>
          </w:rPr>
          <w:fldChar w:fldCharType="begin"/>
        </w:r>
        <w:r w:rsidRPr="00CC5AD8">
          <w:rPr>
            <w:rStyle w:val="Hyperlink"/>
          </w:rPr>
          <w:instrText xml:space="preserve"> </w:instrText>
        </w:r>
        <w:r>
          <w:instrText>HYPERLINK \l "_Toc308600714"</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2.1</w:t>
        </w:r>
        <w:r>
          <w:rPr>
            <w:rFonts w:asciiTheme="minorHAnsi" w:eastAsiaTheme="minorEastAsia" w:hAnsiTheme="minorHAnsi" w:cstheme="minorBidi"/>
            <w:sz w:val="22"/>
            <w:szCs w:val="22"/>
            <w:lang w:val="en-US"/>
          </w:rPr>
          <w:tab/>
        </w:r>
        <w:r w:rsidRPr="00CC5AD8">
          <w:rPr>
            <w:rStyle w:val="Hyperlink"/>
            <w:b/>
          </w:rPr>
          <w:t>ICSS Package Scope of Work – By ICSS Supplier</w:t>
        </w:r>
        <w:r>
          <w:rPr>
            <w:webHidden/>
          </w:rPr>
          <w:tab/>
        </w:r>
        <w:r>
          <w:rPr>
            <w:webHidden/>
          </w:rPr>
          <w:fldChar w:fldCharType="begin"/>
        </w:r>
        <w:r>
          <w:rPr>
            <w:webHidden/>
          </w:rPr>
          <w:instrText xml:space="preserve"> PAGEREF _Toc308600714 \h </w:instrText>
        </w:r>
        <w:r>
          <w:rPr>
            <w:webHidden/>
          </w:rPr>
        </w:r>
      </w:ins>
      <w:r>
        <w:rPr>
          <w:webHidden/>
        </w:rPr>
        <w:fldChar w:fldCharType="separate"/>
      </w:r>
      <w:ins w:id="49" w:author="40202267" w:date="2011-11-09T11:17:00Z">
        <w:r>
          <w:rPr>
            <w:webHidden/>
          </w:rPr>
          <w:t>14</w:t>
        </w:r>
      </w:ins>
      <w:ins w:id="50" w:author="40202267" w:date="2011-11-09T11:16:00Z">
        <w:r>
          <w:rPr>
            <w:webHidden/>
          </w:rPr>
          <w:fldChar w:fldCharType="end"/>
        </w:r>
        <w:r w:rsidRPr="00CC5AD8">
          <w:rPr>
            <w:rStyle w:val="Hyperlink"/>
          </w:rPr>
          <w:fldChar w:fldCharType="end"/>
        </w:r>
      </w:ins>
    </w:p>
    <w:p w:rsidR="001317AF" w:rsidRDefault="001317AF">
      <w:pPr>
        <w:pStyle w:val="TOC2"/>
        <w:rPr>
          <w:ins w:id="51" w:author="40202267" w:date="2011-11-09T11:16:00Z"/>
          <w:rFonts w:asciiTheme="minorHAnsi" w:eastAsiaTheme="minorEastAsia" w:hAnsiTheme="minorHAnsi" w:cstheme="minorBidi"/>
          <w:sz w:val="22"/>
          <w:szCs w:val="22"/>
          <w:lang w:val="en-US"/>
        </w:rPr>
      </w:pPr>
      <w:ins w:id="52" w:author="40202267" w:date="2011-11-09T11:16:00Z">
        <w:r w:rsidRPr="00CC5AD8">
          <w:rPr>
            <w:rStyle w:val="Hyperlink"/>
          </w:rPr>
          <w:fldChar w:fldCharType="begin"/>
        </w:r>
        <w:r w:rsidRPr="00CC5AD8">
          <w:rPr>
            <w:rStyle w:val="Hyperlink"/>
          </w:rPr>
          <w:instrText xml:space="preserve"> </w:instrText>
        </w:r>
        <w:r>
          <w:instrText>HYPERLINK \l "_Toc308600715"</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2.2</w:t>
        </w:r>
        <w:r>
          <w:rPr>
            <w:rFonts w:asciiTheme="minorHAnsi" w:eastAsiaTheme="minorEastAsia" w:hAnsiTheme="minorHAnsi" w:cstheme="minorBidi"/>
            <w:sz w:val="22"/>
            <w:szCs w:val="22"/>
            <w:lang w:val="en-US"/>
          </w:rPr>
          <w:tab/>
        </w:r>
        <w:r w:rsidRPr="00CC5AD8">
          <w:rPr>
            <w:rStyle w:val="Hyperlink"/>
            <w:b/>
          </w:rPr>
          <w:t>ICSS Supplier Project Development Cycle</w:t>
        </w:r>
        <w:r>
          <w:rPr>
            <w:webHidden/>
          </w:rPr>
          <w:tab/>
        </w:r>
        <w:r>
          <w:rPr>
            <w:webHidden/>
          </w:rPr>
          <w:fldChar w:fldCharType="begin"/>
        </w:r>
        <w:r>
          <w:rPr>
            <w:webHidden/>
          </w:rPr>
          <w:instrText xml:space="preserve"> PAGEREF _Toc308600715 \h </w:instrText>
        </w:r>
        <w:r>
          <w:rPr>
            <w:webHidden/>
          </w:rPr>
        </w:r>
      </w:ins>
      <w:r>
        <w:rPr>
          <w:webHidden/>
        </w:rPr>
        <w:fldChar w:fldCharType="separate"/>
      </w:r>
      <w:ins w:id="53" w:author="40202267" w:date="2011-11-09T11:17:00Z">
        <w:r>
          <w:rPr>
            <w:webHidden/>
          </w:rPr>
          <w:t>15</w:t>
        </w:r>
      </w:ins>
      <w:ins w:id="54" w:author="40202267" w:date="2011-11-09T11:16:00Z">
        <w:r>
          <w:rPr>
            <w:webHidden/>
          </w:rPr>
          <w:fldChar w:fldCharType="end"/>
        </w:r>
        <w:r w:rsidRPr="00CC5AD8">
          <w:rPr>
            <w:rStyle w:val="Hyperlink"/>
          </w:rPr>
          <w:fldChar w:fldCharType="end"/>
        </w:r>
      </w:ins>
    </w:p>
    <w:p w:rsidR="001317AF" w:rsidRDefault="001317AF">
      <w:pPr>
        <w:pStyle w:val="TOC2"/>
        <w:rPr>
          <w:ins w:id="55" w:author="40202267" w:date="2011-11-09T11:16:00Z"/>
          <w:rFonts w:asciiTheme="minorHAnsi" w:eastAsiaTheme="minorEastAsia" w:hAnsiTheme="minorHAnsi" w:cstheme="minorBidi"/>
          <w:sz w:val="22"/>
          <w:szCs w:val="22"/>
          <w:lang w:val="en-US"/>
        </w:rPr>
      </w:pPr>
      <w:ins w:id="56" w:author="40202267" w:date="2011-11-09T11:16:00Z">
        <w:r w:rsidRPr="00CC5AD8">
          <w:rPr>
            <w:rStyle w:val="Hyperlink"/>
          </w:rPr>
          <w:fldChar w:fldCharType="begin"/>
        </w:r>
        <w:r w:rsidRPr="00CC5AD8">
          <w:rPr>
            <w:rStyle w:val="Hyperlink"/>
          </w:rPr>
          <w:instrText xml:space="preserve"> </w:instrText>
        </w:r>
        <w:r>
          <w:instrText>HYPERLINK \l "_Toc308600716"</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2.3</w:t>
        </w:r>
        <w:r>
          <w:rPr>
            <w:rFonts w:asciiTheme="minorHAnsi" w:eastAsiaTheme="minorEastAsia" w:hAnsiTheme="minorHAnsi" w:cstheme="minorBidi"/>
            <w:sz w:val="22"/>
            <w:szCs w:val="22"/>
            <w:lang w:val="en-US"/>
          </w:rPr>
          <w:tab/>
        </w:r>
        <w:r w:rsidRPr="00CC5AD8">
          <w:rPr>
            <w:rStyle w:val="Hyperlink"/>
            <w:b/>
            <w:lang w:val="en-US"/>
          </w:rPr>
          <w:t>ICSS Project Execution Flowchart</w:t>
        </w:r>
        <w:r>
          <w:rPr>
            <w:webHidden/>
          </w:rPr>
          <w:tab/>
        </w:r>
        <w:r>
          <w:rPr>
            <w:webHidden/>
          </w:rPr>
          <w:fldChar w:fldCharType="begin"/>
        </w:r>
        <w:r>
          <w:rPr>
            <w:webHidden/>
          </w:rPr>
          <w:instrText xml:space="preserve"> PAGEREF _Toc308600716 \h </w:instrText>
        </w:r>
        <w:r>
          <w:rPr>
            <w:webHidden/>
          </w:rPr>
        </w:r>
      </w:ins>
      <w:r>
        <w:rPr>
          <w:webHidden/>
        </w:rPr>
        <w:fldChar w:fldCharType="separate"/>
      </w:r>
      <w:ins w:id="57" w:author="40202267" w:date="2011-11-09T11:17:00Z">
        <w:r>
          <w:rPr>
            <w:webHidden/>
          </w:rPr>
          <w:t>23</w:t>
        </w:r>
      </w:ins>
      <w:ins w:id="58" w:author="40202267" w:date="2011-11-09T11:16:00Z">
        <w:r>
          <w:rPr>
            <w:webHidden/>
          </w:rPr>
          <w:fldChar w:fldCharType="end"/>
        </w:r>
        <w:r w:rsidRPr="00CC5AD8">
          <w:rPr>
            <w:rStyle w:val="Hyperlink"/>
          </w:rPr>
          <w:fldChar w:fldCharType="end"/>
        </w:r>
      </w:ins>
    </w:p>
    <w:p w:rsidR="001317AF" w:rsidRDefault="001317AF">
      <w:pPr>
        <w:pStyle w:val="TOC2"/>
        <w:rPr>
          <w:ins w:id="59" w:author="40202267" w:date="2011-11-09T11:16:00Z"/>
          <w:rFonts w:asciiTheme="minorHAnsi" w:eastAsiaTheme="minorEastAsia" w:hAnsiTheme="minorHAnsi" w:cstheme="minorBidi"/>
          <w:sz w:val="22"/>
          <w:szCs w:val="22"/>
          <w:lang w:val="en-US"/>
        </w:rPr>
      </w:pPr>
      <w:ins w:id="60" w:author="40202267" w:date="2011-11-09T11:16:00Z">
        <w:r w:rsidRPr="00CC5AD8">
          <w:rPr>
            <w:rStyle w:val="Hyperlink"/>
          </w:rPr>
          <w:fldChar w:fldCharType="begin"/>
        </w:r>
        <w:r w:rsidRPr="00CC5AD8">
          <w:rPr>
            <w:rStyle w:val="Hyperlink"/>
          </w:rPr>
          <w:instrText xml:space="preserve"> </w:instrText>
        </w:r>
        <w:r>
          <w:instrText>HYPERLINK \l "_Toc308600717"</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2.4</w:t>
        </w:r>
        <w:r>
          <w:rPr>
            <w:rFonts w:asciiTheme="minorHAnsi" w:eastAsiaTheme="minorEastAsia" w:hAnsiTheme="minorHAnsi" w:cstheme="minorBidi"/>
            <w:sz w:val="22"/>
            <w:szCs w:val="22"/>
            <w:lang w:val="en-US"/>
          </w:rPr>
          <w:tab/>
        </w:r>
        <w:r w:rsidRPr="00CC5AD8">
          <w:rPr>
            <w:rStyle w:val="Hyperlink"/>
            <w:b/>
          </w:rPr>
          <w:t>Major Milestones</w:t>
        </w:r>
        <w:r>
          <w:rPr>
            <w:webHidden/>
          </w:rPr>
          <w:tab/>
        </w:r>
        <w:r>
          <w:rPr>
            <w:webHidden/>
          </w:rPr>
          <w:fldChar w:fldCharType="begin"/>
        </w:r>
        <w:r>
          <w:rPr>
            <w:webHidden/>
          </w:rPr>
          <w:instrText xml:space="preserve"> PAGEREF _Toc308600717 \h </w:instrText>
        </w:r>
        <w:r>
          <w:rPr>
            <w:webHidden/>
          </w:rPr>
        </w:r>
      </w:ins>
      <w:r>
        <w:rPr>
          <w:webHidden/>
        </w:rPr>
        <w:fldChar w:fldCharType="separate"/>
      </w:r>
      <w:ins w:id="61" w:author="40202267" w:date="2011-11-09T11:17:00Z">
        <w:r>
          <w:rPr>
            <w:webHidden/>
          </w:rPr>
          <w:t>25</w:t>
        </w:r>
      </w:ins>
      <w:ins w:id="62" w:author="40202267" w:date="2011-11-09T11:16:00Z">
        <w:r>
          <w:rPr>
            <w:webHidden/>
          </w:rPr>
          <w:fldChar w:fldCharType="end"/>
        </w:r>
        <w:r w:rsidRPr="00CC5AD8">
          <w:rPr>
            <w:rStyle w:val="Hyperlink"/>
          </w:rPr>
          <w:fldChar w:fldCharType="end"/>
        </w:r>
      </w:ins>
    </w:p>
    <w:p w:rsidR="001317AF" w:rsidRDefault="001317AF">
      <w:pPr>
        <w:pStyle w:val="TOC1"/>
        <w:rPr>
          <w:ins w:id="63" w:author="40202267" w:date="2011-11-09T11:16:00Z"/>
          <w:rFonts w:asciiTheme="minorHAnsi" w:eastAsiaTheme="minorEastAsia" w:hAnsiTheme="minorHAnsi" w:cstheme="minorBidi"/>
          <w:b w:val="0"/>
          <w:caps w:val="0"/>
          <w:lang w:val="en-US"/>
        </w:rPr>
      </w:pPr>
      <w:ins w:id="64" w:author="40202267" w:date="2011-11-09T11:16:00Z">
        <w:r w:rsidRPr="00CC5AD8">
          <w:rPr>
            <w:rStyle w:val="Hyperlink"/>
          </w:rPr>
          <w:fldChar w:fldCharType="begin"/>
        </w:r>
        <w:r w:rsidRPr="00CC5AD8">
          <w:rPr>
            <w:rStyle w:val="Hyperlink"/>
          </w:rPr>
          <w:instrText xml:space="preserve"> </w:instrText>
        </w:r>
        <w:r>
          <w:instrText>HYPERLINK \l "_Toc308600718"</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3</w:t>
        </w:r>
        <w:r>
          <w:rPr>
            <w:rFonts w:asciiTheme="minorHAnsi" w:eastAsiaTheme="minorEastAsia" w:hAnsiTheme="minorHAnsi" w:cstheme="minorBidi"/>
            <w:b w:val="0"/>
            <w:caps w:val="0"/>
            <w:lang w:val="en-US"/>
          </w:rPr>
          <w:tab/>
        </w:r>
        <w:r w:rsidRPr="00CC5AD8">
          <w:rPr>
            <w:rStyle w:val="Hyperlink"/>
          </w:rPr>
          <w:t>Quality Control, Health Safety &amp; Environment</w:t>
        </w:r>
        <w:r>
          <w:rPr>
            <w:webHidden/>
          </w:rPr>
          <w:tab/>
        </w:r>
        <w:r>
          <w:rPr>
            <w:webHidden/>
          </w:rPr>
          <w:fldChar w:fldCharType="begin"/>
        </w:r>
        <w:r>
          <w:rPr>
            <w:webHidden/>
          </w:rPr>
          <w:instrText xml:space="preserve"> PAGEREF _Toc308600718 \h </w:instrText>
        </w:r>
        <w:r>
          <w:rPr>
            <w:webHidden/>
          </w:rPr>
        </w:r>
      </w:ins>
      <w:r>
        <w:rPr>
          <w:rFonts w:hint="eastAsia"/>
          <w:webHidden/>
        </w:rPr>
        <w:fldChar w:fldCharType="separate"/>
      </w:r>
      <w:ins w:id="65" w:author="40202267" w:date="2011-11-09T11:17:00Z">
        <w:r>
          <w:rPr>
            <w:rFonts w:hint="eastAsia"/>
            <w:webHidden/>
          </w:rPr>
          <w:t>27</w:t>
        </w:r>
      </w:ins>
      <w:ins w:id="66" w:author="40202267" w:date="2011-11-09T11:16:00Z">
        <w:r>
          <w:rPr>
            <w:webHidden/>
          </w:rPr>
          <w:fldChar w:fldCharType="end"/>
        </w:r>
        <w:r w:rsidRPr="00CC5AD8">
          <w:rPr>
            <w:rStyle w:val="Hyperlink"/>
          </w:rPr>
          <w:fldChar w:fldCharType="end"/>
        </w:r>
      </w:ins>
    </w:p>
    <w:p w:rsidR="001317AF" w:rsidRDefault="001317AF">
      <w:pPr>
        <w:pStyle w:val="TOC2"/>
        <w:rPr>
          <w:ins w:id="67" w:author="40202267" w:date="2011-11-09T11:16:00Z"/>
          <w:rFonts w:asciiTheme="minorHAnsi" w:eastAsiaTheme="minorEastAsia" w:hAnsiTheme="minorHAnsi" w:cstheme="minorBidi"/>
          <w:sz w:val="22"/>
          <w:szCs w:val="22"/>
          <w:lang w:val="en-US"/>
        </w:rPr>
      </w:pPr>
      <w:ins w:id="68" w:author="40202267" w:date="2011-11-09T11:16:00Z">
        <w:r w:rsidRPr="00CC5AD8">
          <w:rPr>
            <w:rStyle w:val="Hyperlink"/>
          </w:rPr>
          <w:fldChar w:fldCharType="begin"/>
        </w:r>
        <w:r w:rsidRPr="00CC5AD8">
          <w:rPr>
            <w:rStyle w:val="Hyperlink"/>
          </w:rPr>
          <w:instrText xml:space="preserve"> </w:instrText>
        </w:r>
        <w:r>
          <w:instrText>HYPERLINK \l "_Toc308600719"</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3.1</w:t>
        </w:r>
        <w:r>
          <w:rPr>
            <w:rFonts w:asciiTheme="minorHAnsi" w:eastAsiaTheme="minorEastAsia" w:hAnsiTheme="minorHAnsi" w:cstheme="minorBidi"/>
            <w:sz w:val="22"/>
            <w:szCs w:val="22"/>
            <w:lang w:val="en-US"/>
          </w:rPr>
          <w:tab/>
        </w:r>
        <w:r w:rsidRPr="00CC5AD8">
          <w:rPr>
            <w:rStyle w:val="Hyperlink"/>
            <w:b/>
          </w:rPr>
          <w:t>ICSS Supplier Project Quality Plan</w:t>
        </w:r>
        <w:r>
          <w:rPr>
            <w:webHidden/>
          </w:rPr>
          <w:tab/>
        </w:r>
        <w:r>
          <w:rPr>
            <w:webHidden/>
          </w:rPr>
          <w:fldChar w:fldCharType="begin"/>
        </w:r>
        <w:r>
          <w:rPr>
            <w:webHidden/>
          </w:rPr>
          <w:instrText xml:space="preserve"> PAGEREF _Toc308600719 \h </w:instrText>
        </w:r>
        <w:r>
          <w:rPr>
            <w:webHidden/>
          </w:rPr>
        </w:r>
      </w:ins>
      <w:r>
        <w:rPr>
          <w:webHidden/>
        </w:rPr>
        <w:fldChar w:fldCharType="separate"/>
      </w:r>
      <w:ins w:id="69" w:author="40202267" w:date="2011-11-09T11:17:00Z">
        <w:r>
          <w:rPr>
            <w:webHidden/>
          </w:rPr>
          <w:t>27</w:t>
        </w:r>
      </w:ins>
      <w:ins w:id="70" w:author="40202267" w:date="2011-11-09T11:16:00Z">
        <w:r>
          <w:rPr>
            <w:webHidden/>
          </w:rPr>
          <w:fldChar w:fldCharType="end"/>
        </w:r>
        <w:r w:rsidRPr="00CC5AD8">
          <w:rPr>
            <w:rStyle w:val="Hyperlink"/>
          </w:rPr>
          <w:fldChar w:fldCharType="end"/>
        </w:r>
      </w:ins>
    </w:p>
    <w:p w:rsidR="001317AF" w:rsidRDefault="001317AF">
      <w:pPr>
        <w:pStyle w:val="TOC2"/>
        <w:rPr>
          <w:ins w:id="71" w:author="40202267" w:date="2011-11-09T11:16:00Z"/>
          <w:rFonts w:asciiTheme="minorHAnsi" w:eastAsiaTheme="minorEastAsia" w:hAnsiTheme="minorHAnsi" w:cstheme="minorBidi"/>
          <w:sz w:val="22"/>
          <w:szCs w:val="22"/>
          <w:lang w:val="en-US"/>
        </w:rPr>
      </w:pPr>
      <w:ins w:id="72" w:author="40202267" w:date="2011-11-09T11:16:00Z">
        <w:r w:rsidRPr="00CC5AD8">
          <w:rPr>
            <w:rStyle w:val="Hyperlink"/>
          </w:rPr>
          <w:fldChar w:fldCharType="begin"/>
        </w:r>
        <w:r w:rsidRPr="00CC5AD8">
          <w:rPr>
            <w:rStyle w:val="Hyperlink"/>
          </w:rPr>
          <w:instrText xml:space="preserve"> </w:instrText>
        </w:r>
        <w:r>
          <w:instrText>HYPERLINK \l "_Toc308600720"</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3.2</w:t>
        </w:r>
        <w:r>
          <w:rPr>
            <w:rFonts w:asciiTheme="minorHAnsi" w:eastAsiaTheme="minorEastAsia" w:hAnsiTheme="minorHAnsi" w:cstheme="minorBidi"/>
            <w:sz w:val="22"/>
            <w:szCs w:val="22"/>
            <w:lang w:val="en-US"/>
          </w:rPr>
          <w:tab/>
        </w:r>
        <w:r w:rsidRPr="00CC5AD8">
          <w:rPr>
            <w:rStyle w:val="Hyperlink"/>
            <w:b/>
          </w:rPr>
          <w:t>Sub-Vendors Quality Control</w:t>
        </w:r>
        <w:r>
          <w:rPr>
            <w:webHidden/>
          </w:rPr>
          <w:tab/>
        </w:r>
        <w:r>
          <w:rPr>
            <w:webHidden/>
          </w:rPr>
          <w:fldChar w:fldCharType="begin"/>
        </w:r>
        <w:r>
          <w:rPr>
            <w:webHidden/>
          </w:rPr>
          <w:instrText xml:space="preserve"> PAGEREF _Toc308600720 \h </w:instrText>
        </w:r>
        <w:r>
          <w:rPr>
            <w:webHidden/>
          </w:rPr>
        </w:r>
      </w:ins>
      <w:r>
        <w:rPr>
          <w:webHidden/>
        </w:rPr>
        <w:fldChar w:fldCharType="separate"/>
      </w:r>
      <w:ins w:id="73" w:author="40202267" w:date="2011-11-09T11:17:00Z">
        <w:r>
          <w:rPr>
            <w:webHidden/>
          </w:rPr>
          <w:t>27</w:t>
        </w:r>
      </w:ins>
      <w:ins w:id="74" w:author="40202267" w:date="2011-11-09T11:16:00Z">
        <w:r>
          <w:rPr>
            <w:webHidden/>
          </w:rPr>
          <w:fldChar w:fldCharType="end"/>
        </w:r>
        <w:r w:rsidRPr="00CC5AD8">
          <w:rPr>
            <w:rStyle w:val="Hyperlink"/>
          </w:rPr>
          <w:fldChar w:fldCharType="end"/>
        </w:r>
      </w:ins>
    </w:p>
    <w:p w:rsidR="001317AF" w:rsidRDefault="001317AF">
      <w:pPr>
        <w:pStyle w:val="TOC2"/>
        <w:rPr>
          <w:ins w:id="75" w:author="40202267" w:date="2011-11-09T11:16:00Z"/>
          <w:rFonts w:asciiTheme="minorHAnsi" w:eastAsiaTheme="minorEastAsia" w:hAnsiTheme="minorHAnsi" w:cstheme="minorBidi"/>
          <w:sz w:val="22"/>
          <w:szCs w:val="22"/>
          <w:lang w:val="en-US"/>
        </w:rPr>
      </w:pPr>
      <w:ins w:id="76" w:author="40202267" w:date="2011-11-09T11:16:00Z">
        <w:r w:rsidRPr="00CC5AD8">
          <w:rPr>
            <w:rStyle w:val="Hyperlink"/>
          </w:rPr>
          <w:fldChar w:fldCharType="begin"/>
        </w:r>
        <w:r w:rsidRPr="00CC5AD8">
          <w:rPr>
            <w:rStyle w:val="Hyperlink"/>
          </w:rPr>
          <w:instrText xml:space="preserve"> </w:instrText>
        </w:r>
        <w:r>
          <w:instrText>HYPERLINK \l "_Toc308600721"</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3.3</w:t>
        </w:r>
        <w:r>
          <w:rPr>
            <w:rFonts w:asciiTheme="minorHAnsi" w:eastAsiaTheme="minorEastAsia" w:hAnsiTheme="minorHAnsi" w:cstheme="minorBidi"/>
            <w:sz w:val="22"/>
            <w:szCs w:val="22"/>
            <w:lang w:val="en-US"/>
          </w:rPr>
          <w:tab/>
        </w:r>
        <w:r w:rsidRPr="00CC5AD8">
          <w:rPr>
            <w:rStyle w:val="Hyperlink"/>
            <w:b/>
          </w:rPr>
          <w:t>Health Safety and Environment (HSE)</w:t>
        </w:r>
        <w:r>
          <w:rPr>
            <w:webHidden/>
          </w:rPr>
          <w:tab/>
        </w:r>
        <w:r>
          <w:rPr>
            <w:webHidden/>
          </w:rPr>
          <w:fldChar w:fldCharType="begin"/>
        </w:r>
        <w:r>
          <w:rPr>
            <w:webHidden/>
          </w:rPr>
          <w:instrText xml:space="preserve"> PAGEREF _Toc308600721 \h </w:instrText>
        </w:r>
        <w:r>
          <w:rPr>
            <w:webHidden/>
          </w:rPr>
        </w:r>
      </w:ins>
      <w:r>
        <w:rPr>
          <w:webHidden/>
        </w:rPr>
        <w:fldChar w:fldCharType="separate"/>
      </w:r>
      <w:ins w:id="77" w:author="40202267" w:date="2011-11-09T11:17:00Z">
        <w:r>
          <w:rPr>
            <w:webHidden/>
          </w:rPr>
          <w:t>27</w:t>
        </w:r>
      </w:ins>
      <w:ins w:id="78" w:author="40202267" w:date="2011-11-09T11:16:00Z">
        <w:r>
          <w:rPr>
            <w:webHidden/>
          </w:rPr>
          <w:fldChar w:fldCharType="end"/>
        </w:r>
        <w:r w:rsidRPr="00CC5AD8">
          <w:rPr>
            <w:rStyle w:val="Hyperlink"/>
          </w:rPr>
          <w:fldChar w:fldCharType="end"/>
        </w:r>
      </w:ins>
    </w:p>
    <w:p w:rsidR="001317AF" w:rsidRDefault="001317AF">
      <w:pPr>
        <w:pStyle w:val="TOC2"/>
        <w:rPr>
          <w:ins w:id="79" w:author="40202267" w:date="2011-11-09T11:16:00Z"/>
          <w:rFonts w:asciiTheme="minorHAnsi" w:eastAsiaTheme="minorEastAsia" w:hAnsiTheme="minorHAnsi" w:cstheme="minorBidi"/>
          <w:sz w:val="22"/>
          <w:szCs w:val="22"/>
          <w:lang w:val="en-US"/>
        </w:rPr>
      </w:pPr>
      <w:ins w:id="80" w:author="40202267" w:date="2011-11-09T11:16:00Z">
        <w:r w:rsidRPr="00CC5AD8">
          <w:rPr>
            <w:rStyle w:val="Hyperlink"/>
          </w:rPr>
          <w:fldChar w:fldCharType="begin"/>
        </w:r>
        <w:r w:rsidRPr="00CC5AD8">
          <w:rPr>
            <w:rStyle w:val="Hyperlink"/>
          </w:rPr>
          <w:instrText xml:space="preserve"> </w:instrText>
        </w:r>
        <w:r>
          <w:instrText>HYPERLINK \l "_Toc308600722"</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3.4</w:t>
        </w:r>
        <w:r>
          <w:rPr>
            <w:rFonts w:asciiTheme="minorHAnsi" w:eastAsiaTheme="minorEastAsia" w:hAnsiTheme="minorHAnsi" w:cstheme="minorBidi"/>
            <w:sz w:val="22"/>
            <w:szCs w:val="22"/>
            <w:lang w:val="en-US"/>
          </w:rPr>
          <w:tab/>
        </w:r>
        <w:r w:rsidRPr="00CC5AD8">
          <w:rPr>
            <w:rStyle w:val="Hyperlink"/>
            <w:b/>
          </w:rPr>
          <w:t>ICSS Supplier HSE Risk Management</w:t>
        </w:r>
        <w:r>
          <w:rPr>
            <w:webHidden/>
          </w:rPr>
          <w:tab/>
        </w:r>
        <w:r>
          <w:rPr>
            <w:webHidden/>
          </w:rPr>
          <w:fldChar w:fldCharType="begin"/>
        </w:r>
        <w:r>
          <w:rPr>
            <w:webHidden/>
          </w:rPr>
          <w:instrText xml:space="preserve"> PAGEREF _Toc308600722 \h </w:instrText>
        </w:r>
        <w:r>
          <w:rPr>
            <w:webHidden/>
          </w:rPr>
        </w:r>
      </w:ins>
      <w:r>
        <w:rPr>
          <w:webHidden/>
        </w:rPr>
        <w:fldChar w:fldCharType="separate"/>
      </w:r>
      <w:ins w:id="81" w:author="40202267" w:date="2011-11-09T11:17:00Z">
        <w:r>
          <w:rPr>
            <w:webHidden/>
          </w:rPr>
          <w:t>28</w:t>
        </w:r>
      </w:ins>
      <w:ins w:id="82" w:author="40202267" w:date="2011-11-09T11:16:00Z">
        <w:r>
          <w:rPr>
            <w:webHidden/>
          </w:rPr>
          <w:fldChar w:fldCharType="end"/>
        </w:r>
        <w:r w:rsidRPr="00CC5AD8">
          <w:rPr>
            <w:rStyle w:val="Hyperlink"/>
          </w:rPr>
          <w:fldChar w:fldCharType="end"/>
        </w:r>
      </w:ins>
    </w:p>
    <w:p w:rsidR="001317AF" w:rsidRDefault="001317AF">
      <w:pPr>
        <w:pStyle w:val="TOC2"/>
        <w:rPr>
          <w:ins w:id="83" w:author="40202267" w:date="2011-11-09T11:16:00Z"/>
          <w:rFonts w:asciiTheme="minorHAnsi" w:eastAsiaTheme="minorEastAsia" w:hAnsiTheme="minorHAnsi" w:cstheme="minorBidi"/>
          <w:sz w:val="22"/>
          <w:szCs w:val="22"/>
          <w:lang w:val="en-US"/>
        </w:rPr>
      </w:pPr>
      <w:ins w:id="84" w:author="40202267" w:date="2011-11-09T11:16:00Z">
        <w:r w:rsidRPr="00CC5AD8">
          <w:rPr>
            <w:rStyle w:val="Hyperlink"/>
          </w:rPr>
          <w:fldChar w:fldCharType="begin"/>
        </w:r>
        <w:r w:rsidRPr="00CC5AD8">
          <w:rPr>
            <w:rStyle w:val="Hyperlink"/>
          </w:rPr>
          <w:instrText xml:space="preserve"> </w:instrText>
        </w:r>
        <w:r>
          <w:instrText>HYPERLINK \l "_Toc308600723"</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3.5</w:t>
        </w:r>
        <w:r>
          <w:rPr>
            <w:rFonts w:asciiTheme="minorHAnsi" w:eastAsiaTheme="minorEastAsia" w:hAnsiTheme="minorHAnsi" w:cstheme="minorBidi"/>
            <w:sz w:val="22"/>
            <w:szCs w:val="22"/>
            <w:lang w:val="en-US"/>
          </w:rPr>
          <w:tab/>
        </w:r>
        <w:r w:rsidRPr="00CC5AD8">
          <w:rPr>
            <w:rStyle w:val="Hyperlink"/>
            <w:b/>
          </w:rPr>
          <w:t>ICSS Supplier HSE Employee Handbook</w:t>
        </w:r>
        <w:r>
          <w:rPr>
            <w:webHidden/>
          </w:rPr>
          <w:tab/>
        </w:r>
        <w:r>
          <w:rPr>
            <w:webHidden/>
          </w:rPr>
          <w:fldChar w:fldCharType="begin"/>
        </w:r>
        <w:r>
          <w:rPr>
            <w:webHidden/>
          </w:rPr>
          <w:instrText xml:space="preserve"> PAGEREF _Toc308600723 \h </w:instrText>
        </w:r>
        <w:r>
          <w:rPr>
            <w:webHidden/>
          </w:rPr>
        </w:r>
      </w:ins>
      <w:r>
        <w:rPr>
          <w:webHidden/>
        </w:rPr>
        <w:fldChar w:fldCharType="separate"/>
      </w:r>
      <w:ins w:id="85" w:author="40202267" w:date="2011-11-09T11:17:00Z">
        <w:r>
          <w:rPr>
            <w:webHidden/>
          </w:rPr>
          <w:t>29</w:t>
        </w:r>
      </w:ins>
      <w:ins w:id="86" w:author="40202267" w:date="2011-11-09T11:16:00Z">
        <w:r>
          <w:rPr>
            <w:webHidden/>
          </w:rPr>
          <w:fldChar w:fldCharType="end"/>
        </w:r>
        <w:r w:rsidRPr="00CC5AD8">
          <w:rPr>
            <w:rStyle w:val="Hyperlink"/>
          </w:rPr>
          <w:fldChar w:fldCharType="end"/>
        </w:r>
      </w:ins>
    </w:p>
    <w:p w:rsidR="001317AF" w:rsidRDefault="001317AF">
      <w:pPr>
        <w:pStyle w:val="TOC2"/>
        <w:rPr>
          <w:ins w:id="87" w:author="40202267" w:date="2011-11-09T11:16:00Z"/>
          <w:rFonts w:asciiTheme="minorHAnsi" w:eastAsiaTheme="minorEastAsia" w:hAnsiTheme="minorHAnsi" w:cstheme="minorBidi"/>
          <w:sz w:val="22"/>
          <w:szCs w:val="22"/>
          <w:lang w:val="en-US"/>
        </w:rPr>
      </w:pPr>
      <w:ins w:id="88" w:author="40202267" w:date="2011-11-09T11:16:00Z">
        <w:r w:rsidRPr="00CC5AD8">
          <w:rPr>
            <w:rStyle w:val="Hyperlink"/>
          </w:rPr>
          <w:fldChar w:fldCharType="begin"/>
        </w:r>
        <w:r w:rsidRPr="00CC5AD8">
          <w:rPr>
            <w:rStyle w:val="Hyperlink"/>
          </w:rPr>
          <w:instrText xml:space="preserve"> </w:instrText>
        </w:r>
        <w:r>
          <w:instrText>HYPERLINK \l "_Toc308600724"</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3.6</w:t>
        </w:r>
        <w:r>
          <w:rPr>
            <w:rFonts w:asciiTheme="minorHAnsi" w:eastAsiaTheme="minorEastAsia" w:hAnsiTheme="minorHAnsi" w:cstheme="minorBidi"/>
            <w:sz w:val="22"/>
            <w:szCs w:val="22"/>
            <w:lang w:val="en-US"/>
          </w:rPr>
          <w:tab/>
        </w:r>
        <w:r w:rsidRPr="00CC5AD8">
          <w:rPr>
            <w:rStyle w:val="Hyperlink"/>
            <w:b/>
          </w:rPr>
          <w:t>ICSS Supplier HSE Implementation</w:t>
        </w:r>
        <w:r>
          <w:rPr>
            <w:webHidden/>
          </w:rPr>
          <w:tab/>
        </w:r>
        <w:r>
          <w:rPr>
            <w:webHidden/>
          </w:rPr>
          <w:fldChar w:fldCharType="begin"/>
        </w:r>
        <w:r>
          <w:rPr>
            <w:webHidden/>
          </w:rPr>
          <w:instrText xml:space="preserve"> PAGEREF _Toc308600724 \h </w:instrText>
        </w:r>
        <w:r>
          <w:rPr>
            <w:webHidden/>
          </w:rPr>
        </w:r>
      </w:ins>
      <w:r>
        <w:rPr>
          <w:webHidden/>
        </w:rPr>
        <w:fldChar w:fldCharType="separate"/>
      </w:r>
      <w:ins w:id="89" w:author="40202267" w:date="2011-11-09T11:17:00Z">
        <w:r>
          <w:rPr>
            <w:webHidden/>
          </w:rPr>
          <w:t>29</w:t>
        </w:r>
      </w:ins>
      <w:ins w:id="90" w:author="40202267" w:date="2011-11-09T11:16:00Z">
        <w:r>
          <w:rPr>
            <w:webHidden/>
          </w:rPr>
          <w:fldChar w:fldCharType="end"/>
        </w:r>
        <w:r w:rsidRPr="00CC5AD8">
          <w:rPr>
            <w:rStyle w:val="Hyperlink"/>
          </w:rPr>
          <w:fldChar w:fldCharType="end"/>
        </w:r>
      </w:ins>
    </w:p>
    <w:p w:rsidR="001317AF" w:rsidRDefault="001317AF">
      <w:pPr>
        <w:pStyle w:val="TOC2"/>
        <w:rPr>
          <w:ins w:id="91" w:author="40202267" w:date="2011-11-09T11:16:00Z"/>
          <w:rFonts w:asciiTheme="minorHAnsi" w:eastAsiaTheme="minorEastAsia" w:hAnsiTheme="minorHAnsi" w:cstheme="minorBidi"/>
          <w:sz w:val="22"/>
          <w:szCs w:val="22"/>
          <w:lang w:val="en-US"/>
        </w:rPr>
      </w:pPr>
      <w:ins w:id="92" w:author="40202267" w:date="2011-11-09T11:16:00Z">
        <w:r w:rsidRPr="00CC5AD8">
          <w:rPr>
            <w:rStyle w:val="Hyperlink"/>
          </w:rPr>
          <w:fldChar w:fldCharType="begin"/>
        </w:r>
        <w:r w:rsidRPr="00CC5AD8">
          <w:rPr>
            <w:rStyle w:val="Hyperlink"/>
          </w:rPr>
          <w:instrText xml:space="preserve"> </w:instrText>
        </w:r>
        <w:r>
          <w:instrText>HYPERLINK \l "_Toc308600725"</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3.7</w:t>
        </w:r>
        <w:r>
          <w:rPr>
            <w:rFonts w:asciiTheme="minorHAnsi" w:eastAsiaTheme="minorEastAsia" w:hAnsiTheme="minorHAnsi" w:cstheme="minorBidi"/>
            <w:sz w:val="22"/>
            <w:szCs w:val="22"/>
            <w:lang w:val="en-US"/>
          </w:rPr>
          <w:tab/>
        </w:r>
        <w:r w:rsidRPr="00CC5AD8">
          <w:rPr>
            <w:rStyle w:val="Hyperlink"/>
            <w:b/>
          </w:rPr>
          <w:t>ICSS Supplier HSE Monitoring</w:t>
        </w:r>
        <w:r>
          <w:rPr>
            <w:webHidden/>
          </w:rPr>
          <w:tab/>
        </w:r>
        <w:r>
          <w:rPr>
            <w:webHidden/>
          </w:rPr>
          <w:fldChar w:fldCharType="begin"/>
        </w:r>
        <w:r>
          <w:rPr>
            <w:webHidden/>
          </w:rPr>
          <w:instrText xml:space="preserve"> PAGEREF _Toc308600725 \h </w:instrText>
        </w:r>
        <w:r>
          <w:rPr>
            <w:webHidden/>
          </w:rPr>
        </w:r>
      </w:ins>
      <w:r>
        <w:rPr>
          <w:webHidden/>
        </w:rPr>
        <w:fldChar w:fldCharType="separate"/>
      </w:r>
      <w:ins w:id="93" w:author="40202267" w:date="2011-11-09T11:17:00Z">
        <w:r>
          <w:rPr>
            <w:webHidden/>
          </w:rPr>
          <w:t>29</w:t>
        </w:r>
      </w:ins>
      <w:ins w:id="94" w:author="40202267" w:date="2011-11-09T11:16:00Z">
        <w:r>
          <w:rPr>
            <w:webHidden/>
          </w:rPr>
          <w:fldChar w:fldCharType="end"/>
        </w:r>
        <w:r w:rsidRPr="00CC5AD8">
          <w:rPr>
            <w:rStyle w:val="Hyperlink"/>
          </w:rPr>
          <w:fldChar w:fldCharType="end"/>
        </w:r>
      </w:ins>
    </w:p>
    <w:p w:rsidR="001317AF" w:rsidRDefault="001317AF">
      <w:pPr>
        <w:pStyle w:val="TOC1"/>
        <w:rPr>
          <w:ins w:id="95" w:author="40202267" w:date="2011-11-09T11:16:00Z"/>
          <w:rFonts w:asciiTheme="minorHAnsi" w:eastAsiaTheme="minorEastAsia" w:hAnsiTheme="minorHAnsi" w:cstheme="minorBidi"/>
          <w:b w:val="0"/>
          <w:caps w:val="0"/>
          <w:lang w:val="en-US"/>
        </w:rPr>
      </w:pPr>
      <w:ins w:id="96" w:author="40202267" w:date="2011-11-09T11:16:00Z">
        <w:r w:rsidRPr="00CC5AD8">
          <w:rPr>
            <w:rStyle w:val="Hyperlink"/>
          </w:rPr>
          <w:fldChar w:fldCharType="begin"/>
        </w:r>
        <w:r w:rsidRPr="00CC5AD8">
          <w:rPr>
            <w:rStyle w:val="Hyperlink"/>
          </w:rPr>
          <w:instrText xml:space="preserve"> </w:instrText>
        </w:r>
        <w:r>
          <w:instrText>HYPERLINK \l "_Toc308600726"</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4</w:t>
        </w:r>
        <w:r>
          <w:rPr>
            <w:rFonts w:asciiTheme="minorHAnsi" w:eastAsiaTheme="minorEastAsia" w:hAnsiTheme="minorHAnsi" w:cstheme="minorBidi"/>
            <w:b w:val="0"/>
            <w:caps w:val="0"/>
            <w:lang w:val="en-US"/>
          </w:rPr>
          <w:tab/>
        </w:r>
        <w:r w:rsidRPr="00CC5AD8">
          <w:rPr>
            <w:rStyle w:val="Hyperlink"/>
          </w:rPr>
          <w:t>ICSS Supplier Project Execution and Organisation</w:t>
        </w:r>
        <w:r>
          <w:rPr>
            <w:webHidden/>
          </w:rPr>
          <w:tab/>
        </w:r>
        <w:r>
          <w:rPr>
            <w:webHidden/>
          </w:rPr>
          <w:fldChar w:fldCharType="begin"/>
        </w:r>
        <w:r>
          <w:rPr>
            <w:webHidden/>
          </w:rPr>
          <w:instrText xml:space="preserve"> PAGEREF _Toc308600726 \h </w:instrText>
        </w:r>
        <w:r>
          <w:rPr>
            <w:webHidden/>
          </w:rPr>
        </w:r>
      </w:ins>
      <w:r>
        <w:rPr>
          <w:rFonts w:hint="eastAsia"/>
          <w:webHidden/>
        </w:rPr>
        <w:fldChar w:fldCharType="separate"/>
      </w:r>
      <w:ins w:id="97" w:author="40202267" w:date="2011-11-09T11:17:00Z">
        <w:r>
          <w:rPr>
            <w:rFonts w:hint="eastAsia"/>
            <w:webHidden/>
          </w:rPr>
          <w:t>30</w:t>
        </w:r>
      </w:ins>
      <w:ins w:id="98" w:author="40202267" w:date="2011-11-09T11:16:00Z">
        <w:r>
          <w:rPr>
            <w:webHidden/>
          </w:rPr>
          <w:fldChar w:fldCharType="end"/>
        </w:r>
        <w:r w:rsidRPr="00CC5AD8">
          <w:rPr>
            <w:rStyle w:val="Hyperlink"/>
          </w:rPr>
          <w:fldChar w:fldCharType="end"/>
        </w:r>
      </w:ins>
    </w:p>
    <w:p w:rsidR="001317AF" w:rsidRDefault="001317AF">
      <w:pPr>
        <w:pStyle w:val="TOC2"/>
        <w:rPr>
          <w:ins w:id="99" w:author="40202267" w:date="2011-11-09T11:16:00Z"/>
          <w:rFonts w:asciiTheme="minorHAnsi" w:eastAsiaTheme="minorEastAsia" w:hAnsiTheme="minorHAnsi" w:cstheme="minorBidi"/>
          <w:sz w:val="22"/>
          <w:szCs w:val="22"/>
          <w:lang w:val="en-US"/>
        </w:rPr>
      </w:pPr>
      <w:ins w:id="100" w:author="40202267" w:date="2011-11-09T11:16:00Z">
        <w:r w:rsidRPr="00CC5AD8">
          <w:rPr>
            <w:rStyle w:val="Hyperlink"/>
          </w:rPr>
          <w:fldChar w:fldCharType="begin"/>
        </w:r>
        <w:r w:rsidRPr="00CC5AD8">
          <w:rPr>
            <w:rStyle w:val="Hyperlink"/>
          </w:rPr>
          <w:instrText xml:space="preserve"> </w:instrText>
        </w:r>
        <w:r>
          <w:instrText>HYPERLINK \l "_Toc308600727"</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4.1</w:t>
        </w:r>
        <w:r>
          <w:rPr>
            <w:rFonts w:asciiTheme="minorHAnsi" w:eastAsiaTheme="minorEastAsia" w:hAnsiTheme="minorHAnsi" w:cstheme="minorBidi"/>
            <w:sz w:val="22"/>
            <w:szCs w:val="22"/>
            <w:lang w:val="en-US"/>
          </w:rPr>
          <w:tab/>
        </w:r>
        <w:r w:rsidRPr="00CC5AD8">
          <w:rPr>
            <w:rStyle w:val="Hyperlink"/>
            <w:b/>
          </w:rPr>
          <w:t>ICSS Project Organi</w:t>
        </w:r>
        <w:r w:rsidRPr="00CC5AD8">
          <w:rPr>
            <w:rStyle w:val="Hyperlink"/>
            <w:b/>
            <w:lang w:eastAsia="ja-JP"/>
          </w:rPr>
          <w:t>s</w:t>
        </w:r>
        <w:r w:rsidRPr="00CC5AD8">
          <w:rPr>
            <w:rStyle w:val="Hyperlink"/>
            <w:b/>
          </w:rPr>
          <w:t>ation</w:t>
        </w:r>
        <w:r>
          <w:rPr>
            <w:webHidden/>
          </w:rPr>
          <w:tab/>
        </w:r>
        <w:r>
          <w:rPr>
            <w:webHidden/>
          </w:rPr>
          <w:fldChar w:fldCharType="begin"/>
        </w:r>
        <w:r>
          <w:rPr>
            <w:webHidden/>
          </w:rPr>
          <w:instrText xml:space="preserve"> PAGEREF _Toc308600727 \h </w:instrText>
        </w:r>
        <w:r>
          <w:rPr>
            <w:webHidden/>
          </w:rPr>
        </w:r>
      </w:ins>
      <w:r>
        <w:rPr>
          <w:webHidden/>
        </w:rPr>
        <w:fldChar w:fldCharType="separate"/>
      </w:r>
      <w:ins w:id="101" w:author="40202267" w:date="2011-11-09T11:17:00Z">
        <w:r>
          <w:rPr>
            <w:webHidden/>
          </w:rPr>
          <w:t>30</w:t>
        </w:r>
      </w:ins>
      <w:ins w:id="102" w:author="40202267" w:date="2011-11-09T11:16:00Z">
        <w:r>
          <w:rPr>
            <w:webHidden/>
          </w:rPr>
          <w:fldChar w:fldCharType="end"/>
        </w:r>
        <w:r w:rsidRPr="00CC5AD8">
          <w:rPr>
            <w:rStyle w:val="Hyperlink"/>
          </w:rPr>
          <w:fldChar w:fldCharType="end"/>
        </w:r>
      </w:ins>
    </w:p>
    <w:p w:rsidR="001317AF" w:rsidRDefault="001317AF">
      <w:pPr>
        <w:pStyle w:val="TOC1"/>
        <w:rPr>
          <w:ins w:id="103" w:author="40202267" w:date="2011-11-09T11:16:00Z"/>
          <w:rFonts w:asciiTheme="minorHAnsi" w:eastAsiaTheme="minorEastAsia" w:hAnsiTheme="minorHAnsi" w:cstheme="minorBidi"/>
          <w:b w:val="0"/>
          <w:caps w:val="0"/>
          <w:lang w:val="en-US"/>
        </w:rPr>
      </w:pPr>
      <w:ins w:id="104" w:author="40202267" w:date="2011-11-09T11:16:00Z">
        <w:r w:rsidRPr="00CC5AD8">
          <w:rPr>
            <w:rStyle w:val="Hyperlink"/>
          </w:rPr>
          <w:fldChar w:fldCharType="begin"/>
        </w:r>
        <w:r w:rsidRPr="00CC5AD8">
          <w:rPr>
            <w:rStyle w:val="Hyperlink"/>
          </w:rPr>
          <w:instrText xml:space="preserve"> </w:instrText>
        </w:r>
        <w:r>
          <w:instrText>HYPERLINK \l "_Toc308600728"</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5</w:t>
        </w:r>
        <w:r>
          <w:rPr>
            <w:rFonts w:asciiTheme="minorHAnsi" w:eastAsiaTheme="minorEastAsia" w:hAnsiTheme="minorHAnsi" w:cstheme="minorBidi"/>
            <w:b w:val="0"/>
            <w:caps w:val="0"/>
            <w:lang w:val="en-US"/>
          </w:rPr>
          <w:tab/>
        </w:r>
        <w:r w:rsidRPr="00CC5AD8">
          <w:rPr>
            <w:rStyle w:val="Hyperlink"/>
          </w:rPr>
          <w:t>Communication Procedures</w:t>
        </w:r>
        <w:r>
          <w:rPr>
            <w:webHidden/>
          </w:rPr>
          <w:tab/>
        </w:r>
        <w:r>
          <w:rPr>
            <w:webHidden/>
          </w:rPr>
          <w:fldChar w:fldCharType="begin"/>
        </w:r>
        <w:r>
          <w:rPr>
            <w:webHidden/>
          </w:rPr>
          <w:instrText xml:space="preserve"> PAGEREF _Toc308600728 \h </w:instrText>
        </w:r>
        <w:r>
          <w:rPr>
            <w:webHidden/>
          </w:rPr>
        </w:r>
      </w:ins>
      <w:r>
        <w:rPr>
          <w:rFonts w:hint="eastAsia"/>
          <w:webHidden/>
        </w:rPr>
        <w:fldChar w:fldCharType="separate"/>
      </w:r>
      <w:ins w:id="105" w:author="40202267" w:date="2011-11-09T11:17:00Z">
        <w:r>
          <w:rPr>
            <w:rFonts w:hint="eastAsia"/>
            <w:webHidden/>
          </w:rPr>
          <w:t>40</w:t>
        </w:r>
      </w:ins>
      <w:ins w:id="106" w:author="40202267" w:date="2011-11-09T11:16:00Z">
        <w:r>
          <w:rPr>
            <w:webHidden/>
          </w:rPr>
          <w:fldChar w:fldCharType="end"/>
        </w:r>
        <w:r w:rsidRPr="00CC5AD8">
          <w:rPr>
            <w:rStyle w:val="Hyperlink"/>
          </w:rPr>
          <w:fldChar w:fldCharType="end"/>
        </w:r>
      </w:ins>
    </w:p>
    <w:p w:rsidR="001317AF" w:rsidRDefault="001317AF">
      <w:pPr>
        <w:pStyle w:val="TOC2"/>
        <w:rPr>
          <w:ins w:id="107" w:author="40202267" w:date="2011-11-09T11:16:00Z"/>
          <w:rFonts w:asciiTheme="minorHAnsi" w:eastAsiaTheme="minorEastAsia" w:hAnsiTheme="minorHAnsi" w:cstheme="minorBidi"/>
          <w:sz w:val="22"/>
          <w:szCs w:val="22"/>
          <w:lang w:val="en-US"/>
        </w:rPr>
      </w:pPr>
      <w:ins w:id="108" w:author="40202267" w:date="2011-11-09T11:16:00Z">
        <w:r w:rsidRPr="00CC5AD8">
          <w:rPr>
            <w:rStyle w:val="Hyperlink"/>
          </w:rPr>
          <w:fldChar w:fldCharType="begin"/>
        </w:r>
        <w:r w:rsidRPr="00CC5AD8">
          <w:rPr>
            <w:rStyle w:val="Hyperlink"/>
          </w:rPr>
          <w:instrText xml:space="preserve"> </w:instrText>
        </w:r>
        <w:r>
          <w:instrText>HYPERLINK \l "_Toc308600729"</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5.1</w:t>
        </w:r>
        <w:r>
          <w:rPr>
            <w:rFonts w:asciiTheme="minorHAnsi" w:eastAsiaTheme="minorEastAsia" w:hAnsiTheme="minorHAnsi" w:cstheme="minorBidi"/>
            <w:sz w:val="22"/>
            <w:szCs w:val="22"/>
            <w:lang w:val="en-US"/>
          </w:rPr>
          <w:tab/>
        </w:r>
        <w:r w:rsidRPr="00CC5AD8">
          <w:rPr>
            <w:rStyle w:val="Hyperlink"/>
            <w:b/>
          </w:rPr>
          <w:t>Internal Project Meetings</w:t>
        </w:r>
        <w:r>
          <w:rPr>
            <w:webHidden/>
          </w:rPr>
          <w:tab/>
        </w:r>
        <w:r>
          <w:rPr>
            <w:webHidden/>
          </w:rPr>
          <w:fldChar w:fldCharType="begin"/>
        </w:r>
        <w:r>
          <w:rPr>
            <w:webHidden/>
          </w:rPr>
          <w:instrText xml:space="preserve"> PAGEREF _Toc308600729 \h </w:instrText>
        </w:r>
        <w:r>
          <w:rPr>
            <w:webHidden/>
          </w:rPr>
        </w:r>
      </w:ins>
      <w:r>
        <w:rPr>
          <w:webHidden/>
        </w:rPr>
        <w:fldChar w:fldCharType="separate"/>
      </w:r>
      <w:ins w:id="109" w:author="40202267" w:date="2011-11-09T11:17:00Z">
        <w:r>
          <w:rPr>
            <w:webHidden/>
          </w:rPr>
          <w:t>40</w:t>
        </w:r>
      </w:ins>
      <w:ins w:id="110" w:author="40202267" w:date="2011-11-09T11:16:00Z">
        <w:r>
          <w:rPr>
            <w:webHidden/>
          </w:rPr>
          <w:fldChar w:fldCharType="end"/>
        </w:r>
        <w:r w:rsidRPr="00CC5AD8">
          <w:rPr>
            <w:rStyle w:val="Hyperlink"/>
          </w:rPr>
          <w:fldChar w:fldCharType="end"/>
        </w:r>
      </w:ins>
    </w:p>
    <w:p w:rsidR="001317AF" w:rsidRDefault="001317AF">
      <w:pPr>
        <w:pStyle w:val="TOC2"/>
        <w:rPr>
          <w:ins w:id="111" w:author="40202267" w:date="2011-11-09T11:16:00Z"/>
          <w:rFonts w:asciiTheme="minorHAnsi" w:eastAsiaTheme="minorEastAsia" w:hAnsiTheme="minorHAnsi" w:cstheme="minorBidi"/>
          <w:sz w:val="22"/>
          <w:szCs w:val="22"/>
          <w:lang w:val="en-US"/>
        </w:rPr>
      </w:pPr>
      <w:ins w:id="112" w:author="40202267" w:date="2011-11-09T11:16:00Z">
        <w:r w:rsidRPr="00CC5AD8">
          <w:rPr>
            <w:rStyle w:val="Hyperlink"/>
          </w:rPr>
          <w:fldChar w:fldCharType="begin"/>
        </w:r>
        <w:r w:rsidRPr="00CC5AD8">
          <w:rPr>
            <w:rStyle w:val="Hyperlink"/>
          </w:rPr>
          <w:instrText xml:space="preserve"> </w:instrText>
        </w:r>
        <w:r>
          <w:instrText>HYPERLINK \l "_Toc308600730"</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5.2</w:t>
        </w:r>
        <w:r>
          <w:rPr>
            <w:rFonts w:asciiTheme="minorHAnsi" w:eastAsiaTheme="minorEastAsia" w:hAnsiTheme="minorHAnsi" w:cstheme="minorBidi"/>
            <w:sz w:val="22"/>
            <w:szCs w:val="22"/>
            <w:lang w:val="en-US"/>
          </w:rPr>
          <w:tab/>
        </w:r>
        <w:r w:rsidRPr="00CC5AD8">
          <w:rPr>
            <w:rStyle w:val="Hyperlink"/>
            <w:b/>
          </w:rPr>
          <w:t>Technical Meetings</w:t>
        </w:r>
        <w:r>
          <w:rPr>
            <w:webHidden/>
          </w:rPr>
          <w:tab/>
        </w:r>
        <w:r>
          <w:rPr>
            <w:webHidden/>
          </w:rPr>
          <w:fldChar w:fldCharType="begin"/>
        </w:r>
        <w:r>
          <w:rPr>
            <w:webHidden/>
          </w:rPr>
          <w:instrText xml:space="preserve"> PAGEREF _Toc308600730 \h </w:instrText>
        </w:r>
        <w:r>
          <w:rPr>
            <w:webHidden/>
          </w:rPr>
        </w:r>
      </w:ins>
      <w:r>
        <w:rPr>
          <w:webHidden/>
        </w:rPr>
        <w:fldChar w:fldCharType="separate"/>
      </w:r>
      <w:ins w:id="113" w:author="40202267" w:date="2011-11-09T11:17:00Z">
        <w:r>
          <w:rPr>
            <w:webHidden/>
          </w:rPr>
          <w:t>40</w:t>
        </w:r>
      </w:ins>
      <w:ins w:id="114" w:author="40202267" w:date="2011-11-09T11:16:00Z">
        <w:r>
          <w:rPr>
            <w:webHidden/>
          </w:rPr>
          <w:fldChar w:fldCharType="end"/>
        </w:r>
        <w:r w:rsidRPr="00CC5AD8">
          <w:rPr>
            <w:rStyle w:val="Hyperlink"/>
          </w:rPr>
          <w:fldChar w:fldCharType="end"/>
        </w:r>
      </w:ins>
    </w:p>
    <w:p w:rsidR="001317AF" w:rsidRDefault="001317AF">
      <w:pPr>
        <w:pStyle w:val="TOC2"/>
        <w:rPr>
          <w:ins w:id="115" w:author="40202267" w:date="2011-11-09T11:16:00Z"/>
          <w:rFonts w:asciiTheme="minorHAnsi" w:eastAsiaTheme="minorEastAsia" w:hAnsiTheme="minorHAnsi" w:cstheme="minorBidi"/>
          <w:sz w:val="22"/>
          <w:szCs w:val="22"/>
          <w:lang w:val="en-US"/>
        </w:rPr>
      </w:pPr>
      <w:ins w:id="116" w:author="40202267" w:date="2011-11-09T11:16:00Z">
        <w:r w:rsidRPr="00CC5AD8">
          <w:rPr>
            <w:rStyle w:val="Hyperlink"/>
          </w:rPr>
          <w:fldChar w:fldCharType="begin"/>
        </w:r>
        <w:r w:rsidRPr="00CC5AD8">
          <w:rPr>
            <w:rStyle w:val="Hyperlink"/>
          </w:rPr>
          <w:instrText xml:space="preserve"> </w:instrText>
        </w:r>
        <w:r>
          <w:instrText>HYPERLINK \l "_Toc308600731"</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5.3</w:t>
        </w:r>
        <w:r>
          <w:rPr>
            <w:rFonts w:asciiTheme="minorHAnsi" w:eastAsiaTheme="minorEastAsia" w:hAnsiTheme="minorHAnsi" w:cstheme="minorBidi"/>
            <w:sz w:val="22"/>
            <w:szCs w:val="22"/>
            <w:lang w:val="en-US"/>
          </w:rPr>
          <w:tab/>
        </w:r>
        <w:r w:rsidRPr="00CC5AD8">
          <w:rPr>
            <w:rStyle w:val="Hyperlink"/>
            <w:b/>
          </w:rPr>
          <w:t>Monthly Progress Meetings</w:t>
        </w:r>
        <w:r>
          <w:rPr>
            <w:webHidden/>
          </w:rPr>
          <w:tab/>
        </w:r>
        <w:r>
          <w:rPr>
            <w:webHidden/>
          </w:rPr>
          <w:fldChar w:fldCharType="begin"/>
        </w:r>
        <w:r>
          <w:rPr>
            <w:webHidden/>
          </w:rPr>
          <w:instrText xml:space="preserve"> PAGEREF _Toc308600731 \h </w:instrText>
        </w:r>
        <w:r>
          <w:rPr>
            <w:webHidden/>
          </w:rPr>
        </w:r>
      </w:ins>
      <w:r>
        <w:rPr>
          <w:webHidden/>
        </w:rPr>
        <w:fldChar w:fldCharType="separate"/>
      </w:r>
      <w:ins w:id="117" w:author="40202267" w:date="2011-11-09T11:17:00Z">
        <w:r>
          <w:rPr>
            <w:webHidden/>
          </w:rPr>
          <w:t>40</w:t>
        </w:r>
      </w:ins>
      <w:ins w:id="118" w:author="40202267" w:date="2011-11-09T11:16:00Z">
        <w:r>
          <w:rPr>
            <w:webHidden/>
          </w:rPr>
          <w:fldChar w:fldCharType="end"/>
        </w:r>
        <w:r w:rsidRPr="00CC5AD8">
          <w:rPr>
            <w:rStyle w:val="Hyperlink"/>
          </w:rPr>
          <w:fldChar w:fldCharType="end"/>
        </w:r>
      </w:ins>
    </w:p>
    <w:p w:rsidR="001317AF" w:rsidRDefault="001317AF">
      <w:pPr>
        <w:pStyle w:val="TOC2"/>
        <w:rPr>
          <w:ins w:id="119" w:author="40202267" w:date="2011-11-09T11:16:00Z"/>
          <w:rFonts w:asciiTheme="minorHAnsi" w:eastAsiaTheme="minorEastAsia" w:hAnsiTheme="minorHAnsi" w:cstheme="minorBidi"/>
          <w:sz w:val="22"/>
          <w:szCs w:val="22"/>
          <w:lang w:val="en-US"/>
        </w:rPr>
      </w:pPr>
      <w:ins w:id="120" w:author="40202267" w:date="2011-11-09T11:16:00Z">
        <w:r w:rsidRPr="00CC5AD8">
          <w:rPr>
            <w:rStyle w:val="Hyperlink"/>
          </w:rPr>
          <w:fldChar w:fldCharType="begin"/>
        </w:r>
        <w:r w:rsidRPr="00CC5AD8">
          <w:rPr>
            <w:rStyle w:val="Hyperlink"/>
          </w:rPr>
          <w:instrText xml:space="preserve"> </w:instrText>
        </w:r>
        <w:r>
          <w:instrText>HYPERLINK \l "_Toc308600732"</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5.4</w:t>
        </w:r>
        <w:r>
          <w:rPr>
            <w:rFonts w:asciiTheme="minorHAnsi" w:eastAsiaTheme="minorEastAsia" w:hAnsiTheme="minorHAnsi" w:cstheme="minorBidi"/>
            <w:sz w:val="22"/>
            <w:szCs w:val="22"/>
            <w:lang w:val="en-US"/>
          </w:rPr>
          <w:tab/>
        </w:r>
        <w:r w:rsidRPr="00CC5AD8">
          <w:rPr>
            <w:rStyle w:val="Hyperlink"/>
            <w:b/>
          </w:rPr>
          <w:t>ICSS Supplier Project Reviews, Basic Design Review (i.e. Hardware Freeze), Detail Design Review (i.e. Software Freeze) and System Readiness Review (SRR)</w:t>
        </w:r>
        <w:r>
          <w:rPr>
            <w:webHidden/>
          </w:rPr>
          <w:tab/>
        </w:r>
        <w:r>
          <w:rPr>
            <w:webHidden/>
          </w:rPr>
          <w:fldChar w:fldCharType="begin"/>
        </w:r>
        <w:r>
          <w:rPr>
            <w:webHidden/>
          </w:rPr>
          <w:instrText xml:space="preserve"> PAGEREF _Toc308600732 \h </w:instrText>
        </w:r>
        <w:r>
          <w:rPr>
            <w:webHidden/>
          </w:rPr>
        </w:r>
      </w:ins>
      <w:r>
        <w:rPr>
          <w:webHidden/>
        </w:rPr>
        <w:fldChar w:fldCharType="separate"/>
      </w:r>
      <w:ins w:id="121" w:author="40202267" w:date="2011-11-09T11:17:00Z">
        <w:r>
          <w:rPr>
            <w:webHidden/>
          </w:rPr>
          <w:t>41</w:t>
        </w:r>
      </w:ins>
      <w:ins w:id="122" w:author="40202267" w:date="2011-11-09T11:16:00Z">
        <w:r>
          <w:rPr>
            <w:webHidden/>
          </w:rPr>
          <w:fldChar w:fldCharType="end"/>
        </w:r>
        <w:r w:rsidRPr="00CC5AD8">
          <w:rPr>
            <w:rStyle w:val="Hyperlink"/>
          </w:rPr>
          <w:fldChar w:fldCharType="end"/>
        </w:r>
      </w:ins>
    </w:p>
    <w:p w:rsidR="001317AF" w:rsidRDefault="001317AF">
      <w:pPr>
        <w:pStyle w:val="TOC1"/>
        <w:rPr>
          <w:ins w:id="123" w:author="40202267" w:date="2011-11-09T11:16:00Z"/>
          <w:rFonts w:asciiTheme="minorHAnsi" w:eastAsiaTheme="minorEastAsia" w:hAnsiTheme="minorHAnsi" w:cstheme="minorBidi"/>
          <w:b w:val="0"/>
          <w:caps w:val="0"/>
          <w:lang w:val="en-US"/>
        </w:rPr>
      </w:pPr>
      <w:ins w:id="124" w:author="40202267" w:date="2011-11-09T11:16:00Z">
        <w:r w:rsidRPr="00CC5AD8">
          <w:rPr>
            <w:rStyle w:val="Hyperlink"/>
          </w:rPr>
          <w:fldChar w:fldCharType="begin"/>
        </w:r>
        <w:r w:rsidRPr="00CC5AD8">
          <w:rPr>
            <w:rStyle w:val="Hyperlink"/>
          </w:rPr>
          <w:instrText xml:space="preserve"> </w:instrText>
        </w:r>
        <w:r>
          <w:instrText>HYPERLINK \l "_Toc308600733"</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6</w:t>
        </w:r>
        <w:r>
          <w:rPr>
            <w:rFonts w:asciiTheme="minorHAnsi" w:eastAsiaTheme="minorEastAsia" w:hAnsiTheme="minorHAnsi" w:cstheme="minorBidi"/>
            <w:b w:val="0"/>
            <w:caps w:val="0"/>
            <w:lang w:val="en-US"/>
          </w:rPr>
          <w:tab/>
        </w:r>
        <w:r w:rsidRPr="00CC5AD8">
          <w:rPr>
            <w:rStyle w:val="Hyperlink"/>
          </w:rPr>
          <w:t>Procurement Management</w:t>
        </w:r>
        <w:r>
          <w:rPr>
            <w:webHidden/>
          </w:rPr>
          <w:tab/>
        </w:r>
        <w:r>
          <w:rPr>
            <w:webHidden/>
          </w:rPr>
          <w:fldChar w:fldCharType="begin"/>
        </w:r>
        <w:r>
          <w:rPr>
            <w:webHidden/>
          </w:rPr>
          <w:instrText xml:space="preserve"> PAGEREF _Toc308600733 \h </w:instrText>
        </w:r>
        <w:r>
          <w:rPr>
            <w:webHidden/>
          </w:rPr>
        </w:r>
      </w:ins>
      <w:r>
        <w:rPr>
          <w:rFonts w:hint="eastAsia"/>
          <w:webHidden/>
        </w:rPr>
        <w:fldChar w:fldCharType="separate"/>
      </w:r>
      <w:ins w:id="125" w:author="40202267" w:date="2011-11-09T11:17:00Z">
        <w:r>
          <w:rPr>
            <w:rFonts w:hint="eastAsia"/>
            <w:webHidden/>
          </w:rPr>
          <w:t>43</w:t>
        </w:r>
      </w:ins>
      <w:ins w:id="126" w:author="40202267" w:date="2011-11-09T11:16:00Z">
        <w:r>
          <w:rPr>
            <w:webHidden/>
          </w:rPr>
          <w:fldChar w:fldCharType="end"/>
        </w:r>
        <w:r w:rsidRPr="00CC5AD8">
          <w:rPr>
            <w:rStyle w:val="Hyperlink"/>
          </w:rPr>
          <w:fldChar w:fldCharType="end"/>
        </w:r>
      </w:ins>
    </w:p>
    <w:p w:rsidR="001317AF" w:rsidRDefault="001317AF">
      <w:pPr>
        <w:pStyle w:val="TOC2"/>
        <w:rPr>
          <w:ins w:id="127" w:author="40202267" w:date="2011-11-09T11:16:00Z"/>
          <w:rFonts w:asciiTheme="minorHAnsi" w:eastAsiaTheme="minorEastAsia" w:hAnsiTheme="minorHAnsi" w:cstheme="minorBidi"/>
          <w:sz w:val="22"/>
          <w:szCs w:val="22"/>
          <w:lang w:val="en-US"/>
        </w:rPr>
      </w:pPr>
      <w:ins w:id="128" w:author="40202267" w:date="2011-11-09T11:16:00Z">
        <w:r w:rsidRPr="00CC5AD8">
          <w:rPr>
            <w:rStyle w:val="Hyperlink"/>
          </w:rPr>
          <w:fldChar w:fldCharType="begin"/>
        </w:r>
        <w:r w:rsidRPr="00CC5AD8">
          <w:rPr>
            <w:rStyle w:val="Hyperlink"/>
          </w:rPr>
          <w:instrText xml:space="preserve"> </w:instrText>
        </w:r>
        <w:r>
          <w:instrText>HYPERLINK \l "_Toc308600734"</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6.1</w:t>
        </w:r>
        <w:r>
          <w:rPr>
            <w:rFonts w:asciiTheme="minorHAnsi" w:eastAsiaTheme="minorEastAsia" w:hAnsiTheme="minorHAnsi" w:cstheme="minorBidi"/>
            <w:sz w:val="22"/>
            <w:szCs w:val="22"/>
            <w:lang w:val="en-US"/>
          </w:rPr>
          <w:tab/>
        </w:r>
        <w:r w:rsidRPr="00CC5AD8">
          <w:rPr>
            <w:rStyle w:val="Hyperlink"/>
            <w:b/>
          </w:rPr>
          <w:t>Responsibility</w:t>
        </w:r>
        <w:r>
          <w:rPr>
            <w:webHidden/>
          </w:rPr>
          <w:tab/>
        </w:r>
        <w:r>
          <w:rPr>
            <w:webHidden/>
          </w:rPr>
          <w:fldChar w:fldCharType="begin"/>
        </w:r>
        <w:r>
          <w:rPr>
            <w:webHidden/>
          </w:rPr>
          <w:instrText xml:space="preserve"> PAGEREF _Toc308600734 \h </w:instrText>
        </w:r>
        <w:r>
          <w:rPr>
            <w:webHidden/>
          </w:rPr>
        </w:r>
      </w:ins>
      <w:r>
        <w:rPr>
          <w:webHidden/>
        </w:rPr>
        <w:fldChar w:fldCharType="separate"/>
      </w:r>
      <w:ins w:id="129" w:author="40202267" w:date="2011-11-09T11:17:00Z">
        <w:r>
          <w:rPr>
            <w:webHidden/>
          </w:rPr>
          <w:t>43</w:t>
        </w:r>
      </w:ins>
      <w:ins w:id="130" w:author="40202267" w:date="2011-11-09T11:16:00Z">
        <w:r>
          <w:rPr>
            <w:webHidden/>
          </w:rPr>
          <w:fldChar w:fldCharType="end"/>
        </w:r>
        <w:r w:rsidRPr="00CC5AD8">
          <w:rPr>
            <w:rStyle w:val="Hyperlink"/>
          </w:rPr>
          <w:fldChar w:fldCharType="end"/>
        </w:r>
      </w:ins>
    </w:p>
    <w:p w:rsidR="001317AF" w:rsidRDefault="001317AF">
      <w:pPr>
        <w:pStyle w:val="TOC2"/>
        <w:rPr>
          <w:ins w:id="131" w:author="40202267" w:date="2011-11-09T11:16:00Z"/>
          <w:rFonts w:asciiTheme="minorHAnsi" w:eastAsiaTheme="minorEastAsia" w:hAnsiTheme="minorHAnsi" w:cstheme="minorBidi"/>
          <w:sz w:val="22"/>
          <w:szCs w:val="22"/>
          <w:lang w:val="en-US"/>
        </w:rPr>
      </w:pPr>
      <w:ins w:id="132" w:author="40202267" w:date="2011-11-09T11:16:00Z">
        <w:r w:rsidRPr="00CC5AD8">
          <w:rPr>
            <w:rStyle w:val="Hyperlink"/>
          </w:rPr>
          <w:lastRenderedPageBreak/>
          <w:fldChar w:fldCharType="begin"/>
        </w:r>
        <w:r w:rsidRPr="00CC5AD8">
          <w:rPr>
            <w:rStyle w:val="Hyperlink"/>
          </w:rPr>
          <w:instrText xml:space="preserve"> </w:instrText>
        </w:r>
        <w:r>
          <w:instrText>HYPERLINK \l "_Toc308600735"</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6.2</w:t>
        </w:r>
        <w:r>
          <w:rPr>
            <w:rFonts w:asciiTheme="minorHAnsi" w:eastAsiaTheme="minorEastAsia" w:hAnsiTheme="minorHAnsi" w:cstheme="minorBidi"/>
            <w:sz w:val="22"/>
            <w:szCs w:val="22"/>
            <w:lang w:val="en-US"/>
          </w:rPr>
          <w:tab/>
        </w:r>
        <w:r w:rsidRPr="00CC5AD8">
          <w:rPr>
            <w:rStyle w:val="Hyperlink"/>
            <w:b/>
          </w:rPr>
          <w:t>Uniform Hardware</w:t>
        </w:r>
        <w:r>
          <w:rPr>
            <w:webHidden/>
          </w:rPr>
          <w:tab/>
        </w:r>
        <w:r>
          <w:rPr>
            <w:webHidden/>
          </w:rPr>
          <w:fldChar w:fldCharType="begin"/>
        </w:r>
        <w:r>
          <w:rPr>
            <w:webHidden/>
          </w:rPr>
          <w:instrText xml:space="preserve"> PAGEREF _Toc308600735 \h </w:instrText>
        </w:r>
        <w:r>
          <w:rPr>
            <w:webHidden/>
          </w:rPr>
        </w:r>
      </w:ins>
      <w:r>
        <w:rPr>
          <w:webHidden/>
        </w:rPr>
        <w:fldChar w:fldCharType="separate"/>
      </w:r>
      <w:ins w:id="133" w:author="40202267" w:date="2011-11-09T11:17:00Z">
        <w:r>
          <w:rPr>
            <w:webHidden/>
          </w:rPr>
          <w:t>43</w:t>
        </w:r>
      </w:ins>
      <w:ins w:id="134" w:author="40202267" w:date="2011-11-09T11:16:00Z">
        <w:r>
          <w:rPr>
            <w:webHidden/>
          </w:rPr>
          <w:fldChar w:fldCharType="end"/>
        </w:r>
        <w:r w:rsidRPr="00CC5AD8">
          <w:rPr>
            <w:rStyle w:val="Hyperlink"/>
          </w:rPr>
          <w:fldChar w:fldCharType="end"/>
        </w:r>
      </w:ins>
    </w:p>
    <w:p w:rsidR="001317AF" w:rsidRDefault="001317AF">
      <w:pPr>
        <w:pStyle w:val="TOC2"/>
        <w:rPr>
          <w:ins w:id="135" w:author="40202267" w:date="2011-11-09T11:16:00Z"/>
          <w:rFonts w:asciiTheme="minorHAnsi" w:eastAsiaTheme="minorEastAsia" w:hAnsiTheme="minorHAnsi" w:cstheme="minorBidi"/>
          <w:sz w:val="22"/>
          <w:szCs w:val="22"/>
          <w:lang w:val="en-US"/>
        </w:rPr>
      </w:pPr>
      <w:ins w:id="136" w:author="40202267" w:date="2011-11-09T11:16:00Z">
        <w:r w:rsidRPr="00CC5AD8">
          <w:rPr>
            <w:rStyle w:val="Hyperlink"/>
          </w:rPr>
          <w:fldChar w:fldCharType="begin"/>
        </w:r>
        <w:r w:rsidRPr="00CC5AD8">
          <w:rPr>
            <w:rStyle w:val="Hyperlink"/>
          </w:rPr>
          <w:instrText xml:space="preserve"> </w:instrText>
        </w:r>
        <w:r>
          <w:instrText>HYPERLINK \l "_Toc308600736"</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6.3</w:t>
        </w:r>
        <w:r>
          <w:rPr>
            <w:rFonts w:asciiTheme="minorHAnsi" w:eastAsiaTheme="minorEastAsia" w:hAnsiTheme="minorHAnsi" w:cstheme="minorBidi"/>
            <w:sz w:val="22"/>
            <w:szCs w:val="22"/>
            <w:lang w:val="en-US"/>
          </w:rPr>
          <w:tab/>
        </w:r>
        <w:r w:rsidRPr="00CC5AD8">
          <w:rPr>
            <w:rStyle w:val="Hyperlink"/>
            <w:b/>
          </w:rPr>
          <w:t>ICSS Hardware</w:t>
        </w:r>
        <w:r>
          <w:rPr>
            <w:webHidden/>
          </w:rPr>
          <w:tab/>
        </w:r>
        <w:r>
          <w:rPr>
            <w:webHidden/>
          </w:rPr>
          <w:fldChar w:fldCharType="begin"/>
        </w:r>
        <w:r>
          <w:rPr>
            <w:webHidden/>
          </w:rPr>
          <w:instrText xml:space="preserve"> PAGEREF _Toc308600736 \h </w:instrText>
        </w:r>
        <w:r>
          <w:rPr>
            <w:webHidden/>
          </w:rPr>
        </w:r>
      </w:ins>
      <w:r>
        <w:rPr>
          <w:webHidden/>
        </w:rPr>
        <w:fldChar w:fldCharType="separate"/>
      </w:r>
      <w:ins w:id="137" w:author="40202267" w:date="2011-11-09T11:17:00Z">
        <w:r>
          <w:rPr>
            <w:webHidden/>
          </w:rPr>
          <w:t>43</w:t>
        </w:r>
      </w:ins>
      <w:ins w:id="138" w:author="40202267" w:date="2011-11-09T11:16:00Z">
        <w:r>
          <w:rPr>
            <w:webHidden/>
          </w:rPr>
          <w:fldChar w:fldCharType="end"/>
        </w:r>
        <w:r w:rsidRPr="00CC5AD8">
          <w:rPr>
            <w:rStyle w:val="Hyperlink"/>
          </w:rPr>
          <w:fldChar w:fldCharType="end"/>
        </w:r>
      </w:ins>
    </w:p>
    <w:p w:rsidR="001317AF" w:rsidRDefault="001317AF">
      <w:pPr>
        <w:pStyle w:val="TOC2"/>
        <w:rPr>
          <w:ins w:id="139" w:author="40202267" w:date="2011-11-09T11:16:00Z"/>
          <w:rFonts w:asciiTheme="minorHAnsi" w:eastAsiaTheme="minorEastAsia" w:hAnsiTheme="minorHAnsi" w:cstheme="minorBidi"/>
          <w:sz w:val="22"/>
          <w:szCs w:val="22"/>
          <w:lang w:val="en-US"/>
        </w:rPr>
      </w:pPr>
      <w:ins w:id="140" w:author="40202267" w:date="2011-11-09T11:16:00Z">
        <w:r w:rsidRPr="00CC5AD8">
          <w:rPr>
            <w:rStyle w:val="Hyperlink"/>
          </w:rPr>
          <w:fldChar w:fldCharType="begin"/>
        </w:r>
        <w:r w:rsidRPr="00CC5AD8">
          <w:rPr>
            <w:rStyle w:val="Hyperlink"/>
          </w:rPr>
          <w:instrText xml:space="preserve"> </w:instrText>
        </w:r>
        <w:r>
          <w:instrText>HYPERLINK \l "_Toc308600737"</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6.4</w:t>
        </w:r>
        <w:r>
          <w:rPr>
            <w:rFonts w:asciiTheme="minorHAnsi" w:eastAsiaTheme="minorEastAsia" w:hAnsiTheme="minorHAnsi" w:cstheme="minorBidi"/>
            <w:sz w:val="22"/>
            <w:szCs w:val="22"/>
            <w:lang w:val="en-US"/>
          </w:rPr>
          <w:tab/>
        </w:r>
        <w:r w:rsidRPr="00CC5AD8">
          <w:rPr>
            <w:rStyle w:val="Hyperlink"/>
            <w:b/>
          </w:rPr>
          <w:t>SIS/FGS/HIPS/AFS (HIMA)</w:t>
        </w:r>
        <w:r>
          <w:rPr>
            <w:webHidden/>
          </w:rPr>
          <w:tab/>
        </w:r>
        <w:r>
          <w:rPr>
            <w:webHidden/>
          </w:rPr>
          <w:fldChar w:fldCharType="begin"/>
        </w:r>
        <w:r>
          <w:rPr>
            <w:webHidden/>
          </w:rPr>
          <w:instrText xml:space="preserve"> PAGEREF _Toc308600737 \h </w:instrText>
        </w:r>
        <w:r>
          <w:rPr>
            <w:webHidden/>
          </w:rPr>
        </w:r>
      </w:ins>
      <w:r>
        <w:rPr>
          <w:webHidden/>
        </w:rPr>
        <w:fldChar w:fldCharType="separate"/>
      </w:r>
      <w:ins w:id="141" w:author="40202267" w:date="2011-11-09T11:17:00Z">
        <w:r>
          <w:rPr>
            <w:webHidden/>
          </w:rPr>
          <w:t>43</w:t>
        </w:r>
      </w:ins>
      <w:ins w:id="142" w:author="40202267" w:date="2011-11-09T11:16:00Z">
        <w:r>
          <w:rPr>
            <w:webHidden/>
          </w:rPr>
          <w:fldChar w:fldCharType="end"/>
        </w:r>
        <w:r w:rsidRPr="00CC5AD8">
          <w:rPr>
            <w:rStyle w:val="Hyperlink"/>
          </w:rPr>
          <w:fldChar w:fldCharType="end"/>
        </w:r>
      </w:ins>
    </w:p>
    <w:p w:rsidR="001317AF" w:rsidRDefault="001317AF">
      <w:pPr>
        <w:pStyle w:val="TOC2"/>
        <w:rPr>
          <w:ins w:id="143" w:author="40202267" w:date="2011-11-09T11:16:00Z"/>
          <w:rFonts w:asciiTheme="minorHAnsi" w:eastAsiaTheme="minorEastAsia" w:hAnsiTheme="minorHAnsi" w:cstheme="minorBidi"/>
          <w:sz w:val="22"/>
          <w:szCs w:val="22"/>
          <w:lang w:val="en-US"/>
        </w:rPr>
      </w:pPr>
      <w:ins w:id="144" w:author="40202267" w:date="2011-11-09T11:16:00Z">
        <w:r w:rsidRPr="00CC5AD8">
          <w:rPr>
            <w:rStyle w:val="Hyperlink"/>
          </w:rPr>
          <w:fldChar w:fldCharType="begin"/>
        </w:r>
        <w:r w:rsidRPr="00CC5AD8">
          <w:rPr>
            <w:rStyle w:val="Hyperlink"/>
          </w:rPr>
          <w:instrText xml:space="preserve"> </w:instrText>
        </w:r>
        <w:r>
          <w:instrText>HYPERLINK \l "_Toc308600738"</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6.5</w:t>
        </w:r>
        <w:r>
          <w:rPr>
            <w:rFonts w:asciiTheme="minorHAnsi" w:eastAsiaTheme="minorEastAsia" w:hAnsiTheme="minorHAnsi" w:cstheme="minorBidi"/>
            <w:sz w:val="22"/>
            <w:szCs w:val="22"/>
            <w:lang w:val="en-US"/>
          </w:rPr>
          <w:tab/>
        </w:r>
        <w:r w:rsidRPr="00CC5AD8">
          <w:rPr>
            <w:rStyle w:val="Hyperlink"/>
            <w:b/>
          </w:rPr>
          <w:t>Other Packages</w:t>
        </w:r>
        <w:r>
          <w:rPr>
            <w:webHidden/>
          </w:rPr>
          <w:tab/>
        </w:r>
        <w:r>
          <w:rPr>
            <w:webHidden/>
          </w:rPr>
          <w:fldChar w:fldCharType="begin"/>
        </w:r>
        <w:r>
          <w:rPr>
            <w:webHidden/>
          </w:rPr>
          <w:instrText xml:space="preserve"> PAGEREF _Toc308600738 \h </w:instrText>
        </w:r>
        <w:r>
          <w:rPr>
            <w:webHidden/>
          </w:rPr>
        </w:r>
      </w:ins>
      <w:r>
        <w:rPr>
          <w:webHidden/>
        </w:rPr>
        <w:fldChar w:fldCharType="separate"/>
      </w:r>
      <w:ins w:id="145" w:author="40202267" w:date="2011-11-09T11:17:00Z">
        <w:r>
          <w:rPr>
            <w:webHidden/>
          </w:rPr>
          <w:t>43</w:t>
        </w:r>
      </w:ins>
      <w:ins w:id="146" w:author="40202267" w:date="2011-11-09T11:16:00Z">
        <w:r>
          <w:rPr>
            <w:webHidden/>
          </w:rPr>
          <w:fldChar w:fldCharType="end"/>
        </w:r>
        <w:r w:rsidRPr="00CC5AD8">
          <w:rPr>
            <w:rStyle w:val="Hyperlink"/>
          </w:rPr>
          <w:fldChar w:fldCharType="end"/>
        </w:r>
      </w:ins>
    </w:p>
    <w:p w:rsidR="001317AF" w:rsidRDefault="001317AF">
      <w:pPr>
        <w:pStyle w:val="TOC2"/>
        <w:rPr>
          <w:ins w:id="147" w:author="40202267" w:date="2011-11-09T11:16:00Z"/>
          <w:rFonts w:asciiTheme="minorHAnsi" w:eastAsiaTheme="minorEastAsia" w:hAnsiTheme="minorHAnsi" w:cstheme="minorBidi"/>
          <w:sz w:val="22"/>
          <w:szCs w:val="22"/>
          <w:lang w:val="en-US"/>
        </w:rPr>
      </w:pPr>
      <w:ins w:id="148" w:author="40202267" w:date="2011-11-09T11:16:00Z">
        <w:r w:rsidRPr="00CC5AD8">
          <w:rPr>
            <w:rStyle w:val="Hyperlink"/>
          </w:rPr>
          <w:fldChar w:fldCharType="begin"/>
        </w:r>
        <w:r w:rsidRPr="00CC5AD8">
          <w:rPr>
            <w:rStyle w:val="Hyperlink"/>
          </w:rPr>
          <w:instrText xml:space="preserve"> </w:instrText>
        </w:r>
        <w:r>
          <w:instrText>HYPERLINK \l "_Toc308600739"</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6.6</w:t>
        </w:r>
        <w:r>
          <w:rPr>
            <w:rFonts w:asciiTheme="minorHAnsi" w:eastAsiaTheme="minorEastAsia" w:hAnsiTheme="minorHAnsi" w:cstheme="minorBidi"/>
            <w:sz w:val="22"/>
            <w:szCs w:val="22"/>
            <w:lang w:val="en-US"/>
          </w:rPr>
          <w:tab/>
        </w:r>
        <w:r w:rsidRPr="00CC5AD8">
          <w:rPr>
            <w:rStyle w:val="Hyperlink"/>
            <w:b/>
          </w:rPr>
          <w:t>Expediting</w:t>
        </w:r>
        <w:r>
          <w:rPr>
            <w:webHidden/>
          </w:rPr>
          <w:tab/>
        </w:r>
        <w:r>
          <w:rPr>
            <w:webHidden/>
          </w:rPr>
          <w:fldChar w:fldCharType="begin"/>
        </w:r>
        <w:r>
          <w:rPr>
            <w:webHidden/>
          </w:rPr>
          <w:instrText xml:space="preserve"> PAGEREF _Toc308600739 \h </w:instrText>
        </w:r>
        <w:r>
          <w:rPr>
            <w:webHidden/>
          </w:rPr>
        </w:r>
      </w:ins>
      <w:r>
        <w:rPr>
          <w:webHidden/>
        </w:rPr>
        <w:fldChar w:fldCharType="separate"/>
      </w:r>
      <w:ins w:id="149" w:author="40202267" w:date="2011-11-09T11:17:00Z">
        <w:r>
          <w:rPr>
            <w:webHidden/>
          </w:rPr>
          <w:t>44</w:t>
        </w:r>
      </w:ins>
      <w:ins w:id="150" w:author="40202267" w:date="2011-11-09T11:16:00Z">
        <w:r>
          <w:rPr>
            <w:webHidden/>
          </w:rPr>
          <w:fldChar w:fldCharType="end"/>
        </w:r>
        <w:r w:rsidRPr="00CC5AD8">
          <w:rPr>
            <w:rStyle w:val="Hyperlink"/>
          </w:rPr>
          <w:fldChar w:fldCharType="end"/>
        </w:r>
      </w:ins>
    </w:p>
    <w:p w:rsidR="001317AF" w:rsidRDefault="001317AF">
      <w:pPr>
        <w:pStyle w:val="TOC1"/>
        <w:rPr>
          <w:ins w:id="151" w:author="40202267" w:date="2011-11-09T11:16:00Z"/>
          <w:rFonts w:asciiTheme="minorHAnsi" w:eastAsiaTheme="minorEastAsia" w:hAnsiTheme="minorHAnsi" w:cstheme="minorBidi"/>
          <w:b w:val="0"/>
          <w:caps w:val="0"/>
          <w:lang w:val="en-US"/>
        </w:rPr>
      </w:pPr>
      <w:ins w:id="152" w:author="40202267" w:date="2011-11-09T11:16:00Z">
        <w:r w:rsidRPr="00CC5AD8">
          <w:rPr>
            <w:rStyle w:val="Hyperlink"/>
          </w:rPr>
          <w:fldChar w:fldCharType="begin"/>
        </w:r>
        <w:r w:rsidRPr="00CC5AD8">
          <w:rPr>
            <w:rStyle w:val="Hyperlink"/>
          </w:rPr>
          <w:instrText xml:space="preserve"> </w:instrText>
        </w:r>
        <w:r>
          <w:instrText>HYPERLINK \l "_Toc308600740"</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7</w:t>
        </w:r>
        <w:r>
          <w:rPr>
            <w:rFonts w:asciiTheme="minorHAnsi" w:eastAsiaTheme="minorEastAsia" w:hAnsiTheme="minorHAnsi" w:cstheme="minorBidi"/>
            <w:b w:val="0"/>
            <w:caps w:val="0"/>
            <w:lang w:val="en-US"/>
          </w:rPr>
          <w:tab/>
        </w:r>
        <w:r w:rsidRPr="00CC5AD8">
          <w:rPr>
            <w:rStyle w:val="Hyperlink"/>
          </w:rPr>
          <w:t>Technical clarification</w:t>
        </w:r>
        <w:r>
          <w:rPr>
            <w:webHidden/>
          </w:rPr>
          <w:tab/>
        </w:r>
        <w:r>
          <w:rPr>
            <w:webHidden/>
          </w:rPr>
          <w:fldChar w:fldCharType="begin"/>
        </w:r>
        <w:r>
          <w:rPr>
            <w:webHidden/>
          </w:rPr>
          <w:instrText xml:space="preserve"> PAGEREF _Toc308600740 \h </w:instrText>
        </w:r>
        <w:r>
          <w:rPr>
            <w:webHidden/>
          </w:rPr>
        </w:r>
      </w:ins>
      <w:r>
        <w:rPr>
          <w:rFonts w:hint="eastAsia"/>
          <w:webHidden/>
        </w:rPr>
        <w:fldChar w:fldCharType="separate"/>
      </w:r>
      <w:ins w:id="153" w:author="40202267" w:date="2011-11-09T11:17:00Z">
        <w:r>
          <w:rPr>
            <w:rFonts w:hint="eastAsia"/>
            <w:webHidden/>
          </w:rPr>
          <w:t>45</w:t>
        </w:r>
      </w:ins>
      <w:ins w:id="154" w:author="40202267" w:date="2011-11-09T11:16:00Z">
        <w:r>
          <w:rPr>
            <w:webHidden/>
          </w:rPr>
          <w:fldChar w:fldCharType="end"/>
        </w:r>
        <w:r w:rsidRPr="00CC5AD8">
          <w:rPr>
            <w:rStyle w:val="Hyperlink"/>
          </w:rPr>
          <w:fldChar w:fldCharType="end"/>
        </w:r>
      </w:ins>
    </w:p>
    <w:p w:rsidR="001317AF" w:rsidRDefault="001317AF">
      <w:pPr>
        <w:pStyle w:val="TOC2"/>
        <w:rPr>
          <w:ins w:id="155" w:author="40202267" w:date="2011-11-09T11:16:00Z"/>
          <w:rFonts w:asciiTheme="minorHAnsi" w:eastAsiaTheme="minorEastAsia" w:hAnsiTheme="minorHAnsi" w:cstheme="minorBidi"/>
          <w:sz w:val="22"/>
          <w:szCs w:val="22"/>
          <w:lang w:val="en-US"/>
        </w:rPr>
      </w:pPr>
      <w:ins w:id="156" w:author="40202267" w:date="2011-11-09T11:16:00Z">
        <w:r w:rsidRPr="00CC5AD8">
          <w:rPr>
            <w:rStyle w:val="Hyperlink"/>
          </w:rPr>
          <w:fldChar w:fldCharType="begin"/>
        </w:r>
        <w:r w:rsidRPr="00CC5AD8">
          <w:rPr>
            <w:rStyle w:val="Hyperlink"/>
          </w:rPr>
          <w:instrText xml:space="preserve"> </w:instrText>
        </w:r>
        <w:r>
          <w:instrText>HYPERLINK \l "_Toc308600741"</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7.1</w:t>
        </w:r>
        <w:r>
          <w:rPr>
            <w:rFonts w:asciiTheme="minorHAnsi" w:eastAsiaTheme="minorEastAsia" w:hAnsiTheme="minorHAnsi" w:cstheme="minorBidi"/>
            <w:sz w:val="22"/>
            <w:szCs w:val="22"/>
            <w:lang w:val="en-US"/>
          </w:rPr>
          <w:tab/>
        </w:r>
        <w:r w:rsidRPr="00CC5AD8">
          <w:rPr>
            <w:rStyle w:val="Hyperlink"/>
            <w:b/>
          </w:rPr>
          <w:t>Technical Clarification Procedure</w:t>
        </w:r>
        <w:r>
          <w:rPr>
            <w:webHidden/>
          </w:rPr>
          <w:tab/>
        </w:r>
        <w:r>
          <w:rPr>
            <w:webHidden/>
          </w:rPr>
          <w:fldChar w:fldCharType="begin"/>
        </w:r>
        <w:r>
          <w:rPr>
            <w:webHidden/>
          </w:rPr>
          <w:instrText xml:space="preserve"> PAGEREF _Toc308600741 \h </w:instrText>
        </w:r>
        <w:r>
          <w:rPr>
            <w:webHidden/>
          </w:rPr>
        </w:r>
      </w:ins>
      <w:r>
        <w:rPr>
          <w:webHidden/>
        </w:rPr>
        <w:fldChar w:fldCharType="separate"/>
      </w:r>
      <w:ins w:id="157" w:author="40202267" w:date="2011-11-09T11:17:00Z">
        <w:r>
          <w:rPr>
            <w:webHidden/>
          </w:rPr>
          <w:t>45</w:t>
        </w:r>
      </w:ins>
      <w:ins w:id="158" w:author="40202267" w:date="2011-11-09T11:16:00Z">
        <w:r>
          <w:rPr>
            <w:webHidden/>
          </w:rPr>
          <w:fldChar w:fldCharType="end"/>
        </w:r>
        <w:r w:rsidRPr="00CC5AD8">
          <w:rPr>
            <w:rStyle w:val="Hyperlink"/>
          </w:rPr>
          <w:fldChar w:fldCharType="end"/>
        </w:r>
      </w:ins>
    </w:p>
    <w:p w:rsidR="001317AF" w:rsidRDefault="001317AF">
      <w:pPr>
        <w:pStyle w:val="TOC1"/>
        <w:rPr>
          <w:ins w:id="159" w:author="40202267" w:date="2011-11-09T11:16:00Z"/>
          <w:rFonts w:asciiTheme="minorHAnsi" w:eastAsiaTheme="minorEastAsia" w:hAnsiTheme="minorHAnsi" w:cstheme="minorBidi"/>
          <w:b w:val="0"/>
          <w:caps w:val="0"/>
          <w:lang w:val="en-US"/>
        </w:rPr>
      </w:pPr>
      <w:ins w:id="160" w:author="40202267" w:date="2011-11-09T11:16:00Z">
        <w:r w:rsidRPr="00CC5AD8">
          <w:rPr>
            <w:rStyle w:val="Hyperlink"/>
          </w:rPr>
          <w:fldChar w:fldCharType="begin"/>
        </w:r>
        <w:r w:rsidRPr="00CC5AD8">
          <w:rPr>
            <w:rStyle w:val="Hyperlink"/>
          </w:rPr>
          <w:instrText xml:space="preserve"> </w:instrText>
        </w:r>
        <w:r>
          <w:instrText>HYPERLINK \l "_Toc308600742"</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8</w:t>
        </w:r>
        <w:r>
          <w:rPr>
            <w:rFonts w:asciiTheme="minorHAnsi" w:eastAsiaTheme="minorEastAsia" w:hAnsiTheme="minorHAnsi" w:cstheme="minorBidi"/>
            <w:b w:val="0"/>
            <w:caps w:val="0"/>
            <w:lang w:val="en-US"/>
          </w:rPr>
          <w:tab/>
        </w:r>
        <w:r w:rsidRPr="00CC5AD8">
          <w:rPr>
            <w:rStyle w:val="Hyperlink"/>
          </w:rPr>
          <w:t>ICSS Change Management</w:t>
        </w:r>
        <w:r>
          <w:rPr>
            <w:webHidden/>
          </w:rPr>
          <w:tab/>
        </w:r>
        <w:r>
          <w:rPr>
            <w:webHidden/>
          </w:rPr>
          <w:fldChar w:fldCharType="begin"/>
        </w:r>
        <w:r>
          <w:rPr>
            <w:webHidden/>
          </w:rPr>
          <w:instrText xml:space="preserve"> PAGEREF _Toc308600742 \h </w:instrText>
        </w:r>
        <w:r>
          <w:rPr>
            <w:webHidden/>
          </w:rPr>
        </w:r>
      </w:ins>
      <w:r>
        <w:rPr>
          <w:rFonts w:hint="eastAsia"/>
          <w:webHidden/>
        </w:rPr>
        <w:fldChar w:fldCharType="separate"/>
      </w:r>
      <w:ins w:id="161" w:author="40202267" w:date="2011-11-09T11:17:00Z">
        <w:r>
          <w:rPr>
            <w:rFonts w:hint="eastAsia"/>
            <w:webHidden/>
          </w:rPr>
          <w:t>46</w:t>
        </w:r>
      </w:ins>
      <w:ins w:id="162" w:author="40202267" w:date="2011-11-09T11:16:00Z">
        <w:r>
          <w:rPr>
            <w:webHidden/>
          </w:rPr>
          <w:fldChar w:fldCharType="end"/>
        </w:r>
        <w:r w:rsidRPr="00CC5AD8">
          <w:rPr>
            <w:rStyle w:val="Hyperlink"/>
          </w:rPr>
          <w:fldChar w:fldCharType="end"/>
        </w:r>
      </w:ins>
    </w:p>
    <w:p w:rsidR="001317AF" w:rsidRDefault="001317AF">
      <w:pPr>
        <w:pStyle w:val="TOC2"/>
        <w:rPr>
          <w:ins w:id="163" w:author="40202267" w:date="2011-11-09T11:16:00Z"/>
          <w:rFonts w:asciiTheme="minorHAnsi" w:eastAsiaTheme="minorEastAsia" w:hAnsiTheme="minorHAnsi" w:cstheme="minorBidi"/>
          <w:sz w:val="22"/>
          <w:szCs w:val="22"/>
          <w:lang w:val="en-US"/>
        </w:rPr>
      </w:pPr>
      <w:ins w:id="164" w:author="40202267" w:date="2011-11-09T11:16:00Z">
        <w:r w:rsidRPr="00CC5AD8">
          <w:rPr>
            <w:rStyle w:val="Hyperlink"/>
          </w:rPr>
          <w:fldChar w:fldCharType="begin"/>
        </w:r>
        <w:r w:rsidRPr="00CC5AD8">
          <w:rPr>
            <w:rStyle w:val="Hyperlink"/>
          </w:rPr>
          <w:instrText xml:space="preserve"> </w:instrText>
        </w:r>
        <w:r>
          <w:instrText>HYPERLINK \l "_Toc308600743"</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8.1</w:t>
        </w:r>
        <w:r>
          <w:rPr>
            <w:rFonts w:asciiTheme="minorHAnsi" w:eastAsiaTheme="minorEastAsia" w:hAnsiTheme="minorHAnsi" w:cstheme="minorBidi"/>
            <w:sz w:val="22"/>
            <w:szCs w:val="22"/>
            <w:lang w:val="en-US"/>
          </w:rPr>
          <w:tab/>
        </w:r>
        <w:r w:rsidRPr="00CC5AD8">
          <w:rPr>
            <w:rStyle w:val="Hyperlink"/>
            <w:b/>
          </w:rPr>
          <w:t>Change Request Procedure</w:t>
        </w:r>
        <w:r>
          <w:rPr>
            <w:webHidden/>
          </w:rPr>
          <w:tab/>
        </w:r>
        <w:r>
          <w:rPr>
            <w:webHidden/>
          </w:rPr>
          <w:fldChar w:fldCharType="begin"/>
        </w:r>
        <w:r>
          <w:rPr>
            <w:webHidden/>
          </w:rPr>
          <w:instrText xml:space="preserve"> PAGEREF _Toc308600743 \h </w:instrText>
        </w:r>
        <w:r>
          <w:rPr>
            <w:webHidden/>
          </w:rPr>
        </w:r>
      </w:ins>
      <w:r>
        <w:rPr>
          <w:webHidden/>
        </w:rPr>
        <w:fldChar w:fldCharType="separate"/>
      </w:r>
      <w:ins w:id="165" w:author="40202267" w:date="2011-11-09T11:17:00Z">
        <w:r>
          <w:rPr>
            <w:webHidden/>
          </w:rPr>
          <w:t>46</w:t>
        </w:r>
      </w:ins>
      <w:ins w:id="166" w:author="40202267" w:date="2011-11-09T11:16:00Z">
        <w:r>
          <w:rPr>
            <w:webHidden/>
          </w:rPr>
          <w:fldChar w:fldCharType="end"/>
        </w:r>
        <w:r w:rsidRPr="00CC5AD8">
          <w:rPr>
            <w:rStyle w:val="Hyperlink"/>
          </w:rPr>
          <w:fldChar w:fldCharType="end"/>
        </w:r>
      </w:ins>
    </w:p>
    <w:p w:rsidR="001317AF" w:rsidRDefault="001317AF">
      <w:pPr>
        <w:pStyle w:val="TOC2"/>
        <w:rPr>
          <w:ins w:id="167" w:author="40202267" w:date="2011-11-09T11:16:00Z"/>
          <w:rFonts w:asciiTheme="minorHAnsi" w:eastAsiaTheme="minorEastAsia" w:hAnsiTheme="minorHAnsi" w:cstheme="minorBidi"/>
          <w:sz w:val="22"/>
          <w:szCs w:val="22"/>
          <w:lang w:val="en-US"/>
        </w:rPr>
      </w:pPr>
      <w:ins w:id="168" w:author="40202267" w:date="2011-11-09T11:16:00Z">
        <w:r w:rsidRPr="00CC5AD8">
          <w:rPr>
            <w:rStyle w:val="Hyperlink"/>
          </w:rPr>
          <w:fldChar w:fldCharType="begin"/>
        </w:r>
        <w:r w:rsidRPr="00CC5AD8">
          <w:rPr>
            <w:rStyle w:val="Hyperlink"/>
          </w:rPr>
          <w:instrText xml:space="preserve"> </w:instrText>
        </w:r>
        <w:r>
          <w:instrText>HYPERLINK \l "_Toc308600744"</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8.2</w:t>
        </w:r>
        <w:r>
          <w:rPr>
            <w:rFonts w:asciiTheme="minorHAnsi" w:eastAsiaTheme="minorEastAsia" w:hAnsiTheme="minorHAnsi" w:cstheme="minorBidi"/>
            <w:sz w:val="22"/>
            <w:szCs w:val="22"/>
            <w:lang w:val="en-US"/>
          </w:rPr>
          <w:tab/>
        </w:r>
        <w:r w:rsidRPr="00CC5AD8">
          <w:rPr>
            <w:rStyle w:val="Hyperlink"/>
            <w:b/>
          </w:rPr>
          <w:t>Change Management Process</w:t>
        </w:r>
        <w:r>
          <w:rPr>
            <w:webHidden/>
          </w:rPr>
          <w:tab/>
        </w:r>
        <w:r>
          <w:rPr>
            <w:webHidden/>
          </w:rPr>
          <w:fldChar w:fldCharType="begin"/>
        </w:r>
        <w:r>
          <w:rPr>
            <w:webHidden/>
          </w:rPr>
          <w:instrText xml:space="preserve"> PAGEREF _Toc308600744 \h </w:instrText>
        </w:r>
        <w:r>
          <w:rPr>
            <w:webHidden/>
          </w:rPr>
        </w:r>
      </w:ins>
      <w:r>
        <w:rPr>
          <w:webHidden/>
        </w:rPr>
        <w:fldChar w:fldCharType="separate"/>
      </w:r>
      <w:ins w:id="169" w:author="40202267" w:date="2011-11-09T11:17:00Z">
        <w:r>
          <w:rPr>
            <w:webHidden/>
          </w:rPr>
          <w:t>46</w:t>
        </w:r>
      </w:ins>
      <w:ins w:id="170" w:author="40202267" w:date="2011-11-09T11:16:00Z">
        <w:r>
          <w:rPr>
            <w:webHidden/>
          </w:rPr>
          <w:fldChar w:fldCharType="end"/>
        </w:r>
        <w:r w:rsidRPr="00CC5AD8">
          <w:rPr>
            <w:rStyle w:val="Hyperlink"/>
          </w:rPr>
          <w:fldChar w:fldCharType="end"/>
        </w:r>
      </w:ins>
    </w:p>
    <w:p w:rsidR="001317AF" w:rsidRDefault="001317AF">
      <w:pPr>
        <w:pStyle w:val="TOC1"/>
        <w:rPr>
          <w:ins w:id="171" w:author="40202267" w:date="2011-11-09T11:16:00Z"/>
          <w:rFonts w:asciiTheme="minorHAnsi" w:eastAsiaTheme="minorEastAsia" w:hAnsiTheme="minorHAnsi" w:cstheme="minorBidi"/>
          <w:b w:val="0"/>
          <w:caps w:val="0"/>
          <w:lang w:val="en-US"/>
        </w:rPr>
      </w:pPr>
      <w:ins w:id="172" w:author="40202267" w:date="2011-11-09T11:16:00Z">
        <w:r w:rsidRPr="00CC5AD8">
          <w:rPr>
            <w:rStyle w:val="Hyperlink"/>
          </w:rPr>
          <w:fldChar w:fldCharType="begin"/>
        </w:r>
        <w:r w:rsidRPr="00CC5AD8">
          <w:rPr>
            <w:rStyle w:val="Hyperlink"/>
          </w:rPr>
          <w:instrText xml:space="preserve"> </w:instrText>
        </w:r>
        <w:r>
          <w:instrText>HYPERLINK \l "_Toc308600745"</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w:t>
        </w:r>
        <w:r>
          <w:rPr>
            <w:rFonts w:asciiTheme="minorHAnsi" w:eastAsiaTheme="minorEastAsia" w:hAnsiTheme="minorHAnsi" w:cstheme="minorBidi"/>
            <w:b w:val="0"/>
            <w:caps w:val="0"/>
            <w:lang w:val="en-US"/>
          </w:rPr>
          <w:tab/>
        </w:r>
        <w:r w:rsidRPr="00CC5AD8">
          <w:rPr>
            <w:rStyle w:val="Hyperlink"/>
          </w:rPr>
          <w:t>Document Handling</w:t>
        </w:r>
        <w:r>
          <w:rPr>
            <w:webHidden/>
          </w:rPr>
          <w:tab/>
        </w:r>
        <w:r>
          <w:rPr>
            <w:webHidden/>
          </w:rPr>
          <w:fldChar w:fldCharType="begin"/>
        </w:r>
        <w:r>
          <w:rPr>
            <w:webHidden/>
          </w:rPr>
          <w:instrText xml:space="preserve"> PAGEREF _Toc308600745 \h </w:instrText>
        </w:r>
        <w:r>
          <w:rPr>
            <w:webHidden/>
          </w:rPr>
        </w:r>
      </w:ins>
      <w:r>
        <w:rPr>
          <w:rFonts w:hint="eastAsia"/>
          <w:webHidden/>
        </w:rPr>
        <w:fldChar w:fldCharType="separate"/>
      </w:r>
      <w:ins w:id="173" w:author="40202267" w:date="2011-11-09T11:17:00Z">
        <w:r>
          <w:rPr>
            <w:rFonts w:hint="eastAsia"/>
            <w:webHidden/>
          </w:rPr>
          <w:t>48</w:t>
        </w:r>
      </w:ins>
      <w:ins w:id="174" w:author="40202267" w:date="2011-11-09T11:16:00Z">
        <w:r>
          <w:rPr>
            <w:webHidden/>
          </w:rPr>
          <w:fldChar w:fldCharType="end"/>
        </w:r>
        <w:r w:rsidRPr="00CC5AD8">
          <w:rPr>
            <w:rStyle w:val="Hyperlink"/>
          </w:rPr>
          <w:fldChar w:fldCharType="end"/>
        </w:r>
      </w:ins>
    </w:p>
    <w:p w:rsidR="001317AF" w:rsidRDefault="001317AF">
      <w:pPr>
        <w:pStyle w:val="TOC2"/>
        <w:rPr>
          <w:ins w:id="175" w:author="40202267" w:date="2011-11-09T11:16:00Z"/>
          <w:rFonts w:asciiTheme="minorHAnsi" w:eastAsiaTheme="minorEastAsia" w:hAnsiTheme="minorHAnsi" w:cstheme="minorBidi"/>
          <w:sz w:val="22"/>
          <w:szCs w:val="22"/>
          <w:lang w:val="en-US"/>
        </w:rPr>
      </w:pPr>
      <w:ins w:id="176" w:author="40202267" w:date="2011-11-09T11:16:00Z">
        <w:r w:rsidRPr="00CC5AD8">
          <w:rPr>
            <w:rStyle w:val="Hyperlink"/>
          </w:rPr>
          <w:fldChar w:fldCharType="begin"/>
        </w:r>
        <w:r w:rsidRPr="00CC5AD8">
          <w:rPr>
            <w:rStyle w:val="Hyperlink"/>
          </w:rPr>
          <w:instrText xml:space="preserve"> </w:instrText>
        </w:r>
        <w:r>
          <w:instrText>HYPERLINK \l "_Toc308600746"</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9.1</w:t>
        </w:r>
        <w:r>
          <w:rPr>
            <w:rFonts w:asciiTheme="minorHAnsi" w:eastAsiaTheme="minorEastAsia" w:hAnsiTheme="minorHAnsi" w:cstheme="minorBidi"/>
            <w:sz w:val="22"/>
            <w:szCs w:val="22"/>
            <w:lang w:val="en-US"/>
          </w:rPr>
          <w:tab/>
        </w:r>
        <w:r w:rsidRPr="00CC5AD8">
          <w:rPr>
            <w:rStyle w:val="Hyperlink"/>
            <w:b/>
          </w:rPr>
          <w:t>ICSS Supplier FEED/PRE-FID and Project Documents relationship</w:t>
        </w:r>
        <w:r>
          <w:rPr>
            <w:webHidden/>
          </w:rPr>
          <w:tab/>
        </w:r>
        <w:r>
          <w:rPr>
            <w:webHidden/>
          </w:rPr>
          <w:fldChar w:fldCharType="begin"/>
        </w:r>
        <w:r>
          <w:rPr>
            <w:webHidden/>
          </w:rPr>
          <w:instrText xml:space="preserve"> PAGEREF _Toc308600746 \h </w:instrText>
        </w:r>
        <w:r>
          <w:rPr>
            <w:webHidden/>
          </w:rPr>
        </w:r>
      </w:ins>
      <w:r>
        <w:rPr>
          <w:webHidden/>
        </w:rPr>
        <w:fldChar w:fldCharType="separate"/>
      </w:r>
      <w:ins w:id="177" w:author="40202267" w:date="2011-11-09T11:17:00Z">
        <w:r>
          <w:rPr>
            <w:webHidden/>
          </w:rPr>
          <w:t>48</w:t>
        </w:r>
      </w:ins>
      <w:ins w:id="178" w:author="40202267" w:date="2011-11-09T11:16:00Z">
        <w:r>
          <w:rPr>
            <w:webHidden/>
          </w:rPr>
          <w:fldChar w:fldCharType="end"/>
        </w:r>
        <w:r w:rsidRPr="00CC5AD8">
          <w:rPr>
            <w:rStyle w:val="Hyperlink"/>
          </w:rPr>
          <w:fldChar w:fldCharType="end"/>
        </w:r>
      </w:ins>
    </w:p>
    <w:p w:rsidR="001317AF" w:rsidRDefault="001317AF">
      <w:pPr>
        <w:pStyle w:val="TOC2"/>
        <w:rPr>
          <w:ins w:id="179" w:author="40202267" w:date="2011-11-09T11:16:00Z"/>
          <w:rFonts w:asciiTheme="minorHAnsi" w:eastAsiaTheme="minorEastAsia" w:hAnsiTheme="minorHAnsi" w:cstheme="minorBidi"/>
          <w:sz w:val="22"/>
          <w:szCs w:val="22"/>
          <w:lang w:val="en-US"/>
        </w:rPr>
      </w:pPr>
      <w:ins w:id="180" w:author="40202267" w:date="2011-11-09T11:16:00Z">
        <w:r w:rsidRPr="00CC5AD8">
          <w:rPr>
            <w:rStyle w:val="Hyperlink"/>
          </w:rPr>
          <w:fldChar w:fldCharType="begin"/>
        </w:r>
        <w:r w:rsidRPr="00CC5AD8">
          <w:rPr>
            <w:rStyle w:val="Hyperlink"/>
          </w:rPr>
          <w:instrText xml:space="preserve"> </w:instrText>
        </w:r>
        <w:r>
          <w:instrText>HYPERLINK \l "_Toc308600747"</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9.2</w:t>
        </w:r>
        <w:r>
          <w:rPr>
            <w:rFonts w:asciiTheme="minorHAnsi" w:eastAsiaTheme="minorEastAsia" w:hAnsiTheme="minorHAnsi" w:cstheme="minorBidi"/>
            <w:sz w:val="22"/>
            <w:szCs w:val="22"/>
            <w:lang w:val="en-US"/>
          </w:rPr>
          <w:tab/>
        </w:r>
        <w:r w:rsidRPr="00CC5AD8">
          <w:rPr>
            <w:rStyle w:val="Hyperlink"/>
            <w:b/>
          </w:rPr>
          <w:t>Document Server, Software Platform &amp; Applications</w:t>
        </w:r>
        <w:r>
          <w:rPr>
            <w:webHidden/>
          </w:rPr>
          <w:tab/>
        </w:r>
        <w:r>
          <w:rPr>
            <w:webHidden/>
          </w:rPr>
          <w:fldChar w:fldCharType="begin"/>
        </w:r>
        <w:r>
          <w:rPr>
            <w:webHidden/>
          </w:rPr>
          <w:instrText xml:space="preserve"> PAGEREF _Toc308600747 \h </w:instrText>
        </w:r>
        <w:r>
          <w:rPr>
            <w:webHidden/>
          </w:rPr>
        </w:r>
      </w:ins>
      <w:r>
        <w:rPr>
          <w:webHidden/>
        </w:rPr>
        <w:fldChar w:fldCharType="separate"/>
      </w:r>
      <w:ins w:id="181" w:author="40202267" w:date="2011-11-09T11:17:00Z">
        <w:r>
          <w:rPr>
            <w:webHidden/>
          </w:rPr>
          <w:t>50</w:t>
        </w:r>
      </w:ins>
      <w:ins w:id="182" w:author="40202267" w:date="2011-11-09T11:16:00Z">
        <w:r>
          <w:rPr>
            <w:webHidden/>
          </w:rPr>
          <w:fldChar w:fldCharType="end"/>
        </w:r>
        <w:r w:rsidRPr="00CC5AD8">
          <w:rPr>
            <w:rStyle w:val="Hyperlink"/>
          </w:rPr>
          <w:fldChar w:fldCharType="end"/>
        </w:r>
      </w:ins>
    </w:p>
    <w:p w:rsidR="001317AF" w:rsidRDefault="001317AF">
      <w:pPr>
        <w:pStyle w:val="TOC2"/>
        <w:rPr>
          <w:ins w:id="183" w:author="40202267" w:date="2011-11-09T11:16:00Z"/>
          <w:rFonts w:asciiTheme="minorHAnsi" w:eastAsiaTheme="minorEastAsia" w:hAnsiTheme="minorHAnsi" w:cstheme="minorBidi"/>
          <w:sz w:val="22"/>
          <w:szCs w:val="22"/>
          <w:lang w:val="en-US"/>
        </w:rPr>
      </w:pPr>
      <w:ins w:id="184" w:author="40202267" w:date="2011-11-09T11:16:00Z">
        <w:r w:rsidRPr="00CC5AD8">
          <w:rPr>
            <w:rStyle w:val="Hyperlink"/>
          </w:rPr>
          <w:fldChar w:fldCharType="begin"/>
        </w:r>
        <w:r w:rsidRPr="00CC5AD8">
          <w:rPr>
            <w:rStyle w:val="Hyperlink"/>
          </w:rPr>
          <w:instrText xml:space="preserve"> </w:instrText>
        </w:r>
        <w:r>
          <w:instrText>HYPERLINK \l "_Toc308600748"</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9.3</w:t>
        </w:r>
        <w:r>
          <w:rPr>
            <w:rFonts w:asciiTheme="minorHAnsi" w:eastAsiaTheme="minorEastAsia" w:hAnsiTheme="minorHAnsi" w:cstheme="minorBidi"/>
            <w:sz w:val="22"/>
            <w:szCs w:val="22"/>
            <w:lang w:val="en-US"/>
          </w:rPr>
          <w:tab/>
        </w:r>
        <w:r w:rsidRPr="00CC5AD8">
          <w:rPr>
            <w:rStyle w:val="Hyperlink"/>
            <w:b/>
          </w:rPr>
          <w:t>Document Controller</w:t>
        </w:r>
        <w:r>
          <w:rPr>
            <w:webHidden/>
          </w:rPr>
          <w:tab/>
        </w:r>
        <w:r>
          <w:rPr>
            <w:webHidden/>
          </w:rPr>
          <w:fldChar w:fldCharType="begin"/>
        </w:r>
        <w:r>
          <w:rPr>
            <w:webHidden/>
          </w:rPr>
          <w:instrText xml:space="preserve"> PAGEREF _Toc308600748 \h </w:instrText>
        </w:r>
        <w:r>
          <w:rPr>
            <w:webHidden/>
          </w:rPr>
        </w:r>
      </w:ins>
      <w:r>
        <w:rPr>
          <w:webHidden/>
        </w:rPr>
        <w:fldChar w:fldCharType="separate"/>
      </w:r>
      <w:ins w:id="185" w:author="40202267" w:date="2011-11-09T11:17:00Z">
        <w:r>
          <w:rPr>
            <w:webHidden/>
          </w:rPr>
          <w:t>50</w:t>
        </w:r>
      </w:ins>
      <w:ins w:id="186" w:author="40202267" w:date="2011-11-09T11:16:00Z">
        <w:r>
          <w:rPr>
            <w:webHidden/>
          </w:rPr>
          <w:fldChar w:fldCharType="end"/>
        </w:r>
        <w:r w:rsidRPr="00CC5AD8">
          <w:rPr>
            <w:rStyle w:val="Hyperlink"/>
          </w:rPr>
          <w:fldChar w:fldCharType="end"/>
        </w:r>
      </w:ins>
    </w:p>
    <w:p w:rsidR="001317AF" w:rsidRDefault="001317AF">
      <w:pPr>
        <w:pStyle w:val="TOC2"/>
        <w:rPr>
          <w:ins w:id="187" w:author="40202267" w:date="2011-11-09T11:16:00Z"/>
          <w:rFonts w:asciiTheme="minorHAnsi" w:eastAsiaTheme="minorEastAsia" w:hAnsiTheme="minorHAnsi" w:cstheme="minorBidi"/>
          <w:sz w:val="22"/>
          <w:szCs w:val="22"/>
          <w:lang w:val="en-US"/>
        </w:rPr>
      </w:pPr>
      <w:ins w:id="188" w:author="40202267" w:date="2011-11-09T11:16:00Z">
        <w:r w:rsidRPr="00CC5AD8">
          <w:rPr>
            <w:rStyle w:val="Hyperlink"/>
          </w:rPr>
          <w:fldChar w:fldCharType="begin"/>
        </w:r>
        <w:r w:rsidRPr="00CC5AD8">
          <w:rPr>
            <w:rStyle w:val="Hyperlink"/>
          </w:rPr>
          <w:instrText xml:space="preserve"> </w:instrText>
        </w:r>
        <w:r>
          <w:instrText>HYPERLINK \l "_Toc308600749"</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9.4</w:t>
        </w:r>
        <w:r>
          <w:rPr>
            <w:rFonts w:asciiTheme="minorHAnsi" w:eastAsiaTheme="minorEastAsia" w:hAnsiTheme="minorHAnsi" w:cstheme="minorBidi"/>
            <w:sz w:val="22"/>
            <w:szCs w:val="22"/>
            <w:lang w:val="en-US"/>
          </w:rPr>
          <w:tab/>
        </w:r>
        <w:r w:rsidRPr="00CC5AD8">
          <w:rPr>
            <w:rStyle w:val="Hyperlink"/>
            <w:b/>
          </w:rPr>
          <w:t>ICSS Project Documents</w:t>
        </w:r>
        <w:r>
          <w:rPr>
            <w:webHidden/>
          </w:rPr>
          <w:tab/>
        </w:r>
        <w:r>
          <w:rPr>
            <w:webHidden/>
          </w:rPr>
          <w:fldChar w:fldCharType="begin"/>
        </w:r>
        <w:r>
          <w:rPr>
            <w:webHidden/>
          </w:rPr>
          <w:instrText xml:space="preserve"> PAGEREF _Toc308600749 \h </w:instrText>
        </w:r>
        <w:r>
          <w:rPr>
            <w:webHidden/>
          </w:rPr>
        </w:r>
      </w:ins>
      <w:r>
        <w:rPr>
          <w:webHidden/>
        </w:rPr>
        <w:fldChar w:fldCharType="separate"/>
      </w:r>
      <w:ins w:id="189" w:author="40202267" w:date="2011-11-09T11:17:00Z">
        <w:r>
          <w:rPr>
            <w:webHidden/>
          </w:rPr>
          <w:t>50</w:t>
        </w:r>
      </w:ins>
      <w:ins w:id="190" w:author="40202267" w:date="2011-11-09T11:16:00Z">
        <w:r>
          <w:rPr>
            <w:webHidden/>
          </w:rPr>
          <w:fldChar w:fldCharType="end"/>
        </w:r>
        <w:r w:rsidRPr="00CC5AD8">
          <w:rPr>
            <w:rStyle w:val="Hyperlink"/>
          </w:rPr>
          <w:fldChar w:fldCharType="end"/>
        </w:r>
      </w:ins>
    </w:p>
    <w:p w:rsidR="001317AF" w:rsidRDefault="001317AF">
      <w:pPr>
        <w:pStyle w:val="TOC2"/>
        <w:rPr>
          <w:ins w:id="191" w:author="40202267" w:date="2011-11-09T11:16:00Z"/>
          <w:rFonts w:asciiTheme="minorHAnsi" w:eastAsiaTheme="minorEastAsia" w:hAnsiTheme="minorHAnsi" w:cstheme="minorBidi"/>
          <w:sz w:val="22"/>
          <w:szCs w:val="22"/>
          <w:lang w:val="en-US"/>
        </w:rPr>
      </w:pPr>
      <w:ins w:id="192" w:author="40202267" w:date="2011-11-09T11:16:00Z">
        <w:r w:rsidRPr="00CC5AD8">
          <w:rPr>
            <w:rStyle w:val="Hyperlink"/>
          </w:rPr>
          <w:fldChar w:fldCharType="begin"/>
        </w:r>
        <w:r w:rsidRPr="00CC5AD8">
          <w:rPr>
            <w:rStyle w:val="Hyperlink"/>
          </w:rPr>
          <w:instrText xml:space="preserve"> </w:instrText>
        </w:r>
        <w:r>
          <w:instrText>HYPERLINK \l "_Toc308600750"</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9.5</w:t>
        </w:r>
        <w:r>
          <w:rPr>
            <w:rFonts w:asciiTheme="minorHAnsi" w:eastAsiaTheme="minorEastAsia" w:hAnsiTheme="minorHAnsi" w:cstheme="minorBidi"/>
            <w:sz w:val="22"/>
            <w:szCs w:val="22"/>
            <w:lang w:val="en-US"/>
          </w:rPr>
          <w:tab/>
        </w:r>
        <w:r w:rsidRPr="00CC5AD8">
          <w:rPr>
            <w:rStyle w:val="Hyperlink"/>
            <w:b/>
          </w:rPr>
          <w:t>Document Approval</w:t>
        </w:r>
        <w:r>
          <w:rPr>
            <w:webHidden/>
          </w:rPr>
          <w:tab/>
        </w:r>
        <w:r>
          <w:rPr>
            <w:webHidden/>
          </w:rPr>
          <w:fldChar w:fldCharType="begin"/>
        </w:r>
        <w:r>
          <w:rPr>
            <w:webHidden/>
          </w:rPr>
          <w:instrText xml:space="preserve"> PAGEREF _Toc308600750 \h </w:instrText>
        </w:r>
        <w:r>
          <w:rPr>
            <w:webHidden/>
          </w:rPr>
        </w:r>
      </w:ins>
      <w:r>
        <w:rPr>
          <w:webHidden/>
        </w:rPr>
        <w:fldChar w:fldCharType="separate"/>
      </w:r>
      <w:ins w:id="193" w:author="40202267" w:date="2011-11-09T11:17:00Z">
        <w:r>
          <w:rPr>
            <w:webHidden/>
          </w:rPr>
          <w:t>52</w:t>
        </w:r>
      </w:ins>
      <w:ins w:id="194" w:author="40202267" w:date="2011-11-09T11:16:00Z">
        <w:r>
          <w:rPr>
            <w:webHidden/>
          </w:rPr>
          <w:fldChar w:fldCharType="end"/>
        </w:r>
        <w:r w:rsidRPr="00CC5AD8">
          <w:rPr>
            <w:rStyle w:val="Hyperlink"/>
          </w:rPr>
          <w:fldChar w:fldCharType="end"/>
        </w:r>
      </w:ins>
    </w:p>
    <w:p w:rsidR="001317AF" w:rsidRDefault="001317AF">
      <w:pPr>
        <w:pStyle w:val="TOC2"/>
        <w:rPr>
          <w:ins w:id="195" w:author="40202267" w:date="2011-11-09T11:16:00Z"/>
          <w:rFonts w:asciiTheme="minorHAnsi" w:eastAsiaTheme="minorEastAsia" w:hAnsiTheme="minorHAnsi" w:cstheme="minorBidi"/>
          <w:sz w:val="22"/>
          <w:szCs w:val="22"/>
          <w:lang w:val="en-US"/>
        </w:rPr>
      </w:pPr>
      <w:ins w:id="196" w:author="40202267" w:date="2011-11-09T11:16:00Z">
        <w:r w:rsidRPr="00CC5AD8">
          <w:rPr>
            <w:rStyle w:val="Hyperlink"/>
          </w:rPr>
          <w:fldChar w:fldCharType="begin"/>
        </w:r>
        <w:r w:rsidRPr="00CC5AD8">
          <w:rPr>
            <w:rStyle w:val="Hyperlink"/>
          </w:rPr>
          <w:instrText xml:space="preserve"> </w:instrText>
        </w:r>
        <w:r>
          <w:instrText>HYPERLINK \l "_Toc308600751"</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9.6</w:t>
        </w:r>
        <w:r>
          <w:rPr>
            <w:rFonts w:asciiTheme="minorHAnsi" w:eastAsiaTheme="minorEastAsia" w:hAnsiTheme="minorHAnsi" w:cstheme="minorBidi"/>
            <w:sz w:val="22"/>
            <w:szCs w:val="22"/>
            <w:lang w:val="en-US"/>
          </w:rPr>
          <w:tab/>
        </w:r>
        <w:r w:rsidRPr="00CC5AD8">
          <w:rPr>
            <w:rStyle w:val="Hyperlink"/>
            <w:b/>
          </w:rPr>
          <w:t>Document Format</w:t>
        </w:r>
        <w:r>
          <w:rPr>
            <w:webHidden/>
          </w:rPr>
          <w:tab/>
        </w:r>
        <w:r>
          <w:rPr>
            <w:webHidden/>
          </w:rPr>
          <w:fldChar w:fldCharType="begin"/>
        </w:r>
        <w:r>
          <w:rPr>
            <w:webHidden/>
          </w:rPr>
          <w:instrText xml:space="preserve"> PAGEREF _Toc308600751 \h </w:instrText>
        </w:r>
        <w:r>
          <w:rPr>
            <w:webHidden/>
          </w:rPr>
        </w:r>
      </w:ins>
      <w:r>
        <w:rPr>
          <w:webHidden/>
        </w:rPr>
        <w:fldChar w:fldCharType="separate"/>
      </w:r>
      <w:ins w:id="197" w:author="40202267" w:date="2011-11-09T11:17:00Z">
        <w:r>
          <w:rPr>
            <w:webHidden/>
          </w:rPr>
          <w:t>53</w:t>
        </w:r>
      </w:ins>
      <w:ins w:id="198" w:author="40202267" w:date="2011-11-09T11:16:00Z">
        <w:r>
          <w:rPr>
            <w:webHidden/>
          </w:rPr>
          <w:fldChar w:fldCharType="end"/>
        </w:r>
        <w:r w:rsidRPr="00CC5AD8">
          <w:rPr>
            <w:rStyle w:val="Hyperlink"/>
          </w:rPr>
          <w:fldChar w:fldCharType="end"/>
        </w:r>
      </w:ins>
    </w:p>
    <w:p w:rsidR="001317AF" w:rsidRDefault="001317AF">
      <w:pPr>
        <w:pStyle w:val="TOC2"/>
        <w:rPr>
          <w:ins w:id="199" w:author="40202267" w:date="2011-11-09T11:16:00Z"/>
          <w:rFonts w:asciiTheme="minorHAnsi" w:eastAsiaTheme="minorEastAsia" w:hAnsiTheme="minorHAnsi" w:cstheme="minorBidi"/>
          <w:sz w:val="22"/>
          <w:szCs w:val="22"/>
          <w:lang w:val="en-US"/>
        </w:rPr>
      </w:pPr>
      <w:ins w:id="200" w:author="40202267" w:date="2011-11-09T11:16:00Z">
        <w:r w:rsidRPr="00CC5AD8">
          <w:rPr>
            <w:rStyle w:val="Hyperlink"/>
          </w:rPr>
          <w:fldChar w:fldCharType="begin"/>
        </w:r>
        <w:r w:rsidRPr="00CC5AD8">
          <w:rPr>
            <w:rStyle w:val="Hyperlink"/>
          </w:rPr>
          <w:instrText xml:space="preserve"> </w:instrText>
        </w:r>
        <w:r>
          <w:instrText>HYPERLINK \l "_Toc308600752"</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9.7</w:t>
        </w:r>
        <w:r>
          <w:rPr>
            <w:rFonts w:asciiTheme="minorHAnsi" w:eastAsiaTheme="minorEastAsia" w:hAnsiTheme="minorHAnsi" w:cstheme="minorBidi"/>
            <w:sz w:val="22"/>
            <w:szCs w:val="22"/>
            <w:lang w:val="en-US"/>
          </w:rPr>
          <w:tab/>
        </w:r>
        <w:r w:rsidRPr="00CC5AD8">
          <w:rPr>
            <w:rStyle w:val="Hyperlink"/>
            <w:b/>
          </w:rPr>
          <w:t>Document Structure</w:t>
        </w:r>
        <w:r>
          <w:rPr>
            <w:webHidden/>
          </w:rPr>
          <w:tab/>
        </w:r>
        <w:r>
          <w:rPr>
            <w:webHidden/>
          </w:rPr>
          <w:fldChar w:fldCharType="begin"/>
        </w:r>
        <w:r>
          <w:rPr>
            <w:webHidden/>
          </w:rPr>
          <w:instrText xml:space="preserve"> PAGEREF _Toc308600752 \h </w:instrText>
        </w:r>
        <w:r>
          <w:rPr>
            <w:webHidden/>
          </w:rPr>
        </w:r>
      </w:ins>
      <w:r>
        <w:rPr>
          <w:webHidden/>
        </w:rPr>
        <w:fldChar w:fldCharType="separate"/>
      </w:r>
      <w:ins w:id="201" w:author="40202267" w:date="2011-11-09T11:17:00Z">
        <w:r>
          <w:rPr>
            <w:webHidden/>
          </w:rPr>
          <w:t>53</w:t>
        </w:r>
      </w:ins>
      <w:ins w:id="202" w:author="40202267" w:date="2011-11-09T11:16:00Z">
        <w:r>
          <w:rPr>
            <w:webHidden/>
          </w:rPr>
          <w:fldChar w:fldCharType="end"/>
        </w:r>
        <w:r w:rsidRPr="00CC5AD8">
          <w:rPr>
            <w:rStyle w:val="Hyperlink"/>
          </w:rPr>
          <w:fldChar w:fldCharType="end"/>
        </w:r>
      </w:ins>
    </w:p>
    <w:p w:rsidR="001317AF" w:rsidRDefault="001317AF">
      <w:pPr>
        <w:pStyle w:val="TOC2"/>
        <w:rPr>
          <w:ins w:id="203" w:author="40202267" w:date="2011-11-09T11:16:00Z"/>
          <w:rFonts w:asciiTheme="minorHAnsi" w:eastAsiaTheme="minorEastAsia" w:hAnsiTheme="minorHAnsi" w:cstheme="minorBidi"/>
          <w:sz w:val="22"/>
          <w:szCs w:val="22"/>
          <w:lang w:val="en-US"/>
        </w:rPr>
      </w:pPr>
      <w:ins w:id="204" w:author="40202267" w:date="2011-11-09T11:16:00Z">
        <w:r w:rsidRPr="00CC5AD8">
          <w:rPr>
            <w:rStyle w:val="Hyperlink"/>
          </w:rPr>
          <w:fldChar w:fldCharType="begin"/>
        </w:r>
        <w:r w:rsidRPr="00CC5AD8">
          <w:rPr>
            <w:rStyle w:val="Hyperlink"/>
          </w:rPr>
          <w:instrText xml:space="preserve"> </w:instrText>
        </w:r>
        <w:r>
          <w:instrText>HYPERLINK \l "_Toc308600753"</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9.8</w:t>
        </w:r>
        <w:r>
          <w:rPr>
            <w:rFonts w:asciiTheme="minorHAnsi" w:eastAsiaTheme="minorEastAsia" w:hAnsiTheme="minorHAnsi" w:cstheme="minorBidi"/>
            <w:sz w:val="22"/>
            <w:szCs w:val="22"/>
            <w:lang w:val="en-US"/>
          </w:rPr>
          <w:tab/>
        </w:r>
        <w:r w:rsidRPr="00CC5AD8">
          <w:rPr>
            <w:rStyle w:val="Hyperlink"/>
            <w:b/>
          </w:rPr>
          <w:t>Document Numbering Philosophy</w:t>
        </w:r>
        <w:r>
          <w:rPr>
            <w:webHidden/>
          </w:rPr>
          <w:tab/>
        </w:r>
        <w:r>
          <w:rPr>
            <w:webHidden/>
          </w:rPr>
          <w:fldChar w:fldCharType="begin"/>
        </w:r>
        <w:r>
          <w:rPr>
            <w:webHidden/>
          </w:rPr>
          <w:instrText xml:space="preserve"> PAGEREF _Toc308600753 \h </w:instrText>
        </w:r>
        <w:r>
          <w:rPr>
            <w:webHidden/>
          </w:rPr>
        </w:r>
      </w:ins>
      <w:r>
        <w:rPr>
          <w:webHidden/>
        </w:rPr>
        <w:fldChar w:fldCharType="separate"/>
      </w:r>
      <w:ins w:id="205" w:author="40202267" w:date="2011-11-09T11:17:00Z">
        <w:r>
          <w:rPr>
            <w:webHidden/>
          </w:rPr>
          <w:t>54</w:t>
        </w:r>
      </w:ins>
      <w:ins w:id="206" w:author="40202267" w:date="2011-11-09T11:16:00Z">
        <w:r>
          <w:rPr>
            <w:webHidden/>
          </w:rPr>
          <w:fldChar w:fldCharType="end"/>
        </w:r>
        <w:r w:rsidRPr="00CC5AD8">
          <w:rPr>
            <w:rStyle w:val="Hyperlink"/>
          </w:rPr>
          <w:fldChar w:fldCharType="end"/>
        </w:r>
      </w:ins>
    </w:p>
    <w:p w:rsidR="001317AF" w:rsidRDefault="001317AF">
      <w:pPr>
        <w:pStyle w:val="TOC2"/>
        <w:rPr>
          <w:ins w:id="207" w:author="40202267" w:date="2011-11-09T11:16:00Z"/>
          <w:rFonts w:asciiTheme="minorHAnsi" w:eastAsiaTheme="minorEastAsia" w:hAnsiTheme="minorHAnsi" w:cstheme="minorBidi"/>
          <w:sz w:val="22"/>
          <w:szCs w:val="22"/>
          <w:lang w:val="en-US"/>
        </w:rPr>
      </w:pPr>
      <w:ins w:id="208" w:author="40202267" w:date="2011-11-09T11:16:00Z">
        <w:r w:rsidRPr="00CC5AD8">
          <w:rPr>
            <w:rStyle w:val="Hyperlink"/>
          </w:rPr>
          <w:fldChar w:fldCharType="begin"/>
        </w:r>
        <w:r w:rsidRPr="00CC5AD8">
          <w:rPr>
            <w:rStyle w:val="Hyperlink"/>
          </w:rPr>
          <w:instrText xml:space="preserve"> </w:instrText>
        </w:r>
        <w:r>
          <w:instrText>HYPERLINK \l "_Toc308600754"</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9.9</w:t>
        </w:r>
        <w:r>
          <w:rPr>
            <w:rFonts w:asciiTheme="minorHAnsi" w:eastAsiaTheme="minorEastAsia" w:hAnsiTheme="minorHAnsi" w:cstheme="minorBidi"/>
            <w:sz w:val="22"/>
            <w:szCs w:val="22"/>
            <w:lang w:val="en-US"/>
          </w:rPr>
          <w:tab/>
        </w:r>
        <w:r w:rsidRPr="00CC5AD8">
          <w:rPr>
            <w:rStyle w:val="Hyperlink"/>
            <w:b/>
          </w:rPr>
          <w:t>EPC Phase Standard Document Requirements (ICSS and PCS Document Title and Number)</w:t>
        </w:r>
        <w:r>
          <w:rPr>
            <w:webHidden/>
          </w:rPr>
          <w:tab/>
        </w:r>
        <w:r>
          <w:rPr>
            <w:webHidden/>
          </w:rPr>
          <w:fldChar w:fldCharType="begin"/>
        </w:r>
        <w:r>
          <w:rPr>
            <w:webHidden/>
          </w:rPr>
          <w:instrText xml:space="preserve"> PAGEREF _Toc308600754 \h </w:instrText>
        </w:r>
        <w:r>
          <w:rPr>
            <w:webHidden/>
          </w:rPr>
        </w:r>
      </w:ins>
      <w:r>
        <w:rPr>
          <w:webHidden/>
        </w:rPr>
        <w:fldChar w:fldCharType="separate"/>
      </w:r>
      <w:ins w:id="209" w:author="40202267" w:date="2011-11-09T11:17:00Z">
        <w:r>
          <w:rPr>
            <w:webHidden/>
          </w:rPr>
          <w:t>55</w:t>
        </w:r>
      </w:ins>
      <w:ins w:id="210" w:author="40202267" w:date="2011-11-09T11:16:00Z">
        <w:r>
          <w:rPr>
            <w:webHidden/>
          </w:rPr>
          <w:fldChar w:fldCharType="end"/>
        </w:r>
        <w:r w:rsidRPr="00CC5AD8">
          <w:rPr>
            <w:rStyle w:val="Hyperlink"/>
          </w:rPr>
          <w:fldChar w:fldCharType="end"/>
        </w:r>
      </w:ins>
    </w:p>
    <w:p w:rsidR="001317AF" w:rsidRDefault="001317AF">
      <w:pPr>
        <w:pStyle w:val="TOC2"/>
        <w:rPr>
          <w:ins w:id="211" w:author="40202267" w:date="2011-11-09T11:16:00Z"/>
          <w:rFonts w:asciiTheme="minorHAnsi" w:eastAsiaTheme="minorEastAsia" w:hAnsiTheme="minorHAnsi" w:cstheme="minorBidi"/>
          <w:sz w:val="22"/>
          <w:szCs w:val="22"/>
          <w:lang w:val="en-US"/>
        </w:rPr>
      </w:pPr>
      <w:ins w:id="212" w:author="40202267" w:date="2011-11-09T11:16:00Z">
        <w:r w:rsidRPr="00CC5AD8">
          <w:rPr>
            <w:rStyle w:val="Hyperlink"/>
          </w:rPr>
          <w:fldChar w:fldCharType="begin"/>
        </w:r>
        <w:r w:rsidRPr="00CC5AD8">
          <w:rPr>
            <w:rStyle w:val="Hyperlink"/>
          </w:rPr>
          <w:instrText xml:space="preserve"> </w:instrText>
        </w:r>
        <w:r>
          <w:instrText>HYPERLINK \l "_Toc308600755"</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9.10</w:t>
        </w:r>
        <w:r>
          <w:rPr>
            <w:rFonts w:asciiTheme="minorHAnsi" w:eastAsiaTheme="minorEastAsia" w:hAnsiTheme="minorHAnsi" w:cstheme="minorBidi"/>
            <w:sz w:val="22"/>
            <w:szCs w:val="22"/>
            <w:lang w:val="en-US"/>
          </w:rPr>
          <w:tab/>
        </w:r>
        <w:r w:rsidRPr="00CC5AD8">
          <w:rPr>
            <w:rStyle w:val="Hyperlink"/>
            <w:b/>
          </w:rPr>
          <w:t>Revision Control</w:t>
        </w:r>
        <w:r>
          <w:rPr>
            <w:webHidden/>
          </w:rPr>
          <w:tab/>
        </w:r>
        <w:r>
          <w:rPr>
            <w:webHidden/>
          </w:rPr>
          <w:fldChar w:fldCharType="begin"/>
        </w:r>
        <w:r>
          <w:rPr>
            <w:webHidden/>
          </w:rPr>
          <w:instrText xml:space="preserve"> PAGEREF _Toc308600755 \h </w:instrText>
        </w:r>
        <w:r>
          <w:rPr>
            <w:webHidden/>
          </w:rPr>
        </w:r>
      </w:ins>
      <w:r>
        <w:rPr>
          <w:webHidden/>
        </w:rPr>
        <w:fldChar w:fldCharType="separate"/>
      </w:r>
      <w:ins w:id="213" w:author="40202267" w:date="2011-11-09T11:17:00Z">
        <w:r>
          <w:rPr>
            <w:webHidden/>
          </w:rPr>
          <w:t>58</w:t>
        </w:r>
      </w:ins>
      <w:ins w:id="214" w:author="40202267" w:date="2011-11-09T11:16:00Z">
        <w:r>
          <w:rPr>
            <w:webHidden/>
          </w:rPr>
          <w:fldChar w:fldCharType="end"/>
        </w:r>
        <w:r w:rsidRPr="00CC5AD8">
          <w:rPr>
            <w:rStyle w:val="Hyperlink"/>
          </w:rPr>
          <w:fldChar w:fldCharType="end"/>
        </w:r>
      </w:ins>
    </w:p>
    <w:p w:rsidR="001317AF" w:rsidRDefault="001317AF">
      <w:pPr>
        <w:pStyle w:val="TOC2"/>
        <w:rPr>
          <w:ins w:id="215" w:author="40202267" w:date="2011-11-09T11:16:00Z"/>
          <w:rFonts w:asciiTheme="minorHAnsi" w:eastAsiaTheme="minorEastAsia" w:hAnsiTheme="minorHAnsi" w:cstheme="minorBidi"/>
          <w:sz w:val="22"/>
          <w:szCs w:val="22"/>
          <w:lang w:val="en-US"/>
        </w:rPr>
      </w:pPr>
      <w:ins w:id="216" w:author="40202267" w:date="2011-11-09T11:16:00Z">
        <w:r w:rsidRPr="00CC5AD8">
          <w:rPr>
            <w:rStyle w:val="Hyperlink"/>
          </w:rPr>
          <w:fldChar w:fldCharType="begin"/>
        </w:r>
        <w:r w:rsidRPr="00CC5AD8">
          <w:rPr>
            <w:rStyle w:val="Hyperlink"/>
          </w:rPr>
          <w:instrText xml:space="preserve"> </w:instrText>
        </w:r>
        <w:r>
          <w:instrText>HYPERLINK \l "_Toc308600756"</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9.11</w:t>
        </w:r>
        <w:r>
          <w:rPr>
            <w:rFonts w:asciiTheme="minorHAnsi" w:eastAsiaTheme="minorEastAsia" w:hAnsiTheme="minorHAnsi" w:cstheme="minorBidi"/>
            <w:sz w:val="22"/>
            <w:szCs w:val="22"/>
            <w:lang w:val="en-US"/>
          </w:rPr>
          <w:tab/>
        </w:r>
        <w:r w:rsidRPr="00CC5AD8">
          <w:rPr>
            <w:rStyle w:val="Hyperlink"/>
            <w:b/>
          </w:rPr>
          <w:t>Review on Engineering Document</w:t>
        </w:r>
        <w:r>
          <w:rPr>
            <w:webHidden/>
          </w:rPr>
          <w:tab/>
        </w:r>
        <w:r>
          <w:rPr>
            <w:webHidden/>
          </w:rPr>
          <w:fldChar w:fldCharType="begin"/>
        </w:r>
        <w:r>
          <w:rPr>
            <w:webHidden/>
          </w:rPr>
          <w:instrText xml:space="preserve"> PAGEREF _Toc308600756 \h </w:instrText>
        </w:r>
        <w:r>
          <w:rPr>
            <w:webHidden/>
          </w:rPr>
        </w:r>
      </w:ins>
      <w:r>
        <w:rPr>
          <w:webHidden/>
        </w:rPr>
        <w:fldChar w:fldCharType="separate"/>
      </w:r>
      <w:ins w:id="217" w:author="40202267" w:date="2011-11-09T11:17:00Z">
        <w:r>
          <w:rPr>
            <w:webHidden/>
          </w:rPr>
          <w:t>59</w:t>
        </w:r>
      </w:ins>
      <w:ins w:id="218" w:author="40202267" w:date="2011-11-09T11:16:00Z">
        <w:r>
          <w:rPr>
            <w:webHidden/>
          </w:rPr>
          <w:fldChar w:fldCharType="end"/>
        </w:r>
        <w:r w:rsidRPr="00CC5AD8">
          <w:rPr>
            <w:rStyle w:val="Hyperlink"/>
          </w:rPr>
          <w:fldChar w:fldCharType="end"/>
        </w:r>
      </w:ins>
    </w:p>
    <w:p w:rsidR="001317AF" w:rsidRDefault="001317AF">
      <w:pPr>
        <w:pStyle w:val="TOC2"/>
        <w:rPr>
          <w:ins w:id="219" w:author="40202267" w:date="2011-11-09T11:16:00Z"/>
          <w:rFonts w:asciiTheme="minorHAnsi" w:eastAsiaTheme="minorEastAsia" w:hAnsiTheme="minorHAnsi" w:cstheme="minorBidi"/>
          <w:sz w:val="22"/>
          <w:szCs w:val="22"/>
          <w:lang w:val="en-US"/>
        </w:rPr>
      </w:pPr>
      <w:ins w:id="220" w:author="40202267" w:date="2011-11-09T11:16:00Z">
        <w:r w:rsidRPr="00CC5AD8">
          <w:rPr>
            <w:rStyle w:val="Hyperlink"/>
          </w:rPr>
          <w:fldChar w:fldCharType="begin"/>
        </w:r>
        <w:r w:rsidRPr="00CC5AD8">
          <w:rPr>
            <w:rStyle w:val="Hyperlink"/>
          </w:rPr>
          <w:instrText xml:space="preserve"> </w:instrText>
        </w:r>
        <w:r>
          <w:instrText>HYPERLINK \l "_Toc308600757"</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9.12</w:t>
        </w:r>
        <w:r>
          <w:rPr>
            <w:rFonts w:asciiTheme="minorHAnsi" w:eastAsiaTheme="minorEastAsia" w:hAnsiTheme="minorHAnsi" w:cstheme="minorBidi"/>
            <w:sz w:val="22"/>
            <w:szCs w:val="22"/>
            <w:lang w:val="en-US"/>
          </w:rPr>
          <w:tab/>
        </w:r>
        <w:r w:rsidRPr="00CC5AD8">
          <w:rPr>
            <w:rStyle w:val="Hyperlink"/>
            <w:b/>
          </w:rPr>
          <w:t>As-Shipped Documents</w:t>
        </w:r>
        <w:r>
          <w:rPr>
            <w:webHidden/>
          </w:rPr>
          <w:tab/>
        </w:r>
        <w:r>
          <w:rPr>
            <w:webHidden/>
          </w:rPr>
          <w:fldChar w:fldCharType="begin"/>
        </w:r>
        <w:r>
          <w:rPr>
            <w:webHidden/>
          </w:rPr>
          <w:instrText xml:space="preserve"> PAGEREF _Toc308600757 \h </w:instrText>
        </w:r>
        <w:r>
          <w:rPr>
            <w:webHidden/>
          </w:rPr>
        </w:r>
      </w:ins>
      <w:r>
        <w:rPr>
          <w:webHidden/>
        </w:rPr>
        <w:fldChar w:fldCharType="separate"/>
      </w:r>
      <w:ins w:id="221" w:author="40202267" w:date="2011-11-09T11:17:00Z">
        <w:r>
          <w:rPr>
            <w:webHidden/>
          </w:rPr>
          <w:t>59</w:t>
        </w:r>
      </w:ins>
      <w:ins w:id="222" w:author="40202267" w:date="2011-11-09T11:16:00Z">
        <w:r>
          <w:rPr>
            <w:webHidden/>
          </w:rPr>
          <w:fldChar w:fldCharType="end"/>
        </w:r>
        <w:r w:rsidRPr="00CC5AD8">
          <w:rPr>
            <w:rStyle w:val="Hyperlink"/>
          </w:rPr>
          <w:fldChar w:fldCharType="end"/>
        </w:r>
      </w:ins>
    </w:p>
    <w:p w:rsidR="001317AF" w:rsidRDefault="001317AF">
      <w:pPr>
        <w:pStyle w:val="TOC2"/>
        <w:rPr>
          <w:ins w:id="223" w:author="40202267" w:date="2011-11-09T11:16:00Z"/>
          <w:rFonts w:asciiTheme="minorHAnsi" w:eastAsiaTheme="minorEastAsia" w:hAnsiTheme="minorHAnsi" w:cstheme="minorBidi"/>
          <w:sz w:val="22"/>
          <w:szCs w:val="22"/>
          <w:lang w:val="en-US"/>
        </w:rPr>
      </w:pPr>
      <w:ins w:id="224" w:author="40202267" w:date="2011-11-09T11:16:00Z">
        <w:r w:rsidRPr="00CC5AD8">
          <w:rPr>
            <w:rStyle w:val="Hyperlink"/>
          </w:rPr>
          <w:fldChar w:fldCharType="begin"/>
        </w:r>
        <w:r w:rsidRPr="00CC5AD8">
          <w:rPr>
            <w:rStyle w:val="Hyperlink"/>
          </w:rPr>
          <w:instrText xml:space="preserve"> </w:instrText>
        </w:r>
        <w:r>
          <w:instrText>HYPERLINK \l "_Toc308600758"</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9.13</w:t>
        </w:r>
        <w:r>
          <w:rPr>
            <w:rFonts w:asciiTheme="minorHAnsi" w:eastAsiaTheme="minorEastAsia" w:hAnsiTheme="minorHAnsi" w:cstheme="minorBidi"/>
            <w:sz w:val="22"/>
            <w:szCs w:val="22"/>
            <w:lang w:val="en-US"/>
          </w:rPr>
          <w:tab/>
        </w:r>
        <w:r w:rsidRPr="00CC5AD8">
          <w:rPr>
            <w:rStyle w:val="Hyperlink"/>
            <w:b/>
          </w:rPr>
          <w:t>Update of Document at EPC Contractor’s Plant Site</w:t>
        </w:r>
        <w:r>
          <w:rPr>
            <w:webHidden/>
          </w:rPr>
          <w:tab/>
        </w:r>
        <w:r>
          <w:rPr>
            <w:webHidden/>
          </w:rPr>
          <w:fldChar w:fldCharType="begin"/>
        </w:r>
        <w:r>
          <w:rPr>
            <w:webHidden/>
          </w:rPr>
          <w:instrText xml:space="preserve"> PAGEREF _Toc308600758 \h </w:instrText>
        </w:r>
        <w:r>
          <w:rPr>
            <w:webHidden/>
          </w:rPr>
        </w:r>
      </w:ins>
      <w:r>
        <w:rPr>
          <w:webHidden/>
        </w:rPr>
        <w:fldChar w:fldCharType="separate"/>
      </w:r>
      <w:ins w:id="225" w:author="40202267" w:date="2011-11-09T11:17:00Z">
        <w:r>
          <w:rPr>
            <w:webHidden/>
          </w:rPr>
          <w:t>60</w:t>
        </w:r>
      </w:ins>
      <w:ins w:id="226" w:author="40202267" w:date="2011-11-09T11:16:00Z">
        <w:r>
          <w:rPr>
            <w:webHidden/>
          </w:rPr>
          <w:fldChar w:fldCharType="end"/>
        </w:r>
        <w:r w:rsidRPr="00CC5AD8">
          <w:rPr>
            <w:rStyle w:val="Hyperlink"/>
          </w:rPr>
          <w:fldChar w:fldCharType="end"/>
        </w:r>
      </w:ins>
    </w:p>
    <w:p w:rsidR="001317AF" w:rsidRDefault="001317AF">
      <w:pPr>
        <w:pStyle w:val="TOC1"/>
        <w:rPr>
          <w:ins w:id="227" w:author="40202267" w:date="2011-11-09T11:16:00Z"/>
          <w:rFonts w:asciiTheme="minorHAnsi" w:eastAsiaTheme="minorEastAsia" w:hAnsiTheme="minorHAnsi" w:cstheme="minorBidi"/>
          <w:b w:val="0"/>
          <w:caps w:val="0"/>
          <w:lang w:val="en-US"/>
        </w:rPr>
      </w:pPr>
      <w:ins w:id="228" w:author="40202267" w:date="2011-11-09T11:16:00Z">
        <w:r w:rsidRPr="00CC5AD8">
          <w:rPr>
            <w:rStyle w:val="Hyperlink"/>
          </w:rPr>
          <w:fldChar w:fldCharType="begin"/>
        </w:r>
        <w:r w:rsidRPr="00CC5AD8">
          <w:rPr>
            <w:rStyle w:val="Hyperlink"/>
          </w:rPr>
          <w:instrText xml:space="preserve"> </w:instrText>
        </w:r>
        <w:r>
          <w:instrText>HYPERLINK \l "_Toc308600759"</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10</w:t>
        </w:r>
        <w:r>
          <w:rPr>
            <w:rFonts w:asciiTheme="minorHAnsi" w:eastAsiaTheme="minorEastAsia" w:hAnsiTheme="minorHAnsi" w:cstheme="minorBidi"/>
            <w:b w:val="0"/>
            <w:caps w:val="0"/>
            <w:lang w:val="en-US"/>
          </w:rPr>
          <w:tab/>
        </w:r>
        <w:r w:rsidRPr="00CC5AD8">
          <w:rPr>
            <w:rStyle w:val="Hyperlink"/>
          </w:rPr>
          <w:t>Correspondence</w:t>
        </w:r>
        <w:r>
          <w:rPr>
            <w:webHidden/>
          </w:rPr>
          <w:tab/>
        </w:r>
        <w:r>
          <w:rPr>
            <w:webHidden/>
          </w:rPr>
          <w:fldChar w:fldCharType="begin"/>
        </w:r>
        <w:r>
          <w:rPr>
            <w:webHidden/>
          </w:rPr>
          <w:instrText xml:space="preserve"> PAGEREF _Toc308600759 \h </w:instrText>
        </w:r>
        <w:r>
          <w:rPr>
            <w:webHidden/>
          </w:rPr>
        </w:r>
      </w:ins>
      <w:r>
        <w:rPr>
          <w:rFonts w:hint="eastAsia"/>
          <w:webHidden/>
        </w:rPr>
        <w:fldChar w:fldCharType="separate"/>
      </w:r>
      <w:ins w:id="229" w:author="40202267" w:date="2011-11-09T11:17:00Z">
        <w:r>
          <w:rPr>
            <w:rFonts w:hint="eastAsia"/>
            <w:webHidden/>
          </w:rPr>
          <w:t>61</w:t>
        </w:r>
      </w:ins>
      <w:ins w:id="230" w:author="40202267" w:date="2011-11-09T11:16:00Z">
        <w:r>
          <w:rPr>
            <w:webHidden/>
          </w:rPr>
          <w:fldChar w:fldCharType="end"/>
        </w:r>
        <w:r w:rsidRPr="00CC5AD8">
          <w:rPr>
            <w:rStyle w:val="Hyperlink"/>
          </w:rPr>
          <w:fldChar w:fldCharType="end"/>
        </w:r>
      </w:ins>
    </w:p>
    <w:p w:rsidR="001317AF" w:rsidRDefault="001317AF">
      <w:pPr>
        <w:pStyle w:val="TOC2"/>
        <w:rPr>
          <w:ins w:id="231" w:author="40202267" w:date="2011-11-09T11:16:00Z"/>
          <w:rFonts w:asciiTheme="minorHAnsi" w:eastAsiaTheme="minorEastAsia" w:hAnsiTheme="minorHAnsi" w:cstheme="minorBidi"/>
          <w:sz w:val="22"/>
          <w:szCs w:val="22"/>
          <w:lang w:val="en-US"/>
        </w:rPr>
      </w:pPr>
      <w:ins w:id="232" w:author="40202267" w:date="2011-11-09T11:16:00Z">
        <w:r w:rsidRPr="00CC5AD8">
          <w:rPr>
            <w:rStyle w:val="Hyperlink"/>
          </w:rPr>
          <w:fldChar w:fldCharType="begin"/>
        </w:r>
        <w:r w:rsidRPr="00CC5AD8">
          <w:rPr>
            <w:rStyle w:val="Hyperlink"/>
          </w:rPr>
          <w:instrText xml:space="preserve"> </w:instrText>
        </w:r>
        <w:r>
          <w:instrText>HYPERLINK \l "_Toc308600760"</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10.1</w:t>
        </w:r>
        <w:r>
          <w:rPr>
            <w:rFonts w:asciiTheme="minorHAnsi" w:eastAsiaTheme="minorEastAsia" w:hAnsiTheme="minorHAnsi" w:cstheme="minorBidi"/>
            <w:sz w:val="22"/>
            <w:szCs w:val="22"/>
            <w:lang w:val="en-US"/>
          </w:rPr>
          <w:tab/>
        </w:r>
        <w:r w:rsidRPr="00CC5AD8">
          <w:rPr>
            <w:rStyle w:val="Hyperlink"/>
            <w:b/>
          </w:rPr>
          <w:t>Correspondence References</w:t>
        </w:r>
        <w:r>
          <w:rPr>
            <w:webHidden/>
          </w:rPr>
          <w:tab/>
        </w:r>
        <w:r>
          <w:rPr>
            <w:webHidden/>
          </w:rPr>
          <w:fldChar w:fldCharType="begin"/>
        </w:r>
        <w:r>
          <w:rPr>
            <w:webHidden/>
          </w:rPr>
          <w:instrText xml:space="preserve"> PAGEREF _Toc308600760 \h </w:instrText>
        </w:r>
        <w:r>
          <w:rPr>
            <w:webHidden/>
          </w:rPr>
        </w:r>
      </w:ins>
      <w:r>
        <w:rPr>
          <w:webHidden/>
        </w:rPr>
        <w:fldChar w:fldCharType="separate"/>
      </w:r>
      <w:ins w:id="233" w:author="40202267" w:date="2011-11-09T11:17:00Z">
        <w:r>
          <w:rPr>
            <w:webHidden/>
          </w:rPr>
          <w:t>61</w:t>
        </w:r>
      </w:ins>
      <w:ins w:id="234" w:author="40202267" w:date="2011-11-09T11:16:00Z">
        <w:r>
          <w:rPr>
            <w:webHidden/>
          </w:rPr>
          <w:fldChar w:fldCharType="end"/>
        </w:r>
        <w:r w:rsidRPr="00CC5AD8">
          <w:rPr>
            <w:rStyle w:val="Hyperlink"/>
          </w:rPr>
          <w:fldChar w:fldCharType="end"/>
        </w:r>
      </w:ins>
    </w:p>
    <w:p w:rsidR="001317AF" w:rsidRDefault="001317AF">
      <w:pPr>
        <w:pStyle w:val="TOC1"/>
        <w:rPr>
          <w:ins w:id="235" w:author="40202267" w:date="2011-11-09T11:16:00Z"/>
          <w:rFonts w:asciiTheme="minorHAnsi" w:eastAsiaTheme="minorEastAsia" w:hAnsiTheme="minorHAnsi" w:cstheme="minorBidi"/>
          <w:b w:val="0"/>
          <w:caps w:val="0"/>
          <w:lang w:val="en-US"/>
        </w:rPr>
      </w:pPr>
      <w:ins w:id="236" w:author="40202267" w:date="2011-11-09T11:16:00Z">
        <w:r w:rsidRPr="00CC5AD8">
          <w:rPr>
            <w:rStyle w:val="Hyperlink"/>
          </w:rPr>
          <w:fldChar w:fldCharType="begin"/>
        </w:r>
        <w:r w:rsidRPr="00CC5AD8">
          <w:rPr>
            <w:rStyle w:val="Hyperlink"/>
          </w:rPr>
          <w:instrText xml:space="preserve"> </w:instrText>
        </w:r>
        <w:r>
          <w:instrText>HYPERLINK \l "_Toc308600761"</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11</w:t>
        </w:r>
        <w:r>
          <w:rPr>
            <w:rFonts w:asciiTheme="minorHAnsi" w:eastAsiaTheme="minorEastAsia" w:hAnsiTheme="minorHAnsi" w:cstheme="minorBidi"/>
            <w:b w:val="0"/>
            <w:caps w:val="0"/>
            <w:lang w:val="en-US"/>
          </w:rPr>
          <w:tab/>
        </w:r>
        <w:r w:rsidRPr="00CC5AD8">
          <w:rPr>
            <w:rStyle w:val="Hyperlink"/>
          </w:rPr>
          <w:t>ICSS Supplier Project Document Templates</w:t>
        </w:r>
        <w:r>
          <w:rPr>
            <w:webHidden/>
          </w:rPr>
          <w:tab/>
        </w:r>
        <w:r>
          <w:rPr>
            <w:webHidden/>
          </w:rPr>
          <w:fldChar w:fldCharType="begin"/>
        </w:r>
        <w:r>
          <w:rPr>
            <w:webHidden/>
          </w:rPr>
          <w:instrText xml:space="preserve"> PAGEREF _Toc308600761 \h </w:instrText>
        </w:r>
        <w:r>
          <w:rPr>
            <w:webHidden/>
          </w:rPr>
        </w:r>
      </w:ins>
      <w:r>
        <w:rPr>
          <w:rFonts w:hint="eastAsia"/>
          <w:webHidden/>
        </w:rPr>
        <w:fldChar w:fldCharType="separate"/>
      </w:r>
      <w:ins w:id="237" w:author="40202267" w:date="2011-11-09T11:17:00Z">
        <w:r>
          <w:rPr>
            <w:rFonts w:hint="eastAsia"/>
            <w:webHidden/>
          </w:rPr>
          <w:t>66</w:t>
        </w:r>
      </w:ins>
      <w:ins w:id="238" w:author="40202267" w:date="2011-11-09T11:16:00Z">
        <w:r>
          <w:rPr>
            <w:webHidden/>
          </w:rPr>
          <w:fldChar w:fldCharType="end"/>
        </w:r>
        <w:r w:rsidRPr="00CC5AD8">
          <w:rPr>
            <w:rStyle w:val="Hyperlink"/>
          </w:rPr>
          <w:fldChar w:fldCharType="end"/>
        </w:r>
      </w:ins>
    </w:p>
    <w:p w:rsidR="001317AF" w:rsidRDefault="001317AF">
      <w:pPr>
        <w:pStyle w:val="TOC2"/>
        <w:rPr>
          <w:ins w:id="239" w:author="40202267" w:date="2011-11-09T11:16:00Z"/>
          <w:rFonts w:asciiTheme="minorHAnsi" w:eastAsiaTheme="minorEastAsia" w:hAnsiTheme="minorHAnsi" w:cstheme="minorBidi"/>
          <w:sz w:val="22"/>
          <w:szCs w:val="22"/>
          <w:lang w:val="en-US"/>
        </w:rPr>
      </w:pPr>
      <w:ins w:id="240" w:author="40202267" w:date="2011-11-09T11:16:00Z">
        <w:r w:rsidRPr="00CC5AD8">
          <w:rPr>
            <w:rStyle w:val="Hyperlink"/>
          </w:rPr>
          <w:fldChar w:fldCharType="begin"/>
        </w:r>
        <w:r w:rsidRPr="00CC5AD8">
          <w:rPr>
            <w:rStyle w:val="Hyperlink"/>
          </w:rPr>
          <w:instrText xml:space="preserve"> </w:instrText>
        </w:r>
        <w:r>
          <w:instrText>HYPERLINK \l "_Toc308600762"</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11.1</w:t>
        </w:r>
        <w:r>
          <w:rPr>
            <w:rFonts w:asciiTheme="minorHAnsi" w:eastAsiaTheme="minorEastAsia" w:hAnsiTheme="minorHAnsi" w:cstheme="minorBidi"/>
            <w:sz w:val="22"/>
            <w:szCs w:val="22"/>
            <w:lang w:val="en-US"/>
          </w:rPr>
          <w:tab/>
        </w:r>
        <w:r w:rsidRPr="00CC5AD8">
          <w:rPr>
            <w:rStyle w:val="Hyperlink"/>
            <w:b/>
          </w:rPr>
          <w:t>The project document templates</w:t>
        </w:r>
        <w:r>
          <w:rPr>
            <w:webHidden/>
          </w:rPr>
          <w:tab/>
        </w:r>
        <w:r>
          <w:rPr>
            <w:webHidden/>
          </w:rPr>
          <w:fldChar w:fldCharType="begin"/>
        </w:r>
        <w:r>
          <w:rPr>
            <w:webHidden/>
          </w:rPr>
          <w:instrText xml:space="preserve"> PAGEREF _Toc308600762 \h </w:instrText>
        </w:r>
        <w:r>
          <w:rPr>
            <w:webHidden/>
          </w:rPr>
        </w:r>
      </w:ins>
      <w:r>
        <w:rPr>
          <w:webHidden/>
        </w:rPr>
        <w:fldChar w:fldCharType="separate"/>
      </w:r>
      <w:ins w:id="241" w:author="40202267" w:date="2011-11-09T11:17:00Z">
        <w:r>
          <w:rPr>
            <w:webHidden/>
          </w:rPr>
          <w:t>66</w:t>
        </w:r>
      </w:ins>
      <w:ins w:id="242" w:author="40202267" w:date="2011-11-09T11:16:00Z">
        <w:r>
          <w:rPr>
            <w:webHidden/>
          </w:rPr>
          <w:fldChar w:fldCharType="end"/>
        </w:r>
        <w:r w:rsidRPr="00CC5AD8">
          <w:rPr>
            <w:rStyle w:val="Hyperlink"/>
          </w:rPr>
          <w:fldChar w:fldCharType="end"/>
        </w:r>
      </w:ins>
    </w:p>
    <w:p w:rsidR="001317AF" w:rsidRDefault="001317AF">
      <w:pPr>
        <w:pStyle w:val="TOC2"/>
        <w:rPr>
          <w:ins w:id="243" w:author="40202267" w:date="2011-11-09T11:16:00Z"/>
          <w:rFonts w:asciiTheme="minorHAnsi" w:eastAsiaTheme="minorEastAsia" w:hAnsiTheme="minorHAnsi" w:cstheme="minorBidi"/>
          <w:sz w:val="22"/>
          <w:szCs w:val="22"/>
          <w:lang w:val="en-US"/>
        </w:rPr>
      </w:pPr>
      <w:ins w:id="244" w:author="40202267" w:date="2011-11-09T11:16:00Z">
        <w:r w:rsidRPr="00CC5AD8">
          <w:rPr>
            <w:rStyle w:val="Hyperlink"/>
          </w:rPr>
          <w:fldChar w:fldCharType="begin"/>
        </w:r>
        <w:r w:rsidRPr="00CC5AD8">
          <w:rPr>
            <w:rStyle w:val="Hyperlink"/>
          </w:rPr>
          <w:instrText xml:space="preserve"> </w:instrText>
        </w:r>
        <w:r>
          <w:instrText>HYPERLINK \l "_Toc308600763"</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11.2</w:t>
        </w:r>
        <w:r>
          <w:rPr>
            <w:rFonts w:asciiTheme="minorHAnsi" w:eastAsiaTheme="minorEastAsia" w:hAnsiTheme="minorHAnsi" w:cstheme="minorBidi"/>
            <w:sz w:val="22"/>
            <w:szCs w:val="22"/>
            <w:lang w:val="en-US"/>
          </w:rPr>
          <w:tab/>
        </w:r>
        <w:r w:rsidRPr="00CC5AD8">
          <w:rPr>
            <w:rStyle w:val="Hyperlink"/>
            <w:b/>
          </w:rPr>
          <w:t>EPC Contractor/Company coversheet</w:t>
        </w:r>
        <w:r>
          <w:rPr>
            <w:webHidden/>
          </w:rPr>
          <w:tab/>
        </w:r>
        <w:r>
          <w:rPr>
            <w:webHidden/>
          </w:rPr>
          <w:fldChar w:fldCharType="begin"/>
        </w:r>
        <w:r>
          <w:rPr>
            <w:webHidden/>
          </w:rPr>
          <w:instrText xml:space="preserve"> PAGEREF _Toc308600763 \h </w:instrText>
        </w:r>
        <w:r>
          <w:rPr>
            <w:webHidden/>
          </w:rPr>
        </w:r>
      </w:ins>
      <w:r>
        <w:rPr>
          <w:webHidden/>
        </w:rPr>
        <w:fldChar w:fldCharType="separate"/>
      </w:r>
      <w:ins w:id="245" w:author="40202267" w:date="2011-11-09T11:17:00Z">
        <w:r>
          <w:rPr>
            <w:webHidden/>
          </w:rPr>
          <w:t>66</w:t>
        </w:r>
      </w:ins>
      <w:ins w:id="246" w:author="40202267" w:date="2011-11-09T11:16:00Z">
        <w:r>
          <w:rPr>
            <w:webHidden/>
          </w:rPr>
          <w:fldChar w:fldCharType="end"/>
        </w:r>
        <w:r w:rsidRPr="00CC5AD8">
          <w:rPr>
            <w:rStyle w:val="Hyperlink"/>
          </w:rPr>
          <w:fldChar w:fldCharType="end"/>
        </w:r>
      </w:ins>
    </w:p>
    <w:p w:rsidR="001317AF" w:rsidRDefault="001317AF">
      <w:pPr>
        <w:pStyle w:val="TOC1"/>
        <w:rPr>
          <w:ins w:id="247" w:author="40202267" w:date="2011-11-09T11:16:00Z"/>
          <w:rFonts w:asciiTheme="minorHAnsi" w:eastAsiaTheme="minorEastAsia" w:hAnsiTheme="minorHAnsi" w:cstheme="minorBidi"/>
          <w:b w:val="0"/>
          <w:caps w:val="0"/>
          <w:lang w:val="en-US"/>
        </w:rPr>
      </w:pPr>
      <w:ins w:id="248" w:author="40202267" w:date="2011-11-09T11:16:00Z">
        <w:r w:rsidRPr="00CC5AD8">
          <w:rPr>
            <w:rStyle w:val="Hyperlink"/>
          </w:rPr>
          <w:fldChar w:fldCharType="begin"/>
        </w:r>
        <w:r w:rsidRPr="00CC5AD8">
          <w:rPr>
            <w:rStyle w:val="Hyperlink"/>
          </w:rPr>
          <w:instrText xml:space="preserve"> </w:instrText>
        </w:r>
        <w:r>
          <w:instrText>HYPERLINK \l "_Toc308600764"</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12</w:t>
        </w:r>
        <w:r>
          <w:rPr>
            <w:rFonts w:asciiTheme="minorHAnsi" w:eastAsiaTheme="minorEastAsia" w:hAnsiTheme="minorHAnsi" w:cstheme="minorBidi"/>
            <w:b w:val="0"/>
            <w:caps w:val="0"/>
            <w:lang w:val="en-US"/>
          </w:rPr>
          <w:tab/>
        </w:r>
        <w:r w:rsidRPr="00CC5AD8">
          <w:rPr>
            <w:rStyle w:val="Hyperlink"/>
          </w:rPr>
          <w:t>Disaster Recovery</w:t>
        </w:r>
        <w:r>
          <w:rPr>
            <w:webHidden/>
          </w:rPr>
          <w:tab/>
        </w:r>
        <w:r>
          <w:rPr>
            <w:webHidden/>
          </w:rPr>
          <w:fldChar w:fldCharType="begin"/>
        </w:r>
        <w:r>
          <w:rPr>
            <w:webHidden/>
          </w:rPr>
          <w:instrText xml:space="preserve"> PAGEREF _Toc308600764 \h </w:instrText>
        </w:r>
        <w:r>
          <w:rPr>
            <w:webHidden/>
          </w:rPr>
        </w:r>
      </w:ins>
      <w:r>
        <w:rPr>
          <w:rFonts w:hint="eastAsia"/>
          <w:webHidden/>
        </w:rPr>
        <w:fldChar w:fldCharType="separate"/>
      </w:r>
      <w:ins w:id="249" w:author="40202267" w:date="2011-11-09T11:17:00Z">
        <w:r>
          <w:rPr>
            <w:rFonts w:hint="eastAsia"/>
            <w:webHidden/>
          </w:rPr>
          <w:t>67</w:t>
        </w:r>
      </w:ins>
      <w:ins w:id="250" w:author="40202267" w:date="2011-11-09T11:16:00Z">
        <w:r>
          <w:rPr>
            <w:webHidden/>
          </w:rPr>
          <w:fldChar w:fldCharType="end"/>
        </w:r>
        <w:r w:rsidRPr="00CC5AD8">
          <w:rPr>
            <w:rStyle w:val="Hyperlink"/>
          </w:rPr>
          <w:fldChar w:fldCharType="end"/>
        </w:r>
      </w:ins>
    </w:p>
    <w:p w:rsidR="001317AF" w:rsidRDefault="001317AF">
      <w:pPr>
        <w:pStyle w:val="TOC2"/>
        <w:rPr>
          <w:ins w:id="251" w:author="40202267" w:date="2011-11-09T11:16:00Z"/>
          <w:rFonts w:asciiTheme="minorHAnsi" w:eastAsiaTheme="minorEastAsia" w:hAnsiTheme="minorHAnsi" w:cstheme="minorBidi"/>
          <w:sz w:val="22"/>
          <w:szCs w:val="22"/>
          <w:lang w:val="en-US"/>
        </w:rPr>
      </w:pPr>
      <w:ins w:id="252" w:author="40202267" w:date="2011-11-09T11:16:00Z">
        <w:r w:rsidRPr="00CC5AD8">
          <w:rPr>
            <w:rStyle w:val="Hyperlink"/>
          </w:rPr>
          <w:fldChar w:fldCharType="begin"/>
        </w:r>
        <w:r w:rsidRPr="00CC5AD8">
          <w:rPr>
            <w:rStyle w:val="Hyperlink"/>
          </w:rPr>
          <w:instrText xml:space="preserve"> </w:instrText>
        </w:r>
        <w:r>
          <w:instrText>HYPERLINK \l "_Toc308600765"</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12.1</w:t>
        </w:r>
        <w:r>
          <w:rPr>
            <w:rFonts w:asciiTheme="minorHAnsi" w:eastAsiaTheme="minorEastAsia" w:hAnsiTheme="minorHAnsi" w:cstheme="minorBidi"/>
            <w:sz w:val="22"/>
            <w:szCs w:val="22"/>
            <w:lang w:val="en-US"/>
          </w:rPr>
          <w:tab/>
        </w:r>
        <w:r w:rsidRPr="00CC5AD8">
          <w:rPr>
            <w:rStyle w:val="Hyperlink"/>
            <w:b/>
          </w:rPr>
          <w:t>Recovery Responsibilities</w:t>
        </w:r>
        <w:r>
          <w:rPr>
            <w:webHidden/>
          </w:rPr>
          <w:tab/>
        </w:r>
        <w:r>
          <w:rPr>
            <w:webHidden/>
          </w:rPr>
          <w:fldChar w:fldCharType="begin"/>
        </w:r>
        <w:r>
          <w:rPr>
            <w:webHidden/>
          </w:rPr>
          <w:instrText xml:space="preserve"> PAGEREF _Toc308600765 \h </w:instrText>
        </w:r>
        <w:r>
          <w:rPr>
            <w:webHidden/>
          </w:rPr>
        </w:r>
      </w:ins>
      <w:r>
        <w:rPr>
          <w:webHidden/>
        </w:rPr>
        <w:fldChar w:fldCharType="separate"/>
      </w:r>
      <w:ins w:id="253" w:author="40202267" w:date="2011-11-09T11:17:00Z">
        <w:r>
          <w:rPr>
            <w:webHidden/>
          </w:rPr>
          <w:t>67</w:t>
        </w:r>
      </w:ins>
      <w:ins w:id="254" w:author="40202267" w:date="2011-11-09T11:16:00Z">
        <w:r>
          <w:rPr>
            <w:webHidden/>
          </w:rPr>
          <w:fldChar w:fldCharType="end"/>
        </w:r>
        <w:r w:rsidRPr="00CC5AD8">
          <w:rPr>
            <w:rStyle w:val="Hyperlink"/>
          </w:rPr>
          <w:fldChar w:fldCharType="end"/>
        </w:r>
      </w:ins>
    </w:p>
    <w:p w:rsidR="001317AF" w:rsidRDefault="001317AF">
      <w:pPr>
        <w:pStyle w:val="TOC2"/>
        <w:rPr>
          <w:ins w:id="255" w:author="40202267" w:date="2011-11-09T11:16:00Z"/>
          <w:rFonts w:asciiTheme="minorHAnsi" w:eastAsiaTheme="minorEastAsia" w:hAnsiTheme="minorHAnsi" w:cstheme="minorBidi"/>
          <w:sz w:val="22"/>
          <w:szCs w:val="22"/>
          <w:lang w:val="en-US"/>
        </w:rPr>
      </w:pPr>
      <w:ins w:id="256" w:author="40202267" w:date="2011-11-09T11:16:00Z">
        <w:r w:rsidRPr="00CC5AD8">
          <w:rPr>
            <w:rStyle w:val="Hyperlink"/>
          </w:rPr>
          <w:fldChar w:fldCharType="begin"/>
        </w:r>
        <w:r w:rsidRPr="00CC5AD8">
          <w:rPr>
            <w:rStyle w:val="Hyperlink"/>
          </w:rPr>
          <w:instrText xml:space="preserve"> </w:instrText>
        </w:r>
        <w:r>
          <w:instrText>HYPERLINK \l "_Toc308600766"</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12.2</w:t>
        </w:r>
        <w:r>
          <w:rPr>
            <w:rFonts w:asciiTheme="minorHAnsi" w:eastAsiaTheme="minorEastAsia" w:hAnsiTheme="minorHAnsi" w:cstheme="minorBidi"/>
            <w:sz w:val="22"/>
            <w:szCs w:val="22"/>
            <w:lang w:val="en-US"/>
          </w:rPr>
          <w:tab/>
        </w:r>
        <w:r w:rsidRPr="00CC5AD8">
          <w:rPr>
            <w:rStyle w:val="Hyperlink"/>
            <w:b/>
          </w:rPr>
          <w:t>Recovery Overview</w:t>
        </w:r>
        <w:r>
          <w:rPr>
            <w:webHidden/>
          </w:rPr>
          <w:tab/>
        </w:r>
        <w:r>
          <w:rPr>
            <w:webHidden/>
          </w:rPr>
          <w:fldChar w:fldCharType="begin"/>
        </w:r>
        <w:r>
          <w:rPr>
            <w:webHidden/>
          </w:rPr>
          <w:instrText xml:space="preserve"> PAGEREF _Toc308600766 \h </w:instrText>
        </w:r>
        <w:r>
          <w:rPr>
            <w:webHidden/>
          </w:rPr>
        </w:r>
      </w:ins>
      <w:r>
        <w:rPr>
          <w:webHidden/>
        </w:rPr>
        <w:fldChar w:fldCharType="separate"/>
      </w:r>
      <w:ins w:id="257" w:author="40202267" w:date="2011-11-09T11:17:00Z">
        <w:r>
          <w:rPr>
            <w:webHidden/>
          </w:rPr>
          <w:t>67</w:t>
        </w:r>
      </w:ins>
      <w:ins w:id="258" w:author="40202267" w:date="2011-11-09T11:16:00Z">
        <w:r>
          <w:rPr>
            <w:webHidden/>
          </w:rPr>
          <w:fldChar w:fldCharType="end"/>
        </w:r>
        <w:r w:rsidRPr="00CC5AD8">
          <w:rPr>
            <w:rStyle w:val="Hyperlink"/>
          </w:rPr>
          <w:fldChar w:fldCharType="end"/>
        </w:r>
      </w:ins>
    </w:p>
    <w:p w:rsidR="001317AF" w:rsidRDefault="001317AF">
      <w:pPr>
        <w:pStyle w:val="TOC2"/>
        <w:rPr>
          <w:ins w:id="259" w:author="40202267" w:date="2011-11-09T11:16:00Z"/>
          <w:rFonts w:asciiTheme="minorHAnsi" w:eastAsiaTheme="minorEastAsia" w:hAnsiTheme="minorHAnsi" w:cstheme="minorBidi"/>
          <w:sz w:val="22"/>
          <w:szCs w:val="22"/>
          <w:lang w:val="en-US"/>
        </w:rPr>
      </w:pPr>
      <w:ins w:id="260" w:author="40202267" w:date="2011-11-09T11:16:00Z">
        <w:r w:rsidRPr="00CC5AD8">
          <w:rPr>
            <w:rStyle w:val="Hyperlink"/>
          </w:rPr>
          <w:fldChar w:fldCharType="begin"/>
        </w:r>
        <w:r w:rsidRPr="00CC5AD8">
          <w:rPr>
            <w:rStyle w:val="Hyperlink"/>
          </w:rPr>
          <w:instrText xml:space="preserve"> </w:instrText>
        </w:r>
        <w:r>
          <w:instrText>HYPERLINK \l "_Toc308600767"</w:instrText>
        </w:r>
        <w:r w:rsidRPr="00CC5AD8">
          <w:rPr>
            <w:rStyle w:val="Hyperlink"/>
          </w:rPr>
          <w:instrText xml:space="preserve"> </w:instrText>
        </w:r>
        <w:r w:rsidRPr="00CC5AD8">
          <w:rPr>
            <w:rStyle w:val="Hyperlink"/>
          </w:rPr>
        </w:r>
        <w:r w:rsidRPr="00CC5AD8">
          <w:rPr>
            <w:rStyle w:val="Hyperlink"/>
          </w:rPr>
          <w:fldChar w:fldCharType="separate"/>
        </w:r>
        <w:r w:rsidRPr="00CC5AD8">
          <w:rPr>
            <w:rStyle w:val="Hyperlink"/>
          </w:rPr>
          <w:t>12.3</w:t>
        </w:r>
        <w:r>
          <w:rPr>
            <w:rFonts w:asciiTheme="minorHAnsi" w:eastAsiaTheme="minorEastAsia" w:hAnsiTheme="minorHAnsi" w:cstheme="minorBidi"/>
            <w:sz w:val="22"/>
            <w:szCs w:val="22"/>
            <w:lang w:val="en-US"/>
          </w:rPr>
          <w:tab/>
        </w:r>
        <w:r w:rsidRPr="00CC5AD8">
          <w:rPr>
            <w:rStyle w:val="Hyperlink"/>
            <w:b/>
          </w:rPr>
          <w:t>Recovery Procedure</w:t>
        </w:r>
        <w:r>
          <w:rPr>
            <w:webHidden/>
          </w:rPr>
          <w:tab/>
        </w:r>
        <w:r>
          <w:rPr>
            <w:webHidden/>
          </w:rPr>
          <w:fldChar w:fldCharType="begin"/>
        </w:r>
        <w:r>
          <w:rPr>
            <w:webHidden/>
          </w:rPr>
          <w:instrText xml:space="preserve"> PAGEREF _Toc308600767 \h </w:instrText>
        </w:r>
        <w:r>
          <w:rPr>
            <w:webHidden/>
          </w:rPr>
        </w:r>
      </w:ins>
      <w:r>
        <w:rPr>
          <w:webHidden/>
        </w:rPr>
        <w:fldChar w:fldCharType="separate"/>
      </w:r>
      <w:ins w:id="261" w:author="40202267" w:date="2011-11-09T11:17:00Z">
        <w:r>
          <w:rPr>
            <w:webHidden/>
          </w:rPr>
          <w:t>67</w:t>
        </w:r>
      </w:ins>
      <w:ins w:id="262" w:author="40202267" w:date="2011-11-09T11:16:00Z">
        <w:r>
          <w:rPr>
            <w:webHidden/>
          </w:rPr>
          <w:fldChar w:fldCharType="end"/>
        </w:r>
        <w:r w:rsidRPr="00CC5AD8">
          <w:rPr>
            <w:rStyle w:val="Hyperlink"/>
          </w:rPr>
          <w:fldChar w:fldCharType="end"/>
        </w:r>
      </w:ins>
    </w:p>
    <w:p w:rsidR="00A76E3E" w:rsidDel="001317AF" w:rsidRDefault="00A76E3E">
      <w:pPr>
        <w:pStyle w:val="TOC1"/>
        <w:rPr>
          <w:del w:id="263" w:author="40202267" w:date="2011-11-09T11:16:00Z"/>
          <w:rFonts w:asciiTheme="minorHAnsi" w:eastAsiaTheme="minorEastAsia" w:hAnsiTheme="minorHAnsi" w:cstheme="minorBidi"/>
          <w:b w:val="0"/>
          <w:caps w:val="0"/>
          <w:lang w:val="en-US"/>
        </w:rPr>
      </w:pPr>
      <w:del w:id="264" w:author="40202267" w:date="2011-11-09T11:16:00Z">
        <w:r w:rsidRPr="001317AF" w:rsidDel="001317AF">
          <w:rPr>
            <w:rStyle w:val="Hyperlink"/>
            <w:rPrChange w:id="265" w:author="40202267" w:date="2011-11-09T11:16:00Z">
              <w:rPr>
                <w:rStyle w:val="Hyperlink"/>
              </w:rPr>
            </w:rPrChange>
          </w:rPr>
          <w:delText>1</w:delText>
        </w:r>
        <w:r w:rsidDel="001317AF">
          <w:rPr>
            <w:rFonts w:asciiTheme="minorHAnsi" w:eastAsiaTheme="minorEastAsia" w:hAnsiTheme="minorHAnsi" w:cstheme="minorBidi"/>
            <w:b w:val="0"/>
            <w:caps w:val="0"/>
            <w:lang w:val="en-US"/>
          </w:rPr>
          <w:tab/>
        </w:r>
        <w:r w:rsidRPr="001317AF" w:rsidDel="001317AF">
          <w:rPr>
            <w:rStyle w:val="Hyperlink"/>
            <w:rPrChange w:id="266" w:author="40202267" w:date="2011-11-09T11:16:00Z">
              <w:rPr>
                <w:rStyle w:val="Hyperlink"/>
              </w:rPr>
            </w:rPrChange>
          </w:rPr>
          <w:delText>Introduction</w:delText>
        </w:r>
        <w:r w:rsidDel="001317AF">
          <w:rPr>
            <w:webHidden/>
          </w:rPr>
          <w:tab/>
        </w:r>
        <w:r w:rsidDel="001317AF">
          <w:rPr>
            <w:rFonts w:hint="eastAsia"/>
            <w:webHidden/>
          </w:rPr>
          <w:delText>6</w:delText>
        </w:r>
      </w:del>
    </w:p>
    <w:p w:rsidR="00A76E3E" w:rsidDel="001317AF" w:rsidRDefault="00A76E3E">
      <w:pPr>
        <w:pStyle w:val="TOC2"/>
        <w:rPr>
          <w:del w:id="267" w:author="40202267" w:date="2011-11-09T11:16:00Z"/>
          <w:rFonts w:asciiTheme="minorHAnsi" w:eastAsiaTheme="minorEastAsia" w:hAnsiTheme="minorHAnsi" w:cstheme="minorBidi"/>
          <w:sz w:val="22"/>
          <w:szCs w:val="22"/>
          <w:lang w:val="en-US"/>
        </w:rPr>
      </w:pPr>
      <w:del w:id="268" w:author="40202267" w:date="2011-11-09T11:16:00Z">
        <w:r w:rsidRPr="001317AF" w:rsidDel="001317AF">
          <w:rPr>
            <w:rStyle w:val="Hyperlink"/>
            <w:rPrChange w:id="269" w:author="40202267" w:date="2011-11-09T11:16:00Z">
              <w:rPr>
                <w:rStyle w:val="Hyperlink"/>
              </w:rPr>
            </w:rPrChange>
          </w:rPr>
          <w:delText>1.1</w:delText>
        </w:r>
        <w:r w:rsidDel="001317AF">
          <w:rPr>
            <w:rFonts w:asciiTheme="minorHAnsi" w:eastAsiaTheme="minorEastAsia" w:hAnsiTheme="minorHAnsi" w:cstheme="minorBidi"/>
            <w:sz w:val="22"/>
            <w:szCs w:val="22"/>
            <w:lang w:val="en-US"/>
          </w:rPr>
          <w:tab/>
        </w:r>
        <w:r w:rsidRPr="001317AF" w:rsidDel="001317AF">
          <w:rPr>
            <w:rStyle w:val="Hyperlink"/>
            <w:b/>
            <w:rPrChange w:id="270" w:author="40202267" w:date="2011-11-09T11:16:00Z">
              <w:rPr>
                <w:rStyle w:val="Hyperlink"/>
                <w:b/>
              </w:rPr>
            </w:rPrChange>
          </w:rPr>
          <w:delText>Purpose of this document</w:delText>
        </w:r>
        <w:r w:rsidDel="001317AF">
          <w:rPr>
            <w:webHidden/>
          </w:rPr>
          <w:tab/>
          <w:delText>6</w:delText>
        </w:r>
      </w:del>
    </w:p>
    <w:p w:rsidR="00A76E3E" w:rsidDel="001317AF" w:rsidRDefault="00A76E3E">
      <w:pPr>
        <w:pStyle w:val="TOC2"/>
        <w:rPr>
          <w:del w:id="271" w:author="40202267" w:date="2011-11-09T11:16:00Z"/>
          <w:rFonts w:asciiTheme="minorHAnsi" w:eastAsiaTheme="minorEastAsia" w:hAnsiTheme="minorHAnsi" w:cstheme="minorBidi"/>
          <w:sz w:val="22"/>
          <w:szCs w:val="22"/>
          <w:lang w:val="en-US"/>
        </w:rPr>
      </w:pPr>
      <w:del w:id="272" w:author="40202267" w:date="2011-11-09T11:16:00Z">
        <w:r w:rsidRPr="001317AF" w:rsidDel="001317AF">
          <w:rPr>
            <w:rStyle w:val="Hyperlink"/>
            <w:rPrChange w:id="273" w:author="40202267" w:date="2011-11-09T11:16:00Z">
              <w:rPr>
                <w:rStyle w:val="Hyperlink"/>
              </w:rPr>
            </w:rPrChange>
          </w:rPr>
          <w:delText>1.2</w:delText>
        </w:r>
        <w:r w:rsidDel="001317AF">
          <w:rPr>
            <w:rFonts w:asciiTheme="minorHAnsi" w:eastAsiaTheme="minorEastAsia" w:hAnsiTheme="minorHAnsi" w:cstheme="minorBidi"/>
            <w:sz w:val="22"/>
            <w:szCs w:val="22"/>
            <w:lang w:val="en-US"/>
          </w:rPr>
          <w:tab/>
        </w:r>
        <w:r w:rsidRPr="001317AF" w:rsidDel="001317AF">
          <w:rPr>
            <w:rStyle w:val="Hyperlink"/>
            <w:b/>
            <w:rPrChange w:id="274" w:author="40202267" w:date="2011-11-09T11:16:00Z">
              <w:rPr>
                <w:rStyle w:val="Hyperlink"/>
                <w:b/>
              </w:rPr>
            </w:rPrChange>
          </w:rPr>
          <w:delText>How This Document Organi</w:delText>
        </w:r>
        <w:r w:rsidRPr="001317AF" w:rsidDel="001317AF">
          <w:rPr>
            <w:rStyle w:val="Hyperlink"/>
            <w:b/>
            <w:lang w:eastAsia="ja-JP"/>
            <w:rPrChange w:id="275" w:author="40202267" w:date="2011-11-09T11:16:00Z">
              <w:rPr>
                <w:rStyle w:val="Hyperlink"/>
                <w:b/>
                <w:lang w:eastAsia="ja-JP"/>
              </w:rPr>
            </w:rPrChange>
          </w:rPr>
          <w:delText>s</w:delText>
        </w:r>
        <w:r w:rsidRPr="001317AF" w:rsidDel="001317AF">
          <w:rPr>
            <w:rStyle w:val="Hyperlink"/>
            <w:b/>
            <w:rPrChange w:id="276" w:author="40202267" w:date="2011-11-09T11:16:00Z">
              <w:rPr>
                <w:rStyle w:val="Hyperlink"/>
                <w:b/>
              </w:rPr>
            </w:rPrChange>
          </w:rPr>
          <w:delText>ed</w:delText>
        </w:r>
        <w:r w:rsidDel="001317AF">
          <w:rPr>
            <w:webHidden/>
          </w:rPr>
          <w:tab/>
          <w:delText>6</w:delText>
        </w:r>
      </w:del>
    </w:p>
    <w:p w:rsidR="00A76E3E" w:rsidDel="001317AF" w:rsidRDefault="00A76E3E">
      <w:pPr>
        <w:pStyle w:val="TOC2"/>
        <w:rPr>
          <w:del w:id="277" w:author="40202267" w:date="2011-11-09T11:16:00Z"/>
          <w:rFonts w:asciiTheme="minorHAnsi" w:eastAsiaTheme="minorEastAsia" w:hAnsiTheme="minorHAnsi" w:cstheme="minorBidi"/>
          <w:sz w:val="22"/>
          <w:szCs w:val="22"/>
          <w:lang w:val="en-US"/>
        </w:rPr>
      </w:pPr>
      <w:del w:id="278" w:author="40202267" w:date="2011-11-09T11:16:00Z">
        <w:r w:rsidRPr="001317AF" w:rsidDel="001317AF">
          <w:rPr>
            <w:rStyle w:val="Hyperlink"/>
            <w:rPrChange w:id="279" w:author="40202267" w:date="2011-11-09T11:16:00Z">
              <w:rPr>
                <w:rStyle w:val="Hyperlink"/>
              </w:rPr>
            </w:rPrChange>
          </w:rPr>
          <w:delText>1.3</w:delText>
        </w:r>
        <w:r w:rsidDel="001317AF">
          <w:rPr>
            <w:rFonts w:asciiTheme="minorHAnsi" w:eastAsiaTheme="minorEastAsia" w:hAnsiTheme="minorHAnsi" w:cstheme="minorBidi"/>
            <w:sz w:val="22"/>
            <w:szCs w:val="22"/>
            <w:lang w:val="en-US"/>
          </w:rPr>
          <w:tab/>
        </w:r>
        <w:r w:rsidRPr="001317AF" w:rsidDel="001317AF">
          <w:rPr>
            <w:rStyle w:val="Hyperlink"/>
            <w:b/>
            <w:rPrChange w:id="280" w:author="40202267" w:date="2011-11-09T11:16:00Z">
              <w:rPr>
                <w:rStyle w:val="Hyperlink"/>
                <w:b/>
              </w:rPr>
            </w:rPrChange>
          </w:rPr>
          <w:delText>Acronyms and Abbreviations</w:delText>
        </w:r>
        <w:r w:rsidDel="001317AF">
          <w:rPr>
            <w:webHidden/>
          </w:rPr>
          <w:tab/>
          <w:delText>7</w:delText>
        </w:r>
      </w:del>
    </w:p>
    <w:p w:rsidR="00A76E3E" w:rsidDel="001317AF" w:rsidRDefault="00A76E3E">
      <w:pPr>
        <w:pStyle w:val="TOC2"/>
        <w:rPr>
          <w:del w:id="281" w:author="40202267" w:date="2011-11-09T11:16:00Z"/>
          <w:rFonts w:asciiTheme="minorHAnsi" w:eastAsiaTheme="minorEastAsia" w:hAnsiTheme="minorHAnsi" w:cstheme="minorBidi"/>
          <w:sz w:val="22"/>
          <w:szCs w:val="22"/>
          <w:lang w:val="en-US"/>
        </w:rPr>
      </w:pPr>
      <w:del w:id="282" w:author="40202267" w:date="2011-11-09T11:16:00Z">
        <w:r w:rsidRPr="001317AF" w:rsidDel="001317AF">
          <w:rPr>
            <w:rStyle w:val="Hyperlink"/>
            <w:rPrChange w:id="283" w:author="40202267" w:date="2011-11-09T11:16:00Z">
              <w:rPr>
                <w:rStyle w:val="Hyperlink"/>
              </w:rPr>
            </w:rPrChange>
          </w:rPr>
          <w:delText>1.4</w:delText>
        </w:r>
        <w:r w:rsidDel="001317AF">
          <w:rPr>
            <w:rFonts w:asciiTheme="minorHAnsi" w:eastAsiaTheme="minorEastAsia" w:hAnsiTheme="minorHAnsi" w:cstheme="minorBidi"/>
            <w:sz w:val="22"/>
            <w:szCs w:val="22"/>
            <w:lang w:val="en-US"/>
          </w:rPr>
          <w:tab/>
        </w:r>
        <w:r w:rsidRPr="001317AF" w:rsidDel="001317AF">
          <w:rPr>
            <w:rStyle w:val="Hyperlink"/>
            <w:b/>
            <w:rPrChange w:id="284" w:author="40202267" w:date="2011-11-09T11:16:00Z">
              <w:rPr>
                <w:rStyle w:val="Hyperlink"/>
                <w:b/>
              </w:rPr>
            </w:rPrChange>
          </w:rPr>
          <w:delText>References</w:delText>
        </w:r>
        <w:r w:rsidDel="001317AF">
          <w:rPr>
            <w:webHidden/>
          </w:rPr>
          <w:tab/>
          <w:delText>11</w:delText>
        </w:r>
      </w:del>
    </w:p>
    <w:p w:rsidR="00A76E3E" w:rsidDel="001317AF" w:rsidRDefault="00A76E3E">
      <w:pPr>
        <w:pStyle w:val="TOC2"/>
        <w:rPr>
          <w:del w:id="285" w:author="40202267" w:date="2011-11-09T11:16:00Z"/>
          <w:rFonts w:asciiTheme="minorHAnsi" w:eastAsiaTheme="minorEastAsia" w:hAnsiTheme="minorHAnsi" w:cstheme="minorBidi"/>
          <w:sz w:val="22"/>
          <w:szCs w:val="22"/>
          <w:lang w:val="en-US"/>
        </w:rPr>
      </w:pPr>
      <w:del w:id="286" w:author="40202267" w:date="2011-11-09T11:16:00Z">
        <w:r w:rsidRPr="001317AF" w:rsidDel="001317AF">
          <w:rPr>
            <w:rStyle w:val="Hyperlink"/>
            <w:rPrChange w:id="287" w:author="40202267" w:date="2011-11-09T11:16:00Z">
              <w:rPr>
                <w:rStyle w:val="Hyperlink"/>
              </w:rPr>
            </w:rPrChange>
          </w:rPr>
          <w:delText>1.5</w:delText>
        </w:r>
        <w:r w:rsidDel="001317AF">
          <w:rPr>
            <w:rFonts w:asciiTheme="minorHAnsi" w:eastAsiaTheme="minorEastAsia" w:hAnsiTheme="minorHAnsi" w:cstheme="minorBidi"/>
            <w:sz w:val="22"/>
            <w:szCs w:val="22"/>
            <w:lang w:val="en-US"/>
          </w:rPr>
          <w:tab/>
        </w:r>
        <w:r w:rsidRPr="001317AF" w:rsidDel="001317AF">
          <w:rPr>
            <w:rStyle w:val="Hyperlink"/>
            <w:b/>
            <w:rPrChange w:id="288" w:author="40202267" w:date="2011-11-09T11:16:00Z">
              <w:rPr>
                <w:rStyle w:val="Hyperlink"/>
                <w:b/>
              </w:rPr>
            </w:rPrChange>
          </w:rPr>
          <w:delText>ICSS Overall Organi</w:delText>
        </w:r>
        <w:r w:rsidRPr="001317AF" w:rsidDel="001317AF">
          <w:rPr>
            <w:rStyle w:val="Hyperlink"/>
            <w:b/>
            <w:lang w:eastAsia="ja-JP"/>
            <w:rPrChange w:id="289" w:author="40202267" w:date="2011-11-09T11:16:00Z">
              <w:rPr>
                <w:rStyle w:val="Hyperlink"/>
                <w:b/>
                <w:lang w:eastAsia="ja-JP"/>
              </w:rPr>
            </w:rPrChange>
          </w:rPr>
          <w:delText>s</w:delText>
        </w:r>
        <w:r w:rsidRPr="001317AF" w:rsidDel="001317AF">
          <w:rPr>
            <w:rStyle w:val="Hyperlink"/>
            <w:b/>
            <w:rPrChange w:id="290" w:author="40202267" w:date="2011-11-09T11:16:00Z">
              <w:rPr>
                <w:rStyle w:val="Hyperlink"/>
                <w:b/>
              </w:rPr>
            </w:rPrChange>
          </w:rPr>
          <w:delText>ation Strategy during Project Execution Phase</w:delText>
        </w:r>
        <w:r w:rsidDel="001317AF">
          <w:rPr>
            <w:webHidden/>
          </w:rPr>
          <w:tab/>
          <w:delText>12</w:delText>
        </w:r>
      </w:del>
    </w:p>
    <w:p w:rsidR="00A76E3E" w:rsidDel="001317AF" w:rsidRDefault="00A76E3E">
      <w:pPr>
        <w:pStyle w:val="TOC2"/>
        <w:rPr>
          <w:del w:id="291" w:author="40202267" w:date="2011-11-09T11:16:00Z"/>
          <w:rFonts w:asciiTheme="minorHAnsi" w:eastAsiaTheme="minorEastAsia" w:hAnsiTheme="minorHAnsi" w:cstheme="minorBidi"/>
          <w:sz w:val="22"/>
          <w:szCs w:val="22"/>
          <w:lang w:val="en-US"/>
        </w:rPr>
      </w:pPr>
      <w:del w:id="292" w:author="40202267" w:date="2011-11-09T11:16:00Z">
        <w:r w:rsidRPr="001317AF" w:rsidDel="001317AF">
          <w:rPr>
            <w:rStyle w:val="Hyperlink"/>
            <w:rPrChange w:id="293" w:author="40202267" w:date="2011-11-09T11:16:00Z">
              <w:rPr>
                <w:rStyle w:val="Hyperlink"/>
              </w:rPr>
            </w:rPrChange>
          </w:rPr>
          <w:delText>1.6</w:delText>
        </w:r>
        <w:r w:rsidDel="001317AF">
          <w:rPr>
            <w:rFonts w:asciiTheme="minorHAnsi" w:eastAsiaTheme="minorEastAsia" w:hAnsiTheme="minorHAnsi" w:cstheme="minorBidi"/>
            <w:sz w:val="22"/>
            <w:szCs w:val="22"/>
            <w:lang w:val="en-US"/>
          </w:rPr>
          <w:tab/>
        </w:r>
        <w:r w:rsidRPr="001317AF" w:rsidDel="001317AF">
          <w:rPr>
            <w:rStyle w:val="Hyperlink"/>
            <w:b/>
            <w:rPrChange w:id="294" w:author="40202267" w:date="2011-11-09T11:16:00Z">
              <w:rPr>
                <w:rStyle w:val="Hyperlink"/>
                <w:b/>
              </w:rPr>
            </w:rPrChange>
          </w:rPr>
          <w:delText>Owner (INPEX Operation Pty Ltd)</w:delText>
        </w:r>
        <w:r w:rsidDel="001317AF">
          <w:rPr>
            <w:webHidden/>
          </w:rPr>
          <w:tab/>
          <w:delText>12</w:delText>
        </w:r>
      </w:del>
    </w:p>
    <w:p w:rsidR="00A76E3E" w:rsidDel="001317AF" w:rsidRDefault="00A76E3E">
      <w:pPr>
        <w:pStyle w:val="TOC2"/>
        <w:rPr>
          <w:del w:id="295" w:author="40202267" w:date="2011-11-09T11:16:00Z"/>
          <w:rFonts w:asciiTheme="minorHAnsi" w:eastAsiaTheme="minorEastAsia" w:hAnsiTheme="minorHAnsi" w:cstheme="minorBidi"/>
          <w:sz w:val="22"/>
          <w:szCs w:val="22"/>
          <w:lang w:val="en-US"/>
        </w:rPr>
      </w:pPr>
      <w:del w:id="296" w:author="40202267" w:date="2011-11-09T11:16:00Z">
        <w:r w:rsidRPr="001317AF" w:rsidDel="001317AF">
          <w:rPr>
            <w:rStyle w:val="Hyperlink"/>
            <w:rPrChange w:id="297" w:author="40202267" w:date="2011-11-09T11:16:00Z">
              <w:rPr>
                <w:rStyle w:val="Hyperlink"/>
              </w:rPr>
            </w:rPrChange>
          </w:rPr>
          <w:delText>1.7</w:delText>
        </w:r>
        <w:r w:rsidDel="001317AF">
          <w:rPr>
            <w:rFonts w:asciiTheme="minorHAnsi" w:eastAsiaTheme="minorEastAsia" w:hAnsiTheme="minorHAnsi" w:cstheme="minorBidi"/>
            <w:sz w:val="22"/>
            <w:szCs w:val="22"/>
            <w:lang w:val="en-US"/>
          </w:rPr>
          <w:tab/>
        </w:r>
        <w:r w:rsidRPr="001317AF" w:rsidDel="001317AF">
          <w:rPr>
            <w:rStyle w:val="Hyperlink"/>
            <w:b/>
            <w:rPrChange w:id="298" w:author="40202267" w:date="2011-11-09T11:16:00Z">
              <w:rPr>
                <w:rStyle w:val="Hyperlink"/>
                <w:b/>
              </w:rPr>
            </w:rPrChange>
          </w:rPr>
          <w:delText>EPC Contractors</w:delText>
        </w:r>
        <w:r w:rsidDel="001317AF">
          <w:rPr>
            <w:webHidden/>
          </w:rPr>
          <w:tab/>
          <w:delText>13</w:delText>
        </w:r>
      </w:del>
    </w:p>
    <w:p w:rsidR="00A76E3E" w:rsidDel="001317AF" w:rsidRDefault="00A76E3E">
      <w:pPr>
        <w:pStyle w:val="TOC1"/>
        <w:rPr>
          <w:del w:id="299" w:author="40202267" w:date="2011-11-09T11:16:00Z"/>
          <w:rFonts w:asciiTheme="minorHAnsi" w:eastAsiaTheme="minorEastAsia" w:hAnsiTheme="minorHAnsi" w:cstheme="minorBidi"/>
          <w:b w:val="0"/>
          <w:caps w:val="0"/>
          <w:lang w:val="en-US"/>
        </w:rPr>
      </w:pPr>
      <w:del w:id="300" w:author="40202267" w:date="2011-11-09T11:16:00Z">
        <w:r w:rsidRPr="001317AF" w:rsidDel="001317AF">
          <w:rPr>
            <w:rStyle w:val="Hyperlink"/>
            <w:rPrChange w:id="301" w:author="40202267" w:date="2011-11-09T11:16:00Z">
              <w:rPr>
                <w:rStyle w:val="Hyperlink"/>
              </w:rPr>
            </w:rPrChange>
          </w:rPr>
          <w:delText>2</w:delText>
        </w:r>
        <w:r w:rsidDel="001317AF">
          <w:rPr>
            <w:rFonts w:asciiTheme="minorHAnsi" w:eastAsiaTheme="minorEastAsia" w:hAnsiTheme="minorHAnsi" w:cstheme="minorBidi"/>
            <w:b w:val="0"/>
            <w:caps w:val="0"/>
            <w:lang w:val="en-US"/>
          </w:rPr>
          <w:tab/>
        </w:r>
        <w:r w:rsidRPr="001317AF" w:rsidDel="001317AF">
          <w:rPr>
            <w:rStyle w:val="Hyperlink"/>
            <w:rPrChange w:id="302" w:author="40202267" w:date="2011-11-09T11:16:00Z">
              <w:rPr>
                <w:rStyle w:val="Hyperlink"/>
              </w:rPr>
            </w:rPrChange>
          </w:rPr>
          <w:delText>ICSS Supplier Project Scope of Work</w:delText>
        </w:r>
        <w:r w:rsidDel="001317AF">
          <w:rPr>
            <w:webHidden/>
          </w:rPr>
          <w:tab/>
        </w:r>
        <w:r w:rsidDel="001317AF">
          <w:rPr>
            <w:rFonts w:hint="eastAsia"/>
            <w:webHidden/>
          </w:rPr>
          <w:delText>14</w:delText>
        </w:r>
      </w:del>
    </w:p>
    <w:p w:rsidR="00A76E3E" w:rsidDel="001317AF" w:rsidRDefault="00A76E3E">
      <w:pPr>
        <w:pStyle w:val="TOC2"/>
        <w:rPr>
          <w:del w:id="303" w:author="40202267" w:date="2011-11-09T11:16:00Z"/>
          <w:rFonts w:asciiTheme="minorHAnsi" w:eastAsiaTheme="minorEastAsia" w:hAnsiTheme="minorHAnsi" w:cstheme="minorBidi"/>
          <w:sz w:val="22"/>
          <w:szCs w:val="22"/>
          <w:lang w:val="en-US"/>
        </w:rPr>
      </w:pPr>
      <w:del w:id="304" w:author="40202267" w:date="2011-11-09T11:16:00Z">
        <w:r w:rsidRPr="001317AF" w:rsidDel="001317AF">
          <w:rPr>
            <w:rStyle w:val="Hyperlink"/>
            <w:rPrChange w:id="305" w:author="40202267" w:date="2011-11-09T11:16:00Z">
              <w:rPr>
                <w:rStyle w:val="Hyperlink"/>
              </w:rPr>
            </w:rPrChange>
          </w:rPr>
          <w:delText>2.1</w:delText>
        </w:r>
        <w:r w:rsidDel="001317AF">
          <w:rPr>
            <w:rFonts w:asciiTheme="minorHAnsi" w:eastAsiaTheme="minorEastAsia" w:hAnsiTheme="minorHAnsi" w:cstheme="minorBidi"/>
            <w:sz w:val="22"/>
            <w:szCs w:val="22"/>
            <w:lang w:val="en-US"/>
          </w:rPr>
          <w:tab/>
        </w:r>
        <w:r w:rsidRPr="001317AF" w:rsidDel="001317AF">
          <w:rPr>
            <w:rStyle w:val="Hyperlink"/>
            <w:b/>
            <w:rPrChange w:id="306" w:author="40202267" w:date="2011-11-09T11:16:00Z">
              <w:rPr>
                <w:rStyle w:val="Hyperlink"/>
                <w:b/>
              </w:rPr>
            </w:rPrChange>
          </w:rPr>
          <w:delText>ICSS Package Scope of Work – By ICSS Supplier</w:delText>
        </w:r>
        <w:r w:rsidDel="001317AF">
          <w:rPr>
            <w:webHidden/>
          </w:rPr>
          <w:tab/>
          <w:delText>14</w:delText>
        </w:r>
      </w:del>
    </w:p>
    <w:p w:rsidR="00A76E3E" w:rsidDel="001317AF" w:rsidRDefault="00A76E3E">
      <w:pPr>
        <w:pStyle w:val="TOC2"/>
        <w:rPr>
          <w:del w:id="307" w:author="40202267" w:date="2011-11-09T11:16:00Z"/>
          <w:rFonts w:asciiTheme="minorHAnsi" w:eastAsiaTheme="minorEastAsia" w:hAnsiTheme="minorHAnsi" w:cstheme="minorBidi"/>
          <w:sz w:val="22"/>
          <w:szCs w:val="22"/>
          <w:lang w:val="en-US"/>
        </w:rPr>
      </w:pPr>
      <w:del w:id="308" w:author="40202267" w:date="2011-11-09T11:16:00Z">
        <w:r w:rsidRPr="001317AF" w:rsidDel="001317AF">
          <w:rPr>
            <w:rStyle w:val="Hyperlink"/>
            <w:rPrChange w:id="309" w:author="40202267" w:date="2011-11-09T11:16:00Z">
              <w:rPr>
                <w:rStyle w:val="Hyperlink"/>
              </w:rPr>
            </w:rPrChange>
          </w:rPr>
          <w:delText>2.2</w:delText>
        </w:r>
        <w:r w:rsidDel="001317AF">
          <w:rPr>
            <w:rFonts w:asciiTheme="minorHAnsi" w:eastAsiaTheme="minorEastAsia" w:hAnsiTheme="minorHAnsi" w:cstheme="minorBidi"/>
            <w:sz w:val="22"/>
            <w:szCs w:val="22"/>
            <w:lang w:val="en-US"/>
          </w:rPr>
          <w:tab/>
        </w:r>
        <w:r w:rsidRPr="001317AF" w:rsidDel="001317AF">
          <w:rPr>
            <w:rStyle w:val="Hyperlink"/>
            <w:b/>
            <w:rPrChange w:id="310" w:author="40202267" w:date="2011-11-09T11:16:00Z">
              <w:rPr>
                <w:rStyle w:val="Hyperlink"/>
                <w:b/>
              </w:rPr>
            </w:rPrChange>
          </w:rPr>
          <w:delText>ICSS Supplier Project Development Cycle</w:delText>
        </w:r>
        <w:r w:rsidDel="001317AF">
          <w:rPr>
            <w:webHidden/>
          </w:rPr>
          <w:tab/>
          <w:delText>15</w:delText>
        </w:r>
      </w:del>
    </w:p>
    <w:p w:rsidR="00A76E3E" w:rsidDel="001317AF" w:rsidRDefault="00A76E3E">
      <w:pPr>
        <w:pStyle w:val="TOC2"/>
        <w:rPr>
          <w:del w:id="311" w:author="40202267" w:date="2011-11-09T11:16:00Z"/>
          <w:rFonts w:asciiTheme="minorHAnsi" w:eastAsiaTheme="minorEastAsia" w:hAnsiTheme="minorHAnsi" w:cstheme="minorBidi"/>
          <w:sz w:val="22"/>
          <w:szCs w:val="22"/>
          <w:lang w:val="en-US"/>
        </w:rPr>
      </w:pPr>
      <w:del w:id="312" w:author="40202267" w:date="2011-11-09T11:16:00Z">
        <w:r w:rsidRPr="001317AF" w:rsidDel="001317AF">
          <w:rPr>
            <w:rStyle w:val="Hyperlink"/>
            <w:rPrChange w:id="313" w:author="40202267" w:date="2011-11-09T11:16:00Z">
              <w:rPr>
                <w:rStyle w:val="Hyperlink"/>
              </w:rPr>
            </w:rPrChange>
          </w:rPr>
          <w:delText>2.3</w:delText>
        </w:r>
        <w:r w:rsidDel="001317AF">
          <w:rPr>
            <w:rFonts w:asciiTheme="minorHAnsi" w:eastAsiaTheme="minorEastAsia" w:hAnsiTheme="minorHAnsi" w:cstheme="minorBidi"/>
            <w:sz w:val="22"/>
            <w:szCs w:val="22"/>
            <w:lang w:val="en-US"/>
          </w:rPr>
          <w:tab/>
        </w:r>
        <w:r w:rsidRPr="001317AF" w:rsidDel="001317AF">
          <w:rPr>
            <w:rStyle w:val="Hyperlink"/>
            <w:b/>
            <w:lang w:val="en-US"/>
            <w:rPrChange w:id="314" w:author="40202267" w:date="2011-11-09T11:16:00Z">
              <w:rPr>
                <w:rStyle w:val="Hyperlink"/>
                <w:b/>
                <w:lang w:val="en-US"/>
              </w:rPr>
            </w:rPrChange>
          </w:rPr>
          <w:delText>ICSS Project Execution Flowchart</w:delText>
        </w:r>
        <w:r w:rsidDel="001317AF">
          <w:rPr>
            <w:webHidden/>
          </w:rPr>
          <w:tab/>
          <w:delText>23</w:delText>
        </w:r>
      </w:del>
    </w:p>
    <w:p w:rsidR="00A76E3E" w:rsidDel="001317AF" w:rsidRDefault="00A76E3E">
      <w:pPr>
        <w:pStyle w:val="TOC2"/>
        <w:rPr>
          <w:del w:id="315" w:author="40202267" w:date="2011-11-09T11:16:00Z"/>
          <w:rFonts w:asciiTheme="minorHAnsi" w:eastAsiaTheme="minorEastAsia" w:hAnsiTheme="minorHAnsi" w:cstheme="minorBidi"/>
          <w:sz w:val="22"/>
          <w:szCs w:val="22"/>
          <w:lang w:val="en-US"/>
        </w:rPr>
      </w:pPr>
      <w:del w:id="316" w:author="40202267" w:date="2011-11-09T11:16:00Z">
        <w:r w:rsidRPr="001317AF" w:rsidDel="001317AF">
          <w:rPr>
            <w:rStyle w:val="Hyperlink"/>
            <w:rPrChange w:id="317" w:author="40202267" w:date="2011-11-09T11:16:00Z">
              <w:rPr>
                <w:rStyle w:val="Hyperlink"/>
              </w:rPr>
            </w:rPrChange>
          </w:rPr>
          <w:delText>2.4</w:delText>
        </w:r>
        <w:r w:rsidDel="001317AF">
          <w:rPr>
            <w:rFonts w:asciiTheme="minorHAnsi" w:eastAsiaTheme="minorEastAsia" w:hAnsiTheme="minorHAnsi" w:cstheme="minorBidi"/>
            <w:sz w:val="22"/>
            <w:szCs w:val="22"/>
            <w:lang w:val="en-US"/>
          </w:rPr>
          <w:tab/>
        </w:r>
        <w:r w:rsidRPr="001317AF" w:rsidDel="001317AF">
          <w:rPr>
            <w:rStyle w:val="Hyperlink"/>
            <w:b/>
            <w:rPrChange w:id="318" w:author="40202267" w:date="2011-11-09T11:16:00Z">
              <w:rPr>
                <w:rStyle w:val="Hyperlink"/>
                <w:b/>
              </w:rPr>
            </w:rPrChange>
          </w:rPr>
          <w:delText>Major Milestones</w:delText>
        </w:r>
        <w:r w:rsidDel="001317AF">
          <w:rPr>
            <w:webHidden/>
          </w:rPr>
          <w:tab/>
          <w:delText>25</w:delText>
        </w:r>
      </w:del>
    </w:p>
    <w:p w:rsidR="00A76E3E" w:rsidDel="001317AF" w:rsidRDefault="00A76E3E">
      <w:pPr>
        <w:pStyle w:val="TOC1"/>
        <w:rPr>
          <w:del w:id="319" w:author="40202267" w:date="2011-11-09T11:16:00Z"/>
          <w:rFonts w:asciiTheme="minorHAnsi" w:eastAsiaTheme="minorEastAsia" w:hAnsiTheme="minorHAnsi" w:cstheme="minorBidi"/>
          <w:b w:val="0"/>
          <w:caps w:val="0"/>
          <w:lang w:val="en-US"/>
        </w:rPr>
      </w:pPr>
      <w:del w:id="320" w:author="40202267" w:date="2011-11-09T11:16:00Z">
        <w:r w:rsidRPr="001317AF" w:rsidDel="001317AF">
          <w:rPr>
            <w:rStyle w:val="Hyperlink"/>
            <w:rPrChange w:id="321" w:author="40202267" w:date="2011-11-09T11:16:00Z">
              <w:rPr>
                <w:rStyle w:val="Hyperlink"/>
              </w:rPr>
            </w:rPrChange>
          </w:rPr>
          <w:delText>3</w:delText>
        </w:r>
        <w:r w:rsidDel="001317AF">
          <w:rPr>
            <w:rFonts w:asciiTheme="minorHAnsi" w:eastAsiaTheme="minorEastAsia" w:hAnsiTheme="minorHAnsi" w:cstheme="minorBidi"/>
            <w:b w:val="0"/>
            <w:caps w:val="0"/>
            <w:lang w:val="en-US"/>
          </w:rPr>
          <w:tab/>
        </w:r>
        <w:r w:rsidRPr="001317AF" w:rsidDel="001317AF">
          <w:rPr>
            <w:rStyle w:val="Hyperlink"/>
            <w:rPrChange w:id="322" w:author="40202267" w:date="2011-11-09T11:16:00Z">
              <w:rPr>
                <w:rStyle w:val="Hyperlink"/>
              </w:rPr>
            </w:rPrChange>
          </w:rPr>
          <w:delText>Quality Control, Health Safety &amp; Environment</w:delText>
        </w:r>
        <w:r w:rsidDel="001317AF">
          <w:rPr>
            <w:webHidden/>
          </w:rPr>
          <w:tab/>
        </w:r>
        <w:r w:rsidDel="001317AF">
          <w:rPr>
            <w:rFonts w:hint="eastAsia"/>
            <w:webHidden/>
          </w:rPr>
          <w:delText>27</w:delText>
        </w:r>
      </w:del>
    </w:p>
    <w:p w:rsidR="00A76E3E" w:rsidDel="001317AF" w:rsidRDefault="00A76E3E">
      <w:pPr>
        <w:pStyle w:val="TOC2"/>
        <w:rPr>
          <w:del w:id="323" w:author="40202267" w:date="2011-11-09T11:16:00Z"/>
          <w:rFonts w:asciiTheme="minorHAnsi" w:eastAsiaTheme="minorEastAsia" w:hAnsiTheme="minorHAnsi" w:cstheme="minorBidi"/>
          <w:sz w:val="22"/>
          <w:szCs w:val="22"/>
          <w:lang w:val="en-US"/>
        </w:rPr>
      </w:pPr>
      <w:del w:id="324" w:author="40202267" w:date="2011-11-09T11:16:00Z">
        <w:r w:rsidRPr="001317AF" w:rsidDel="001317AF">
          <w:rPr>
            <w:rStyle w:val="Hyperlink"/>
            <w:rPrChange w:id="325" w:author="40202267" w:date="2011-11-09T11:16:00Z">
              <w:rPr>
                <w:rStyle w:val="Hyperlink"/>
              </w:rPr>
            </w:rPrChange>
          </w:rPr>
          <w:delText>3.1</w:delText>
        </w:r>
        <w:r w:rsidDel="001317AF">
          <w:rPr>
            <w:rFonts w:asciiTheme="minorHAnsi" w:eastAsiaTheme="minorEastAsia" w:hAnsiTheme="minorHAnsi" w:cstheme="minorBidi"/>
            <w:sz w:val="22"/>
            <w:szCs w:val="22"/>
            <w:lang w:val="en-US"/>
          </w:rPr>
          <w:tab/>
        </w:r>
        <w:r w:rsidRPr="001317AF" w:rsidDel="001317AF">
          <w:rPr>
            <w:rStyle w:val="Hyperlink"/>
            <w:b/>
            <w:rPrChange w:id="326" w:author="40202267" w:date="2011-11-09T11:16:00Z">
              <w:rPr>
                <w:rStyle w:val="Hyperlink"/>
                <w:b/>
              </w:rPr>
            </w:rPrChange>
          </w:rPr>
          <w:delText>ICSS Supplier Project Quality Plan</w:delText>
        </w:r>
        <w:r w:rsidDel="001317AF">
          <w:rPr>
            <w:webHidden/>
          </w:rPr>
          <w:tab/>
          <w:delText>27</w:delText>
        </w:r>
      </w:del>
    </w:p>
    <w:p w:rsidR="00A76E3E" w:rsidDel="001317AF" w:rsidRDefault="00A76E3E">
      <w:pPr>
        <w:pStyle w:val="TOC2"/>
        <w:rPr>
          <w:del w:id="327" w:author="40202267" w:date="2011-11-09T11:16:00Z"/>
          <w:rFonts w:asciiTheme="minorHAnsi" w:eastAsiaTheme="minorEastAsia" w:hAnsiTheme="minorHAnsi" w:cstheme="minorBidi"/>
          <w:sz w:val="22"/>
          <w:szCs w:val="22"/>
          <w:lang w:val="en-US"/>
        </w:rPr>
      </w:pPr>
      <w:del w:id="328" w:author="40202267" w:date="2011-11-09T11:16:00Z">
        <w:r w:rsidRPr="001317AF" w:rsidDel="001317AF">
          <w:rPr>
            <w:rStyle w:val="Hyperlink"/>
            <w:rPrChange w:id="329" w:author="40202267" w:date="2011-11-09T11:16:00Z">
              <w:rPr>
                <w:rStyle w:val="Hyperlink"/>
              </w:rPr>
            </w:rPrChange>
          </w:rPr>
          <w:delText>3.2</w:delText>
        </w:r>
        <w:r w:rsidDel="001317AF">
          <w:rPr>
            <w:rFonts w:asciiTheme="minorHAnsi" w:eastAsiaTheme="minorEastAsia" w:hAnsiTheme="minorHAnsi" w:cstheme="minorBidi"/>
            <w:sz w:val="22"/>
            <w:szCs w:val="22"/>
            <w:lang w:val="en-US"/>
          </w:rPr>
          <w:tab/>
        </w:r>
        <w:r w:rsidRPr="001317AF" w:rsidDel="001317AF">
          <w:rPr>
            <w:rStyle w:val="Hyperlink"/>
            <w:b/>
            <w:rPrChange w:id="330" w:author="40202267" w:date="2011-11-09T11:16:00Z">
              <w:rPr>
                <w:rStyle w:val="Hyperlink"/>
                <w:b/>
              </w:rPr>
            </w:rPrChange>
          </w:rPr>
          <w:delText>Sub-Vendors Quality Control</w:delText>
        </w:r>
        <w:r w:rsidDel="001317AF">
          <w:rPr>
            <w:webHidden/>
          </w:rPr>
          <w:tab/>
          <w:delText>27</w:delText>
        </w:r>
      </w:del>
    </w:p>
    <w:p w:rsidR="00A76E3E" w:rsidDel="001317AF" w:rsidRDefault="00A76E3E">
      <w:pPr>
        <w:pStyle w:val="TOC2"/>
        <w:rPr>
          <w:del w:id="331" w:author="40202267" w:date="2011-11-09T11:16:00Z"/>
          <w:rFonts w:asciiTheme="minorHAnsi" w:eastAsiaTheme="minorEastAsia" w:hAnsiTheme="minorHAnsi" w:cstheme="minorBidi"/>
          <w:sz w:val="22"/>
          <w:szCs w:val="22"/>
          <w:lang w:val="en-US"/>
        </w:rPr>
      </w:pPr>
      <w:del w:id="332" w:author="40202267" w:date="2011-11-09T11:16:00Z">
        <w:r w:rsidRPr="001317AF" w:rsidDel="001317AF">
          <w:rPr>
            <w:rStyle w:val="Hyperlink"/>
            <w:rPrChange w:id="333" w:author="40202267" w:date="2011-11-09T11:16:00Z">
              <w:rPr>
                <w:rStyle w:val="Hyperlink"/>
              </w:rPr>
            </w:rPrChange>
          </w:rPr>
          <w:delText>3.3</w:delText>
        </w:r>
        <w:r w:rsidDel="001317AF">
          <w:rPr>
            <w:rFonts w:asciiTheme="minorHAnsi" w:eastAsiaTheme="minorEastAsia" w:hAnsiTheme="minorHAnsi" w:cstheme="minorBidi"/>
            <w:sz w:val="22"/>
            <w:szCs w:val="22"/>
            <w:lang w:val="en-US"/>
          </w:rPr>
          <w:tab/>
        </w:r>
        <w:r w:rsidRPr="001317AF" w:rsidDel="001317AF">
          <w:rPr>
            <w:rStyle w:val="Hyperlink"/>
            <w:b/>
            <w:rPrChange w:id="334" w:author="40202267" w:date="2011-11-09T11:16:00Z">
              <w:rPr>
                <w:rStyle w:val="Hyperlink"/>
                <w:b/>
              </w:rPr>
            </w:rPrChange>
          </w:rPr>
          <w:delText>Health Safety and Environment (HSE)</w:delText>
        </w:r>
        <w:r w:rsidDel="001317AF">
          <w:rPr>
            <w:webHidden/>
          </w:rPr>
          <w:tab/>
          <w:delText>27</w:delText>
        </w:r>
      </w:del>
    </w:p>
    <w:p w:rsidR="00A76E3E" w:rsidDel="001317AF" w:rsidRDefault="00A76E3E">
      <w:pPr>
        <w:pStyle w:val="TOC2"/>
        <w:rPr>
          <w:del w:id="335" w:author="40202267" w:date="2011-11-09T11:16:00Z"/>
          <w:rFonts w:asciiTheme="minorHAnsi" w:eastAsiaTheme="minorEastAsia" w:hAnsiTheme="minorHAnsi" w:cstheme="minorBidi"/>
          <w:sz w:val="22"/>
          <w:szCs w:val="22"/>
          <w:lang w:val="en-US"/>
        </w:rPr>
      </w:pPr>
      <w:del w:id="336" w:author="40202267" w:date="2011-11-09T11:16:00Z">
        <w:r w:rsidRPr="001317AF" w:rsidDel="001317AF">
          <w:rPr>
            <w:rStyle w:val="Hyperlink"/>
            <w:rPrChange w:id="337" w:author="40202267" w:date="2011-11-09T11:16:00Z">
              <w:rPr>
                <w:rStyle w:val="Hyperlink"/>
              </w:rPr>
            </w:rPrChange>
          </w:rPr>
          <w:delText>3.4</w:delText>
        </w:r>
        <w:r w:rsidDel="001317AF">
          <w:rPr>
            <w:rFonts w:asciiTheme="minorHAnsi" w:eastAsiaTheme="minorEastAsia" w:hAnsiTheme="minorHAnsi" w:cstheme="minorBidi"/>
            <w:sz w:val="22"/>
            <w:szCs w:val="22"/>
            <w:lang w:val="en-US"/>
          </w:rPr>
          <w:tab/>
        </w:r>
        <w:r w:rsidRPr="001317AF" w:rsidDel="001317AF">
          <w:rPr>
            <w:rStyle w:val="Hyperlink"/>
            <w:b/>
            <w:rPrChange w:id="338" w:author="40202267" w:date="2011-11-09T11:16:00Z">
              <w:rPr>
                <w:rStyle w:val="Hyperlink"/>
                <w:b/>
              </w:rPr>
            </w:rPrChange>
          </w:rPr>
          <w:delText>ICSS Supplier HSE Risk Management</w:delText>
        </w:r>
        <w:r w:rsidDel="001317AF">
          <w:rPr>
            <w:webHidden/>
          </w:rPr>
          <w:tab/>
          <w:delText>28</w:delText>
        </w:r>
      </w:del>
    </w:p>
    <w:p w:rsidR="00A76E3E" w:rsidDel="001317AF" w:rsidRDefault="00A76E3E">
      <w:pPr>
        <w:pStyle w:val="TOC2"/>
        <w:rPr>
          <w:del w:id="339" w:author="40202267" w:date="2011-11-09T11:16:00Z"/>
          <w:rFonts w:asciiTheme="minorHAnsi" w:eastAsiaTheme="minorEastAsia" w:hAnsiTheme="minorHAnsi" w:cstheme="minorBidi"/>
          <w:sz w:val="22"/>
          <w:szCs w:val="22"/>
          <w:lang w:val="en-US"/>
        </w:rPr>
      </w:pPr>
      <w:del w:id="340" w:author="40202267" w:date="2011-11-09T11:16:00Z">
        <w:r w:rsidRPr="001317AF" w:rsidDel="001317AF">
          <w:rPr>
            <w:rStyle w:val="Hyperlink"/>
            <w:rPrChange w:id="341" w:author="40202267" w:date="2011-11-09T11:16:00Z">
              <w:rPr>
                <w:rStyle w:val="Hyperlink"/>
              </w:rPr>
            </w:rPrChange>
          </w:rPr>
          <w:delText>3.5</w:delText>
        </w:r>
        <w:r w:rsidDel="001317AF">
          <w:rPr>
            <w:rFonts w:asciiTheme="minorHAnsi" w:eastAsiaTheme="minorEastAsia" w:hAnsiTheme="minorHAnsi" w:cstheme="minorBidi"/>
            <w:sz w:val="22"/>
            <w:szCs w:val="22"/>
            <w:lang w:val="en-US"/>
          </w:rPr>
          <w:tab/>
        </w:r>
        <w:r w:rsidRPr="001317AF" w:rsidDel="001317AF">
          <w:rPr>
            <w:rStyle w:val="Hyperlink"/>
            <w:b/>
            <w:rPrChange w:id="342" w:author="40202267" w:date="2011-11-09T11:16:00Z">
              <w:rPr>
                <w:rStyle w:val="Hyperlink"/>
                <w:b/>
              </w:rPr>
            </w:rPrChange>
          </w:rPr>
          <w:delText>ICSS Supplier HSE Employee Handbook</w:delText>
        </w:r>
        <w:r w:rsidDel="001317AF">
          <w:rPr>
            <w:webHidden/>
          </w:rPr>
          <w:tab/>
          <w:delText>29</w:delText>
        </w:r>
      </w:del>
    </w:p>
    <w:p w:rsidR="00A76E3E" w:rsidDel="001317AF" w:rsidRDefault="00A76E3E">
      <w:pPr>
        <w:pStyle w:val="TOC2"/>
        <w:rPr>
          <w:del w:id="343" w:author="40202267" w:date="2011-11-09T11:16:00Z"/>
          <w:rFonts w:asciiTheme="minorHAnsi" w:eastAsiaTheme="minorEastAsia" w:hAnsiTheme="minorHAnsi" w:cstheme="minorBidi"/>
          <w:sz w:val="22"/>
          <w:szCs w:val="22"/>
          <w:lang w:val="en-US"/>
        </w:rPr>
      </w:pPr>
      <w:del w:id="344" w:author="40202267" w:date="2011-11-09T11:16:00Z">
        <w:r w:rsidRPr="001317AF" w:rsidDel="001317AF">
          <w:rPr>
            <w:rStyle w:val="Hyperlink"/>
            <w:rPrChange w:id="345" w:author="40202267" w:date="2011-11-09T11:16:00Z">
              <w:rPr>
                <w:rStyle w:val="Hyperlink"/>
              </w:rPr>
            </w:rPrChange>
          </w:rPr>
          <w:delText>3.6</w:delText>
        </w:r>
        <w:r w:rsidDel="001317AF">
          <w:rPr>
            <w:rFonts w:asciiTheme="minorHAnsi" w:eastAsiaTheme="minorEastAsia" w:hAnsiTheme="minorHAnsi" w:cstheme="minorBidi"/>
            <w:sz w:val="22"/>
            <w:szCs w:val="22"/>
            <w:lang w:val="en-US"/>
          </w:rPr>
          <w:tab/>
        </w:r>
        <w:r w:rsidRPr="001317AF" w:rsidDel="001317AF">
          <w:rPr>
            <w:rStyle w:val="Hyperlink"/>
            <w:b/>
            <w:rPrChange w:id="346" w:author="40202267" w:date="2011-11-09T11:16:00Z">
              <w:rPr>
                <w:rStyle w:val="Hyperlink"/>
                <w:b/>
              </w:rPr>
            </w:rPrChange>
          </w:rPr>
          <w:delText>ICSS Supplier HSE Implementation</w:delText>
        </w:r>
        <w:r w:rsidDel="001317AF">
          <w:rPr>
            <w:webHidden/>
          </w:rPr>
          <w:tab/>
          <w:delText>29</w:delText>
        </w:r>
      </w:del>
    </w:p>
    <w:p w:rsidR="00A76E3E" w:rsidDel="001317AF" w:rsidRDefault="00A76E3E">
      <w:pPr>
        <w:pStyle w:val="TOC2"/>
        <w:rPr>
          <w:del w:id="347" w:author="40202267" w:date="2011-11-09T11:16:00Z"/>
          <w:rFonts w:asciiTheme="minorHAnsi" w:eastAsiaTheme="minorEastAsia" w:hAnsiTheme="minorHAnsi" w:cstheme="minorBidi"/>
          <w:sz w:val="22"/>
          <w:szCs w:val="22"/>
          <w:lang w:val="en-US"/>
        </w:rPr>
      </w:pPr>
      <w:del w:id="348" w:author="40202267" w:date="2011-11-09T11:16:00Z">
        <w:r w:rsidRPr="001317AF" w:rsidDel="001317AF">
          <w:rPr>
            <w:rStyle w:val="Hyperlink"/>
            <w:rPrChange w:id="349" w:author="40202267" w:date="2011-11-09T11:16:00Z">
              <w:rPr>
                <w:rStyle w:val="Hyperlink"/>
              </w:rPr>
            </w:rPrChange>
          </w:rPr>
          <w:delText>3.7</w:delText>
        </w:r>
        <w:r w:rsidDel="001317AF">
          <w:rPr>
            <w:rFonts w:asciiTheme="minorHAnsi" w:eastAsiaTheme="minorEastAsia" w:hAnsiTheme="minorHAnsi" w:cstheme="minorBidi"/>
            <w:sz w:val="22"/>
            <w:szCs w:val="22"/>
            <w:lang w:val="en-US"/>
          </w:rPr>
          <w:tab/>
        </w:r>
        <w:r w:rsidRPr="001317AF" w:rsidDel="001317AF">
          <w:rPr>
            <w:rStyle w:val="Hyperlink"/>
            <w:b/>
            <w:rPrChange w:id="350" w:author="40202267" w:date="2011-11-09T11:16:00Z">
              <w:rPr>
                <w:rStyle w:val="Hyperlink"/>
                <w:b/>
              </w:rPr>
            </w:rPrChange>
          </w:rPr>
          <w:delText>ICSS Supplier HSE Monitoring</w:delText>
        </w:r>
        <w:r w:rsidDel="001317AF">
          <w:rPr>
            <w:webHidden/>
          </w:rPr>
          <w:tab/>
          <w:delText>29</w:delText>
        </w:r>
      </w:del>
    </w:p>
    <w:p w:rsidR="00A76E3E" w:rsidDel="001317AF" w:rsidRDefault="00A76E3E">
      <w:pPr>
        <w:pStyle w:val="TOC1"/>
        <w:rPr>
          <w:del w:id="351" w:author="40202267" w:date="2011-11-09T11:16:00Z"/>
          <w:rFonts w:asciiTheme="minorHAnsi" w:eastAsiaTheme="minorEastAsia" w:hAnsiTheme="minorHAnsi" w:cstheme="minorBidi"/>
          <w:b w:val="0"/>
          <w:caps w:val="0"/>
          <w:lang w:val="en-US"/>
        </w:rPr>
      </w:pPr>
      <w:del w:id="352" w:author="40202267" w:date="2011-11-09T11:16:00Z">
        <w:r w:rsidRPr="001317AF" w:rsidDel="001317AF">
          <w:rPr>
            <w:rStyle w:val="Hyperlink"/>
            <w:rPrChange w:id="353" w:author="40202267" w:date="2011-11-09T11:16:00Z">
              <w:rPr>
                <w:rStyle w:val="Hyperlink"/>
              </w:rPr>
            </w:rPrChange>
          </w:rPr>
          <w:delText>4</w:delText>
        </w:r>
        <w:r w:rsidDel="001317AF">
          <w:rPr>
            <w:rFonts w:asciiTheme="minorHAnsi" w:eastAsiaTheme="minorEastAsia" w:hAnsiTheme="minorHAnsi" w:cstheme="minorBidi"/>
            <w:b w:val="0"/>
            <w:caps w:val="0"/>
            <w:lang w:val="en-US"/>
          </w:rPr>
          <w:tab/>
        </w:r>
        <w:r w:rsidRPr="001317AF" w:rsidDel="001317AF">
          <w:rPr>
            <w:rStyle w:val="Hyperlink"/>
            <w:rPrChange w:id="354" w:author="40202267" w:date="2011-11-09T11:16:00Z">
              <w:rPr>
                <w:rStyle w:val="Hyperlink"/>
              </w:rPr>
            </w:rPrChange>
          </w:rPr>
          <w:delText>ICSS Supplier Project Execution and Organisation</w:delText>
        </w:r>
        <w:r w:rsidDel="001317AF">
          <w:rPr>
            <w:webHidden/>
          </w:rPr>
          <w:tab/>
        </w:r>
        <w:r w:rsidDel="001317AF">
          <w:rPr>
            <w:rFonts w:hint="eastAsia"/>
            <w:webHidden/>
          </w:rPr>
          <w:delText>30</w:delText>
        </w:r>
      </w:del>
    </w:p>
    <w:p w:rsidR="00A76E3E" w:rsidDel="001317AF" w:rsidRDefault="00A76E3E">
      <w:pPr>
        <w:pStyle w:val="TOC2"/>
        <w:rPr>
          <w:del w:id="355" w:author="40202267" w:date="2011-11-09T11:16:00Z"/>
          <w:rFonts w:asciiTheme="minorHAnsi" w:eastAsiaTheme="minorEastAsia" w:hAnsiTheme="minorHAnsi" w:cstheme="minorBidi"/>
          <w:sz w:val="22"/>
          <w:szCs w:val="22"/>
          <w:lang w:val="en-US"/>
        </w:rPr>
      </w:pPr>
      <w:del w:id="356" w:author="40202267" w:date="2011-11-09T11:16:00Z">
        <w:r w:rsidRPr="001317AF" w:rsidDel="001317AF">
          <w:rPr>
            <w:rStyle w:val="Hyperlink"/>
            <w:rPrChange w:id="357" w:author="40202267" w:date="2011-11-09T11:16:00Z">
              <w:rPr>
                <w:rStyle w:val="Hyperlink"/>
              </w:rPr>
            </w:rPrChange>
          </w:rPr>
          <w:delText>4.1</w:delText>
        </w:r>
        <w:r w:rsidDel="001317AF">
          <w:rPr>
            <w:rFonts w:asciiTheme="minorHAnsi" w:eastAsiaTheme="minorEastAsia" w:hAnsiTheme="minorHAnsi" w:cstheme="minorBidi"/>
            <w:sz w:val="22"/>
            <w:szCs w:val="22"/>
            <w:lang w:val="en-US"/>
          </w:rPr>
          <w:tab/>
        </w:r>
        <w:r w:rsidRPr="001317AF" w:rsidDel="001317AF">
          <w:rPr>
            <w:rStyle w:val="Hyperlink"/>
            <w:b/>
            <w:rPrChange w:id="358" w:author="40202267" w:date="2011-11-09T11:16:00Z">
              <w:rPr>
                <w:rStyle w:val="Hyperlink"/>
                <w:b/>
              </w:rPr>
            </w:rPrChange>
          </w:rPr>
          <w:delText>ICSS Project Organi</w:delText>
        </w:r>
        <w:r w:rsidRPr="001317AF" w:rsidDel="001317AF">
          <w:rPr>
            <w:rStyle w:val="Hyperlink"/>
            <w:b/>
            <w:lang w:eastAsia="ja-JP"/>
            <w:rPrChange w:id="359" w:author="40202267" w:date="2011-11-09T11:16:00Z">
              <w:rPr>
                <w:rStyle w:val="Hyperlink"/>
                <w:b/>
                <w:lang w:eastAsia="ja-JP"/>
              </w:rPr>
            </w:rPrChange>
          </w:rPr>
          <w:delText>s</w:delText>
        </w:r>
        <w:r w:rsidRPr="001317AF" w:rsidDel="001317AF">
          <w:rPr>
            <w:rStyle w:val="Hyperlink"/>
            <w:b/>
            <w:rPrChange w:id="360" w:author="40202267" w:date="2011-11-09T11:16:00Z">
              <w:rPr>
                <w:rStyle w:val="Hyperlink"/>
                <w:b/>
              </w:rPr>
            </w:rPrChange>
          </w:rPr>
          <w:delText>ation</w:delText>
        </w:r>
        <w:r w:rsidDel="001317AF">
          <w:rPr>
            <w:webHidden/>
          </w:rPr>
          <w:tab/>
          <w:delText>30</w:delText>
        </w:r>
      </w:del>
    </w:p>
    <w:p w:rsidR="00A76E3E" w:rsidDel="001317AF" w:rsidRDefault="00A76E3E">
      <w:pPr>
        <w:pStyle w:val="TOC1"/>
        <w:rPr>
          <w:del w:id="361" w:author="40202267" w:date="2011-11-09T11:16:00Z"/>
          <w:rFonts w:asciiTheme="minorHAnsi" w:eastAsiaTheme="minorEastAsia" w:hAnsiTheme="minorHAnsi" w:cstheme="minorBidi"/>
          <w:b w:val="0"/>
          <w:caps w:val="0"/>
          <w:lang w:val="en-US"/>
        </w:rPr>
      </w:pPr>
      <w:del w:id="362" w:author="40202267" w:date="2011-11-09T11:16:00Z">
        <w:r w:rsidRPr="001317AF" w:rsidDel="001317AF">
          <w:rPr>
            <w:rStyle w:val="Hyperlink"/>
            <w:rPrChange w:id="363" w:author="40202267" w:date="2011-11-09T11:16:00Z">
              <w:rPr>
                <w:rStyle w:val="Hyperlink"/>
              </w:rPr>
            </w:rPrChange>
          </w:rPr>
          <w:delText>5</w:delText>
        </w:r>
        <w:r w:rsidDel="001317AF">
          <w:rPr>
            <w:rFonts w:asciiTheme="minorHAnsi" w:eastAsiaTheme="minorEastAsia" w:hAnsiTheme="minorHAnsi" w:cstheme="minorBidi"/>
            <w:b w:val="0"/>
            <w:caps w:val="0"/>
            <w:lang w:val="en-US"/>
          </w:rPr>
          <w:tab/>
        </w:r>
        <w:r w:rsidRPr="001317AF" w:rsidDel="001317AF">
          <w:rPr>
            <w:rStyle w:val="Hyperlink"/>
            <w:rPrChange w:id="364" w:author="40202267" w:date="2011-11-09T11:16:00Z">
              <w:rPr>
                <w:rStyle w:val="Hyperlink"/>
              </w:rPr>
            </w:rPrChange>
          </w:rPr>
          <w:delText>Communication Procedures</w:delText>
        </w:r>
        <w:r w:rsidDel="001317AF">
          <w:rPr>
            <w:webHidden/>
          </w:rPr>
          <w:tab/>
        </w:r>
        <w:r w:rsidDel="001317AF">
          <w:rPr>
            <w:rFonts w:hint="eastAsia"/>
            <w:webHidden/>
          </w:rPr>
          <w:delText>40</w:delText>
        </w:r>
      </w:del>
    </w:p>
    <w:p w:rsidR="00A76E3E" w:rsidDel="001317AF" w:rsidRDefault="00A76E3E">
      <w:pPr>
        <w:pStyle w:val="TOC2"/>
        <w:rPr>
          <w:del w:id="365" w:author="40202267" w:date="2011-11-09T11:16:00Z"/>
          <w:rFonts w:asciiTheme="minorHAnsi" w:eastAsiaTheme="minorEastAsia" w:hAnsiTheme="minorHAnsi" w:cstheme="minorBidi"/>
          <w:sz w:val="22"/>
          <w:szCs w:val="22"/>
          <w:lang w:val="en-US"/>
        </w:rPr>
      </w:pPr>
      <w:del w:id="366" w:author="40202267" w:date="2011-11-09T11:16:00Z">
        <w:r w:rsidRPr="001317AF" w:rsidDel="001317AF">
          <w:rPr>
            <w:rStyle w:val="Hyperlink"/>
            <w:rPrChange w:id="367" w:author="40202267" w:date="2011-11-09T11:16:00Z">
              <w:rPr>
                <w:rStyle w:val="Hyperlink"/>
              </w:rPr>
            </w:rPrChange>
          </w:rPr>
          <w:delText>5.1</w:delText>
        </w:r>
        <w:r w:rsidDel="001317AF">
          <w:rPr>
            <w:rFonts w:asciiTheme="minorHAnsi" w:eastAsiaTheme="minorEastAsia" w:hAnsiTheme="minorHAnsi" w:cstheme="minorBidi"/>
            <w:sz w:val="22"/>
            <w:szCs w:val="22"/>
            <w:lang w:val="en-US"/>
          </w:rPr>
          <w:tab/>
        </w:r>
        <w:r w:rsidRPr="001317AF" w:rsidDel="001317AF">
          <w:rPr>
            <w:rStyle w:val="Hyperlink"/>
            <w:b/>
            <w:rPrChange w:id="368" w:author="40202267" w:date="2011-11-09T11:16:00Z">
              <w:rPr>
                <w:rStyle w:val="Hyperlink"/>
                <w:b/>
              </w:rPr>
            </w:rPrChange>
          </w:rPr>
          <w:delText>Internal Project Meetings</w:delText>
        </w:r>
        <w:r w:rsidDel="001317AF">
          <w:rPr>
            <w:webHidden/>
          </w:rPr>
          <w:tab/>
          <w:delText>40</w:delText>
        </w:r>
      </w:del>
    </w:p>
    <w:p w:rsidR="00A76E3E" w:rsidDel="001317AF" w:rsidRDefault="00A76E3E">
      <w:pPr>
        <w:pStyle w:val="TOC2"/>
        <w:rPr>
          <w:del w:id="369" w:author="40202267" w:date="2011-11-09T11:16:00Z"/>
          <w:rFonts w:asciiTheme="minorHAnsi" w:eastAsiaTheme="minorEastAsia" w:hAnsiTheme="minorHAnsi" w:cstheme="minorBidi"/>
          <w:sz w:val="22"/>
          <w:szCs w:val="22"/>
          <w:lang w:val="en-US"/>
        </w:rPr>
      </w:pPr>
      <w:del w:id="370" w:author="40202267" w:date="2011-11-09T11:16:00Z">
        <w:r w:rsidRPr="001317AF" w:rsidDel="001317AF">
          <w:rPr>
            <w:rStyle w:val="Hyperlink"/>
            <w:rPrChange w:id="371" w:author="40202267" w:date="2011-11-09T11:16:00Z">
              <w:rPr>
                <w:rStyle w:val="Hyperlink"/>
              </w:rPr>
            </w:rPrChange>
          </w:rPr>
          <w:delText>5.2</w:delText>
        </w:r>
        <w:r w:rsidDel="001317AF">
          <w:rPr>
            <w:rFonts w:asciiTheme="minorHAnsi" w:eastAsiaTheme="minorEastAsia" w:hAnsiTheme="minorHAnsi" w:cstheme="minorBidi"/>
            <w:sz w:val="22"/>
            <w:szCs w:val="22"/>
            <w:lang w:val="en-US"/>
          </w:rPr>
          <w:tab/>
        </w:r>
        <w:r w:rsidRPr="001317AF" w:rsidDel="001317AF">
          <w:rPr>
            <w:rStyle w:val="Hyperlink"/>
            <w:b/>
            <w:rPrChange w:id="372" w:author="40202267" w:date="2011-11-09T11:16:00Z">
              <w:rPr>
                <w:rStyle w:val="Hyperlink"/>
                <w:b/>
              </w:rPr>
            </w:rPrChange>
          </w:rPr>
          <w:delText>Technical Meetings</w:delText>
        </w:r>
        <w:r w:rsidDel="001317AF">
          <w:rPr>
            <w:webHidden/>
          </w:rPr>
          <w:tab/>
          <w:delText>40</w:delText>
        </w:r>
      </w:del>
    </w:p>
    <w:p w:rsidR="00A76E3E" w:rsidDel="001317AF" w:rsidRDefault="00A76E3E">
      <w:pPr>
        <w:pStyle w:val="TOC2"/>
        <w:rPr>
          <w:del w:id="373" w:author="40202267" w:date="2011-11-09T11:16:00Z"/>
          <w:rFonts w:asciiTheme="minorHAnsi" w:eastAsiaTheme="minorEastAsia" w:hAnsiTheme="minorHAnsi" w:cstheme="minorBidi"/>
          <w:sz w:val="22"/>
          <w:szCs w:val="22"/>
          <w:lang w:val="en-US"/>
        </w:rPr>
      </w:pPr>
      <w:del w:id="374" w:author="40202267" w:date="2011-11-09T11:16:00Z">
        <w:r w:rsidRPr="001317AF" w:rsidDel="001317AF">
          <w:rPr>
            <w:rStyle w:val="Hyperlink"/>
            <w:rPrChange w:id="375" w:author="40202267" w:date="2011-11-09T11:16:00Z">
              <w:rPr>
                <w:rStyle w:val="Hyperlink"/>
              </w:rPr>
            </w:rPrChange>
          </w:rPr>
          <w:delText>5.3</w:delText>
        </w:r>
        <w:r w:rsidDel="001317AF">
          <w:rPr>
            <w:rFonts w:asciiTheme="minorHAnsi" w:eastAsiaTheme="minorEastAsia" w:hAnsiTheme="minorHAnsi" w:cstheme="minorBidi"/>
            <w:sz w:val="22"/>
            <w:szCs w:val="22"/>
            <w:lang w:val="en-US"/>
          </w:rPr>
          <w:tab/>
        </w:r>
        <w:r w:rsidRPr="001317AF" w:rsidDel="001317AF">
          <w:rPr>
            <w:rStyle w:val="Hyperlink"/>
            <w:b/>
            <w:rPrChange w:id="376" w:author="40202267" w:date="2011-11-09T11:16:00Z">
              <w:rPr>
                <w:rStyle w:val="Hyperlink"/>
                <w:b/>
              </w:rPr>
            </w:rPrChange>
          </w:rPr>
          <w:delText>Monthly Progress Meetings</w:delText>
        </w:r>
        <w:r w:rsidDel="001317AF">
          <w:rPr>
            <w:webHidden/>
          </w:rPr>
          <w:tab/>
          <w:delText>40</w:delText>
        </w:r>
      </w:del>
    </w:p>
    <w:p w:rsidR="00A76E3E" w:rsidDel="001317AF" w:rsidRDefault="00A76E3E">
      <w:pPr>
        <w:pStyle w:val="TOC2"/>
        <w:rPr>
          <w:del w:id="377" w:author="40202267" w:date="2011-11-09T11:16:00Z"/>
          <w:rFonts w:asciiTheme="minorHAnsi" w:eastAsiaTheme="minorEastAsia" w:hAnsiTheme="minorHAnsi" w:cstheme="minorBidi"/>
          <w:sz w:val="22"/>
          <w:szCs w:val="22"/>
          <w:lang w:val="en-US"/>
        </w:rPr>
      </w:pPr>
      <w:del w:id="378" w:author="40202267" w:date="2011-11-09T11:16:00Z">
        <w:r w:rsidRPr="001317AF" w:rsidDel="001317AF">
          <w:rPr>
            <w:rStyle w:val="Hyperlink"/>
            <w:rPrChange w:id="379" w:author="40202267" w:date="2011-11-09T11:16:00Z">
              <w:rPr>
                <w:rStyle w:val="Hyperlink"/>
              </w:rPr>
            </w:rPrChange>
          </w:rPr>
          <w:delText>5.4</w:delText>
        </w:r>
        <w:r w:rsidDel="001317AF">
          <w:rPr>
            <w:rFonts w:asciiTheme="minorHAnsi" w:eastAsiaTheme="minorEastAsia" w:hAnsiTheme="minorHAnsi" w:cstheme="minorBidi"/>
            <w:sz w:val="22"/>
            <w:szCs w:val="22"/>
            <w:lang w:val="en-US"/>
          </w:rPr>
          <w:tab/>
        </w:r>
        <w:r w:rsidRPr="001317AF" w:rsidDel="001317AF">
          <w:rPr>
            <w:rStyle w:val="Hyperlink"/>
            <w:b/>
            <w:rPrChange w:id="380" w:author="40202267" w:date="2011-11-09T11:16:00Z">
              <w:rPr>
                <w:rStyle w:val="Hyperlink"/>
                <w:b/>
              </w:rPr>
            </w:rPrChange>
          </w:rPr>
          <w:delText>ICSS Supplier Project Reviews, Basic Design Review (i.e. Hardware Freeze), Detail Design Review (i.e. Software Freeze) and System Readiness Review (SRR)</w:delText>
        </w:r>
        <w:r w:rsidDel="001317AF">
          <w:rPr>
            <w:webHidden/>
          </w:rPr>
          <w:tab/>
          <w:delText>41</w:delText>
        </w:r>
      </w:del>
    </w:p>
    <w:p w:rsidR="00A76E3E" w:rsidDel="001317AF" w:rsidRDefault="00A76E3E">
      <w:pPr>
        <w:pStyle w:val="TOC1"/>
        <w:rPr>
          <w:del w:id="381" w:author="40202267" w:date="2011-11-09T11:16:00Z"/>
          <w:rFonts w:asciiTheme="minorHAnsi" w:eastAsiaTheme="minorEastAsia" w:hAnsiTheme="minorHAnsi" w:cstheme="minorBidi"/>
          <w:b w:val="0"/>
          <w:caps w:val="0"/>
          <w:lang w:val="en-US"/>
        </w:rPr>
      </w:pPr>
      <w:del w:id="382" w:author="40202267" w:date="2011-11-09T11:16:00Z">
        <w:r w:rsidRPr="001317AF" w:rsidDel="001317AF">
          <w:rPr>
            <w:rStyle w:val="Hyperlink"/>
            <w:rPrChange w:id="383" w:author="40202267" w:date="2011-11-09T11:16:00Z">
              <w:rPr>
                <w:rStyle w:val="Hyperlink"/>
              </w:rPr>
            </w:rPrChange>
          </w:rPr>
          <w:delText>6</w:delText>
        </w:r>
        <w:r w:rsidDel="001317AF">
          <w:rPr>
            <w:rFonts w:asciiTheme="minorHAnsi" w:eastAsiaTheme="minorEastAsia" w:hAnsiTheme="minorHAnsi" w:cstheme="minorBidi"/>
            <w:b w:val="0"/>
            <w:caps w:val="0"/>
            <w:lang w:val="en-US"/>
          </w:rPr>
          <w:tab/>
        </w:r>
        <w:r w:rsidRPr="001317AF" w:rsidDel="001317AF">
          <w:rPr>
            <w:rStyle w:val="Hyperlink"/>
            <w:rPrChange w:id="384" w:author="40202267" w:date="2011-11-09T11:16:00Z">
              <w:rPr>
                <w:rStyle w:val="Hyperlink"/>
              </w:rPr>
            </w:rPrChange>
          </w:rPr>
          <w:delText>Procurement Management</w:delText>
        </w:r>
        <w:r w:rsidDel="001317AF">
          <w:rPr>
            <w:webHidden/>
          </w:rPr>
          <w:tab/>
        </w:r>
        <w:r w:rsidDel="001317AF">
          <w:rPr>
            <w:rFonts w:hint="eastAsia"/>
            <w:webHidden/>
          </w:rPr>
          <w:delText>43</w:delText>
        </w:r>
      </w:del>
    </w:p>
    <w:p w:rsidR="00A76E3E" w:rsidDel="001317AF" w:rsidRDefault="00A76E3E">
      <w:pPr>
        <w:pStyle w:val="TOC2"/>
        <w:rPr>
          <w:del w:id="385" w:author="40202267" w:date="2011-11-09T11:16:00Z"/>
          <w:rFonts w:asciiTheme="minorHAnsi" w:eastAsiaTheme="minorEastAsia" w:hAnsiTheme="minorHAnsi" w:cstheme="minorBidi"/>
          <w:sz w:val="22"/>
          <w:szCs w:val="22"/>
          <w:lang w:val="en-US"/>
        </w:rPr>
      </w:pPr>
      <w:del w:id="386" w:author="40202267" w:date="2011-11-09T11:16:00Z">
        <w:r w:rsidRPr="001317AF" w:rsidDel="001317AF">
          <w:rPr>
            <w:rStyle w:val="Hyperlink"/>
            <w:rPrChange w:id="387" w:author="40202267" w:date="2011-11-09T11:16:00Z">
              <w:rPr>
                <w:rStyle w:val="Hyperlink"/>
              </w:rPr>
            </w:rPrChange>
          </w:rPr>
          <w:delText>6.1</w:delText>
        </w:r>
        <w:r w:rsidDel="001317AF">
          <w:rPr>
            <w:rFonts w:asciiTheme="minorHAnsi" w:eastAsiaTheme="minorEastAsia" w:hAnsiTheme="minorHAnsi" w:cstheme="minorBidi"/>
            <w:sz w:val="22"/>
            <w:szCs w:val="22"/>
            <w:lang w:val="en-US"/>
          </w:rPr>
          <w:tab/>
        </w:r>
        <w:r w:rsidRPr="001317AF" w:rsidDel="001317AF">
          <w:rPr>
            <w:rStyle w:val="Hyperlink"/>
            <w:b/>
            <w:rPrChange w:id="388" w:author="40202267" w:date="2011-11-09T11:16:00Z">
              <w:rPr>
                <w:rStyle w:val="Hyperlink"/>
                <w:b/>
              </w:rPr>
            </w:rPrChange>
          </w:rPr>
          <w:delText>Responsibility</w:delText>
        </w:r>
        <w:r w:rsidDel="001317AF">
          <w:rPr>
            <w:webHidden/>
          </w:rPr>
          <w:tab/>
          <w:delText>43</w:delText>
        </w:r>
      </w:del>
    </w:p>
    <w:p w:rsidR="00A76E3E" w:rsidDel="001317AF" w:rsidRDefault="00A76E3E">
      <w:pPr>
        <w:pStyle w:val="TOC2"/>
        <w:rPr>
          <w:del w:id="389" w:author="40202267" w:date="2011-11-09T11:16:00Z"/>
          <w:rFonts w:asciiTheme="minorHAnsi" w:eastAsiaTheme="minorEastAsia" w:hAnsiTheme="minorHAnsi" w:cstheme="minorBidi"/>
          <w:sz w:val="22"/>
          <w:szCs w:val="22"/>
          <w:lang w:val="en-US"/>
        </w:rPr>
      </w:pPr>
      <w:del w:id="390" w:author="40202267" w:date="2011-11-09T11:16:00Z">
        <w:r w:rsidRPr="001317AF" w:rsidDel="001317AF">
          <w:rPr>
            <w:rStyle w:val="Hyperlink"/>
            <w:rPrChange w:id="391" w:author="40202267" w:date="2011-11-09T11:16:00Z">
              <w:rPr>
                <w:rStyle w:val="Hyperlink"/>
              </w:rPr>
            </w:rPrChange>
          </w:rPr>
          <w:delText>6.2</w:delText>
        </w:r>
        <w:r w:rsidDel="001317AF">
          <w:rPr>
            <w:rFonts w:asciiTheme="minorHAnsi" w:eastAsiaTheme="minorEastAsia" w:hAnsiTheme="minorHAnsi" w:cstheme="minorBidi"/>
            <w:sz w:val="22"/>
            <w:szCs w:val="22"/>
            <w:lang w:val="en-US"/>
          </w:rPr>
          <w:tab/>
        </w:r>
        <w:r w:rsidRPr="001317AF" w:rsidDel="001317AF">
          <w:rPr>
            <w:rStyle w:val="Hyperlink"/>
            <w:b/>
            <w:rPrChange w:id="392" w:author="40202267" w:date="2011-11-09T11:16:00Z">
              <w:rPr>
                <w:rStyle w:val="Hyperlink"/>
                <w:b/>
              </w:rPr>
            </w:rPrChange>
          </w:rPr>
          <w:delText>Uniform Hardware</w:delText>
        </w:r>
        <w:r w:rsidDel="001317AF">
          <w:rPr>
            <w:webHidden/>
          </w:rPr>
          <w:tab/>
          <w:delText>43</w:delText>
        </w:r>
      </w:del>
    </w:p>
    <w:p w:rsidR="00A76E3E" w:rsidDel="001317AF" w:rsidRDefault="00A76E3E">
      <w:pPr>
        <w:pStyle w:val="TOC2"/>
        <w:rPr>
          <w:del w:id="393" w:author="40202267" w:date="2011-11-09T11:16:00Z"/>
          <w:rFonts w:asciiTheme="minorHAnsi" w:eastAsiaTheme="minorEastAsia" w:hAnsiTheme="minorHAnsi" w:cstheme="minorBidi"/>
          <w:sz w:val="22"/>
          <w:szCs w:val="22"/>
          <w:lang w:val="en-US"/>
        </w:rPr>
      </w:pPr>
      <w:del w:id="394" w:author="40202267" w:date="2011-11-09T11:16:00Z">
        <w:r w:rsidRPr="001317AF" w:rsidDel="001317AF">
          <w:rPr>
            <w:rStyle w:val="Hyperlink"/>
            <w:rPrChange w:id="395" w:author="40202267" w:date="2011-11-09T11:16:00Z">
              <w:rPr>
                <w:rStyle w:val="Hyperlink"/>
              </w:rPr>
            </w:rPrChange>
          </w:rPr>
          <w:delText>6.3</w:delText>
        </w:r>
        <w:r w:rsidDel="001317AF">
          <w:rPr>
            <w:rFonts w:asciiTheme="minorHAnsi" w:eastAsiaTheme="minorEastAsia" w:hAnsiTheme="minorHAnsi" w:cstheme="minorBidi"/>
            <w:sz w:val="22"/>
            <w:szCs w:val="22"/>
            <w:lang w:val="en-US"/>
          </w:rPr>
          <w:tab/>
        </w:r>
        <w:r w:rsidRPr="001317AF" w:rsidDel="001317AF">
          <w:rPr>
            <w:rStyle w:val="Hyperlink"/>
            <w:b/>
            <w:rPrChange w:id="396" w:author="40202267" w:date="2011-11-09T11:16:00Z">
              <w:rPr>
                <w:rStyle w:val="Hyperlink"/>
                <w:b/>
              </w:rPr>
            </w:rPrChange>
          </w:rPr>
          <w:delText>ICSS Hardware</w:delText>
        </w:r>
        <w:r w:rsidDel="001317AF">
          <w:rPr>
            <w:webHidden/>
          </w:rPr>
          <w:tab/>
          <w:delText>43</w:delText>
        </w:r>
      </w:del>
    </w:p>
    <w:p w:rsidR="00A76E3E" w:rsidDel="001317AF" w:rsidRDefault="00A76E3E">
      <w:pPr>
        <w:pStyle w:val="TOC2"/>
        <w:rPr>
          <w:del w:id="397" w:author="40202267" w:date="2011-11-09T11:16:00Z"/>
          <w:rFonts w:asciiTheme="minorHAnsi" w:eastAsiaTheme="minorEastAsia" w:hAnsiTheme="minorHAnsi" w:cstheme="minorBidi"/>
          <w:sz w:val="22"/>
          <w:szCs w:val="22"/>
          <w:lang w:val="en-US"/>
        </w:rPr>
      </w:pPr>
      <w:del w:id="398" w:author="40202267" w:date="2011-11-09T11:16:00Z">
        <w:r w:rsidRPr="001317AF" w:rsidDel="001317AF">
          <w:rPr>
            <w:rStyle w:val="Hyperlink"/>
            <w:rPrChange w:id="399" w:author="40202267" w:date="2011-11-09T11:16:00Z">
              <w:rPr>
                <w:rStyle w:val="Hyperlink"/>
              </w:rPr>
            </w:rPrChange>
          </w:rPr>
          <w:delText>6.4</w:delText>
        </w:r>
        <w:r w:rsidDel="001317AF">
          <w:rPr>
            <w:rFonts w:asciiTheme="minorHAnsi" w:eastAsiaTheme="minorEastAsia" w:hAnsiTheme="minorHAnsi" w:cstheme="minorBidi"/>
            <w:sz w:val="22"/>
            <w:szCs w:val="22"/>
            <w:lang w:val="en-US"/>
          </w:rPr>
          <w:tab/>
        </w:r>
        <w:r w:rsidRPr="001317AF" w:rsidDel="001317AF">
          <w:rPr>
            <w:rStyle w:val="Hyperlink"/>
            <w:b/>
            <w:rPrChange w:id="400" w:author="40202267" w:date="2011-11-09T11:16:00Z">
              <w:rPr>
                <w:rStyle w:val="Hyperlink"/>
                <w:b/>
              </w:rPr>
            </w:rPrChange>
          </w:rPr>
          <w:delText>SIS/FGS/HIPS/AFS (HIMA)</w:delText>
        </w:r>
        <w:r w:rsidDel="001317AF">
          <w:rPr>
            <w:webHidden/>
          </w:rPr>
          <w:tab/>
          <w:delText>43</w:delText>
        </w:r>
      </w:del>
    </w:p>
    <w:p w:rsidR="00A76E3E" w:rsidDel="001317AF" w:rsidRDefault="00A76E3E">
      <w:pPr>
        <w:pStyle w:val="TOC2"/>
        <w:rPr>
          <w:del w:id="401" w:author="40202267" w:date="2011-11-09T11:16:00Z"/>
          <w:rFonts w:asciiTheme="minorHAnsi" w:eastAsiaTheme="minorEastAsia" w:hAnsiTheme="minorHAnsi" w:cstheme="minorBidi"/>
          <w:sz w:val="22"/>
          <w:szCs w:val="22"/>
          <w:lang w:val="en-US"/>
        </w:rPr>
      </w:pPr>
      <w:del w:id="402" w:author="40202267" w:date="2011-11-09T11:16:00Z">
        <w:r w:rsidRPr="001317AF" w:rsidDel="001317AF">
          <w:rPr>
            <w:rStyle w:val="Hyperlink"/>
            <w:rPrChange w:id="403" w:author="40202267" w:date="2011-11-09T11:16:00Z">
              <w:rPr>
                <w:rStyle w:val="Hyperlink"/>
              </w:rPr>
            </w:rPrChange>
          </w:rPr>
          <w:delText>6.5</w:delText>
        </w:r>
        <w:r w:rsidDel="001317AF">
          <w:rPr>
            <w:rFonts w:asciiTheme="minorHAnsi" w:eastAsiaTheme="minorEastAsia" w:hAnsiTheme="minorHAnsi" w:cstheme="minorBidi"/>
            <w:sz w:val="22"/>
            <w:szCs w:val="22"/>
            <w:lang w:val="en-US"/>
          </w:rPr>
          <w:tab/>
        </w:r>
        <w:r w:rsidRPr="001317AF" w:rsidDel="001317AF">
          <w:rPr>
            <w:rStyle w:val="Hyperlink"/>
            <w:b/>
            <w:rPrChange w:id="404" w:author="40202267" w:date="2011-11-09T11:16:00Z">
              <w:rPr>
                <w:rStyle w:val="Hyperlink"/>
                <w:b/>
              </w:rPr>
            </w:rPrChange>
          </w:rPr>
          <w:delText>Other Packages</w:delText>
        </w:r>
        <w:r w:rsidDel="001317AF">
          <w:rPr>
            <w:webHidden/>
          </w:rPr>
          <w:tab/>
          <w:delText>43</w:delText>
        </w:r>
      </w:del>
    </w:p>
    <w:p w:rsidR="00A76E3E" w:rsidDel="001317AF" w:rsidRDefault="00A76E3E">
      <w:pPr>
        <w:pStyle w:val="TOC2"/>
        <w:rPr>
          <w:del w:id="405" w:author="40202267" w:date="2011-11-09T11:16:00Z"/>
          <w:rFonts w:asciiTheme="minorHAnsi" w:eastAsiaTheme="minorEastAsia" w:hAnsiTheme="minorHAnsi" w:cstheme="minorBidi"/>
          <w:sz w:val="22"/>
          <w:szCs w:val="22"/>
          <w:lang w:val="en-US"/>
        </w:rPr>
      </w:pPr>
      <w:del w:id="406" w:author="40202267" w:date="2011-11-09T11:16:00Z">
        <w:r w:rsidRPr="001317AF" w:rsidDel="001317AF">
          <w:rPr>
            <w:rStyle w:val="Hyperlink"/>
            <w:rPrChange w:id="407" w:author="40202267" w:date="2011-11-09T11:16:00Z">
              <w:rPr>
                <w:rStyle w:val="Hyperlink"/>
              </w:rPr>
            </w:rPrChange>
          </w:rPr>
          <w:delText>6.6</w:delText>
        </w:r>
        <w:r w:rsidDel="001317AF">
          <w:rPr>
            <w:rFonts w:asciiTheme="minorHAnsi" w:eastAsiaTheme="minorEastAsia" w:hAnsiTheme="minorHAnsi" w:cstheme="minorBidi"/>
            <w:sz w:val="22"/>
            <w:szCs w:val="22"/>
            <w:lang w:val="en-US"/>
          </w:rPr>
          <w:tab/>
        </w:r>
        <w:r w:rsidRPr="001317AF" w:rsidDel="001317AF">
          <w:rPr>
            <w:rStyle w:val="Hyperlink"/>
            <w:b/>
            <w:rPrChange w:id="408" w:author="40202267" w:date="2011-11-09T11:16:00Z">
              <w:rPr>
                <w:rStyle w:val="Hyperlink"/>
                <w:b/>
              </w:rPr>
            </w:rPrChange>
          </w:rPr>
          <w:delText>Expediting</w:delText>
        </w:r>
        <w:r w:rsidDel="001317AF">
          <w:rPr>
            <w:webHidden/>
          </w:rPr>
          <w:tab/>
          <w:delText>44</w:delText>
        </w:r>
      </w:del>
    </w:p>
    <w:p w:rsidR="00A76E3E" w:rsidDel="001317AF" w:rsidRDefault="00A76E3E">
      <w:pPr>
        <w:pStyle w:val="TOC1"/>
        <w:rPr>
          <w:del w:id="409" w:author="40202267" w:date="2011-11-09T11:16:00Z"/>
          <w:rFonts w:asciiTheme="minorHAnsi" w:eastAsiaTheme="minorEastAsia" w:hAnsiTheme="minorHAnsi" w:cstheme="minorBidi"/>
          <w:b w:val="0"/>
          <w:caps w:val="0"/>
          <w:lang w:val="en-US"/>
        </w:rPr>
      </w:pPr>
      <w:del w:id="410" w:author="40202267" w:date="2011-11-09T11:16:00Z">
        <w:r w:rsidRPr="001317AF" w:rsidDel="001317AF">
          <w:rPr>
            <w:rStyle w:val="Hyperlink"/>
            <w:rPrChange w:id="411" w:author="40202267" w:date="2011-11-09T11:16:00Z">
              <w:rPr>
                <w:rStyle w:val="Hyperlink"/>
              </w:rPr>
            </w:rPrChange>
          </w:rPr>
          <w:delText>7</w:delText>
        </w:r>
        <w:r w:rsidDel="001317AF">
          <w:rPr>
            <w:rFonts w:asciiTheme="minorHAnsi" w:eastAsiaTheme="minorEastAsia" w:hAnsiTheme="minorHAnsi" w:cstheme="minorBidi"/>
            <w:b w:val="0"/>
            <w:caps w:val="0"/>
            <w:lang w:val="en-US"/>
          </w:rPr>
          <w:tab/>
        </w:r>
        <w:r w:rsidRPr="001317AF" w:rsidDel="001317AF">
          <w:rPr>
            <w:rStyle w:val="Hyperlink"/>
            <w:rPrChange w:id="412" w:author="40202267" w:date="2011-11-09T11:16:00Z">
              <w:rPr>
                <w:rStyle w:val="Hyperlink"/>
              </w:rPr>
            </w:rPrChange>
          </w:rPr>
          <w:delText>Technical clarification</w:delText>
        </w:r>
        <w:r w:rsidDel="001317AF">
          <w:rPr>
            <w:webHidden/>
          </w:rPr>
          <w:tab/>
        </w:r>
        <w:r w:rsidDel="001317AF">
          <w:rPr>
            <w:rFonts w:hint="eastAsia"/>
            <w:webHidden/>
          </w:rPr>
          <w:delText>45</w:delText>
        </w:r>
      </w:del>
    </w:p>
    <w:p w:rsidR="00A76E3E" w:rsidDel="001317AF" w:rsidRDefault="00A76E3E">
      <w:pPr>
        <w:pStyle w:val="TOC2"/>
        <w:rPr>
          <w:del w:id="413" w:author="40202267" w:date="2011-11-09T11:16:00Z"/>
          <w:rFonts w:asciiTheme="minorHAnsi" w:eastAsiaTheme="minorEastAsia" w:hAnsiTheme="minorHAnsi" w:cstheme="minorBidi"/>
          <w:sz w:val="22"/>
          <w:szCs w:val="22"/>
          <w:lang w:val="en-US"/>
        </w:rPr>
      </w:pPr>
      <w:del w:id="414" w:author="40202267" w:date="2011-11-09T11:16:00Z">
        <w:r w:rsidRPr="001317AF" w:rsidDel="001317AF">
          <w:rPr>
            <w:rStyle w:val="Hyperlink"/>
            <w:rPrChange w:id="415" w:author="40202267" w:date="2011-11-09T11:16:00Z">
              <w:rPr>
                <w:rStyle w:val="Hyperlink"/>
              </w:rPr>
            </w:rPrChange>
          </w:rPr>
          <w:delText>7.1</w:delText>
        </w:r>
        <w:r w:rsidDel="001317AF">
          <w:rPr>
            <w:rFonts w:asciiTheme="minorHAnsi" w:eastAsiaTheme="minorEastAsia" w:hAnsiTheme="minorHAnsi" w:cstheme="minorBidi"/>
            <w:sz w:val="22"/>
            <w:szCs w:val="22"/>
            <w:lang w:val="en-US"/>
          </w:rPr>
          <w:tab/>
        </w:r>
        <w:r w:rsidRPr="001317AF" w:rsidDel="001317AF">
          <w:rPr>
            <w:rStyle w:val="Hyperlink"/>
            <w:b/>
            <w:rPrChange w:id="416" w:author="40202267" w:date="2011-11-09T11:16:00Z">
              <w:rPr>
                <w:rStyle w:val="Hyperlink"/>
                <w:b/>
              </w:rPr>
            </w:rPrChange>
          </w:rPr>
          <w:delText>Technical Clarification Procedure</w:delText>
        </w:r>
        <w:r w:rsidDel="001317AF">
          <w:rPr>
            <w:webHidden/>
          </w:rPr>
          <w:tab/>
          <w:delText>45</w:delText>
        </w:r>
      </w:del>
    </w:p>
    <w:p w:rsidR="00A76E3E" w:rsidDel="001317AF" w:rsidRDefault="00A76E3E">
      <w:pPr>
        <w:pStyle w:val="TOC1"/>
        <w:rPr>
          <w:del w:id="417" w:author="40202267" w:date="2011-11-09T11:16:00Z"/>
          <w:rFonts w:asciiTheme="minorHAnsi" w:eastAsiaTheme="minorEastAsia" w:hAnsiTheme="minorHAnsi" w:cstheme="minorBidi"/>
          <w:b w:val="0"/>
          <w:caps w:val="0"/>
          <w:lang w:val="en-US"/>
        </w:rPr>
      </w:pPr>
      <w:del w:id="418" w:author="40202267" w:date="2011-11-09T11:16:00Z">
        <w:r w:rsidRPr="001317AF" w:rsidDel="001317AF">
          <w:rPr>
            <w:rStyle w:val="Hyperlink"/>
            <w:rPrChange w:id="419" w:author="40202267" w:date="2011-11-09T11:16:00Z">
              <w:rPr>
                <w:rStyle w:val="Hyperlink"/>
              </w:rPr>
            </w:rPrChange>
          </w:rPr>
          <w:delText>8</w:delText>
        </w:r>
        <w:r w:rsidDel="001317AF">
          <w:rPr>
            <w:rFonts w:asciiTheme="minorHAnsi" w:eastAsiaTheme="minorEastAsia" w:hAnsiTheme="minorHAnsi" w:cstheme="minorBidi"/>
            <w:b w:val="0"/>
            <w:caps w:val="0"/>
            <w:lang w:val="en-US"/>
          </w:rPr>
          <w:tab/>
        </w:r>
        <w:r w:rsidRPr="001317AF" w:rsidDel="001317AF">
          <w:rPr>
            <w:rStyle w:val="Hyperlink"/>
            <w:rPrChange w:id="420" w:author="40202267" w:date="2011-11-09T11:16:00Z">
              <w:rPr>
                <w:rStyle w:val="Hyperlink"/>
              </w:rPr>
            </w:rPrChange>
          </w:rPr>
          <w:delText>ICSS Change Management</w:delText>
        </w:r>
        <w:r w:rsidDel="001317AF">
          <w:rPr>
            <w:webHidden/>
          </w:rPr>
          <w:tab/>
        </w:r>
        <w:r w:rsidDel="001317AF">
          <w:rPr>
            <w:rFonts w:hint="eastAsia"/>
            <w:webHidden/>
          </w:rPr>
          <w:delText>46</w:delText>
        </w:r>
      </w:del>
    </w:p>
    <w:p w:rsidR="00A76E3E" w:rsidDel="001317AF" w:rsidRDefault="00A76E3E">
      <w:pPr>
        <w:pStyle w:val="TOC2"/>
        <w:rPr>
          <w:del w:id="421" w:author="40202267" w:date="2011-11-09T11:16:00Z"/>
          <w:rFonts w:asciiTheme="minorHAnsi" w:eastAsiaTheme="minorEastAsia" w:hAnsiTheme="minorHAnsi" w:cstheme="minorBidi"/>
          <w:sz w:val="22"/>
          <w:szCs w:val="22"/>
          <w:lang w:val="en-US"/>
        </w:rPr>
      </w:pPr>
      <w:del w:id="422" w:author="40202267" w:date="2011-11-09T11:16:00Z">
        <w:r w:rsidRPr="001317AF" w:rsidDel="001317AF">
          <w:rPr>
            <w:rStyle w:val="Hyperlink"/>
            <w:rPrChange w:id="423" w:author="40202267" w:date="2011-11-09T11:16:00Z">
              <w:rPr>
                <w:rStyle w:val="Hyperlink"/>
              </w:rPr>
            </w:rPrChange>
          </w:rPr>
          <w:delText>8.1</w:delText>
        </w:r>
        <w:r w:rsidDel="001317AF">
          <w:rPr>
            <w:rFonts w:asciiTheme="minorHAnsi" w:eastAsiaTheme="minorEastAsia" w:hAnsiTheme="minorHAnsi" w:cstheme="minorBidi"/>
            <w:sz w:val="22"/>
            <w:szCs w:val="22"/>
            <w:lang w:val="en-US"/>
          </w:rPr>
          <w:tab/>
        </w:r>
        <w:r w:rsidRPr="001317AF" w:rsidDel="001317AF">
          <w:rPr>
            <w:rStyle w:val="Hyperlink"/>
            <w:b/>
            <w:rPrChange w:id="424" w:author="40202267" w:date="2011-11-09T11:16:00Z">
              <w:rPr>
                <w:rStyle w:val="Hyperlink"/>
                <w:b/>
              </w:rPr>
            </w:rPrChange>
          </w:rPr>
          <w:delText>Change Request Procedure</w:delText>
        </w:r>
        <w:r w:rsidDel="001317AF">
          <w:rPr>
            <w:webHidden/>
          </w:rPr>
          <w:tab/>
          <w:delText>46</w:delText>
        </w:r>
      </w:del>
    </w:p>
    <w:p w:rsidR="00A76E3E" w:rsidDel="001317AF" w:rsidRDefault="00A76E3E">
      <w:pPr>
        <w:pStyle w:val="TOC2"/>
        <w:rPr>
          <w:del w:id="425" w:author="40202267" w:date="2011-11-09T11:16:00Z"/>
          <w:rFonts w:asciiTheme="minorHAnsi" w:eastAsiaTheme="minorEastAsia" w:hAnsiTheme="minorHAnsi" w:cstheme="minorBidi"/>
          <w:sz w:val="22"/>
          <w:szCs w:val="22"/>
          <w:lang w:val="en-US"/>
        </w:rPr>
      </w:pPr>
      <w:del w:id="426" w:author="40202267" w:date="2011-11-09T11:16:00Z">
        <w:r w:rsidRPr="001317AF" w:rsidDel="001317AF">
          <w:rPr>
            <w:rStyle w:val="Hyperlink"/>
            <w:rPrChange w:id="427" w:author="40202267" w:date="2011-11-09T11:16:00Z">
              <w:rPr>
                <w:rStyle w:val="Hyperlink"/>
              </w:rPr>
            </w:rPrChange>
          </w:rPr>
          <w:delText>8.2</w:delText>
        </w:r>
        <w:r w:rsidDel="001317AF">
          <w:rPr>
            <w:rFonts w:asciiTheme="minorHAnsi" w:eastAsiaTheme="minorEastAsia" w:hAnsiTheme="minorHAnsi" w:cstheme="minorBidi"/>
            <w:sz w:val="22"/>
            <w:szCs w:val="22"/>
            <w:lang w:val="en-US"/>
          </w:rPr>
          <w:tab/>
        </w:r>
        <w:r w:rsidRPr="001317AF" w:rsidDel="001317AF">
          <w:rPr>
            <w:rStyle w:val="Hyperlink"/>
            <w:b/>
            <w:rPrChange w:id="428" w:author="40202267" w:date="2011-11-09T11:16:00Z">
              <w:rPr>
                <w:rStyle w:val="Hyperlink"/>
                <w:b/>
              </w:rPr>
            </w:rPrChange>
          </w:rPr>
          <w:delText>Change Management Process</w:delText>
        </w:r>
        <w:r w:rsidDel="001317AF">
          <w:rPr>
            <w:webHidden/>
          </w:rPr>
          <w:tab/>
          <w:delText>46</w:delText>
        </w:r>
      </w:del>
    </w:p>
    <w:p w:rsidR="00A76E3E" w:rsidDel="001317AF" w:rsidRDefault="00A76E3E">
      <w:pPr>
        <w:pStyle w:val="TOC1"/>
        <w:rPr>
          <w:del w:id="429" w:author="40202267" w:date="2011-11-09T11:16:00Z"/>
          <w:rFonts w:asciiTheme="minorHAnsi" w:eastAsiaTheme="minorEastAsia" w:hAnsiTheme="minorHAnsi" w:cstheme="minorBidi"/>
          <w:b w:val="0"/>
          <w:caps w:val="0"/>
          <w:lang w:val="en-US"/>
        </w:rPr>
      </w:pPr>
      <w:del w:id="430" w:author="40202267" w:date="2011-11-09T11:16:00Z">
        <w:r w:rsidRPr="001317AF" w:rsidDel="001317AF">
          <w:rPr>
            <w:rStyle w:val="Hyperlink"/>
            <w:rPrChange w:id="431" w:author="40202267" w:date="2011-11-09T11:16:00Z">
              <w:rPr>
                <w:rStyle w:val="Hyperlink"/>
              </w:rPr>
            </w:rPrChange>
          </w:rPr>
          <w:delText>9</w:delText>
        </w:r>
        <w:r w:rsidDel="001317AF">
          <w:rPr>
            <w:rFonts w:asciiTheme="minorHAnsi" w:eastAsiaTheme="minorEastAsia" w:hAnsiTheme="minorHAnsi" w:cstheme="minorBidi"/>
            <w:b w:val="0"/>
            <w:caps w:val="0"/>
            <w:lang w:val="en-US"/>
          </w:rPr>
          <w:tab/>
        </w:r>
        <w:r w:rsidRPr="001317AF" w:rsidDel="001317AF">
          <w:rPr>
            <w:rStyle w:val="Hyperlink"/>
            <w:rPrChange w:id="432" w:author="40202267" w:date="2011-11-09T11:16:00Z">
              <w:rPr>
                <w:rStyle w:val="Hyperlink"/>
              </w:rPr>
            </w:rPrChange>
          </w:rPr>
          <w:delText>Document Handling</w:delText>
        </w:r>
        <w:r w:rsidDel="001317AF">
          <w:rPr>
            <w:webHidden/>
          </w:rPr>
          <w:tab/>
        </w:r>
        <w:r w:rsidDel="001317AF">
          <w:rPr>
            <w:rFonts w:hint="eastAsia"/>
            <w:webHidden/>
          </w:rPr>
          <w:delText>48</w:delText>
        </w:r>
      </w:del>
    </w:p>
    <w:p w:rsidR="00A76E3E" w:rsidDel="001317AF" w:rsidRDefault="00A76E3E">
      <w:pPr>
        <w:pStyle w:val="TOC2"/>
        <w:rPr>
          <w:del w:id="433" w:author="40202267" w:date="2011-11-09T11:16:00Z"/>
          <w:rFonts w:asciiTheme="minorHAnsi" w:eastAsiaTheme="minorEastAsia" w:hAnsiTheme="minorHAnsi" w:cstheme="minorBidi"/>
          <w:sz w:val="22"/>
          <w:szCs w:val="22"/>
          <w:lang w:val="en-US"/>
        </w:rPr>
      </w:pPr>
      <w:del w:id="434" w:author="40202267" w:date="2011-11-09T11:16:00Z">
        <w:r w:rsidRPr="001317AF" w:rsidDel="001317AF">
          <w:rPr>
            <w:rStyle w:val="Hyperlink"/>
            <w:rPrChange w:id="435" w:author="40202267" w:date="2011-11-09T11:16:00Z">
              <w:rPr>
                <w:rStyle w:val="Hyperlink"/>
              </w:rPr>
            </w:rPrChange>
          </w:rPr>
          <w:delText>9.1</w:delText>
        </w:r>
        <w:r w:rsidDel="001317AF">
          <w:rPr>
            <w:rFonts w:asciiTheme="minorHAnsi" w:eastAsiaTheme="minorEastAsia" w:hAnsiTheme="minorHAnsi" w:cstheme="minorBidi"/>
            <w:sz w:val="22"/>
            <w:szCs w:val="22"/>
            <w:lang w:val="en-US"/>
          </w:rPr>
          <w:tab/>
        </w:r>
        <w:r w:rsidRPr="001317AF" w:rsidDel="001317AF">
          <w:rPr>
            <w:rStyle w:val="Hyperlink"/>
            <w:b/>
            <w:rPrChange w:id="436" w:author="40202267" w:date="2011-11-09T11:16:00Z">
              <w:rPr>
                <w:rStyle w:val="Hyperlink"/>
                <w:b/>
              </w:rPr>
            </w:rPrChange>
          </w:rPr>
          <w:delText>ICSS Supplier FEED/PRE-FID and Project Documents relationship</w:delText>
        </w:r>
        <w:r w:rsidDel="001317AF">
          <w:rPr>
            <w:webHidden/>
          </w:rPr>
          <w:tab/>
          <w:delText>48</w:delText>
        </w:r>
      </w:del>
    </w:p>
    <w:p w:rsidR="00A76E3E" w:rsidDel="001317AF" w:rsidRDefault="00A76E3E">
      <w:pPr>
        <w:pStyle w:val="TOC2"/>
        <w:rPr>
          <w:del w:id="437" w:author="40202267" w:date="2011-11-09T11:16:00Z"/>
          <w:rFonts w:asciiTheme="minorHAnsi" w:eastAsiaTheme="minorEastAsia" w:hAnsiTheme="minorHAnsi" w:cstheme="minorBidi"/>
          <w:sz w:val="22"/>
          <w:szCs w:val="22"/>
          <w:lang w:val="en-US"/>
        </w:rPr>
      </w:pPr>
      <w:del w:id="438" w:author="40202267" w:date="2011-11-09T11:16:00Z">
        <w:r w:rsidRPr="001317AF" w:rsidDel="001317AF">
          <w:rPr>
            <w:rStyle w:val="Hyperlink"/>
            <w:rPrChange w:id="439" w:author="40202267" w:date="2011-11-09T11:16:00Z">
              <w:rPr>
                <w:rStyle w:val="Hyperlink"/>
              </w:rPr>
            </w:rPrChange>
          </w:rPr>
          <w:delText>9.2</w:delText>
        </w:r>
        <w:r w:rsidDel="001317AF">
          <w:rPr>
            <w:rFonts w:asciiTheme="minorHAnsi" w:eastAsiaTheme="minorEastAsia" w:hAnsiTheme="minorHAnsi" w:cstheme="minorBidi"/>
            <w:sz w:val="22"/>
            <w:szCs w:val="22"/>
            <w:lang w:val="en-US"/>
          </w:rPr>
          <w:tab/>
        </w:r>
        <w:r w:rsidRPr="001317AF" w:rsidDel="001317AF">
          <w:rPr>
            <w:rStyle w:val="Hyperlink"/>
            <w:b/>
            <w:rPrChange w:id="440" w:author="40202267" w:date="2011-11-09T11:16:00Z">
              <w:rPr>
                <w:rStyle w:val="Hyperlink"/>
                <w:b/>
              </w:rPr>
            </w:rPrChange>
          </w:rPr>
          <w:delText>Document Server, Software Platform &amp; Applications</w:delText>
        </w:r>
        <w:r w:rsidDel="001317AF">
          <w:rPr>
            <w:webHidden/>
          </w:rPr>
          <w:tab/>
          <w:delText>50</w:delText>
        </w:r>
      </w:del>
    </w:p>
    <w:p w:rsidR="00A76E3E" w:rsidDel="001317AF" w:rsidRDefault="00A76E3E">
      <w:pPr>
        <w:pStyle w:val="TOC2"/>
        <w:rPr>
          <w:del w:id="441" w:author="40202267" w:date="2011-11-09T11:16:00Z"/>
          <w:rFonts w:asciiTheme="minorHAnsi" w:eastAsiaTheme="minorEastAsia" w:hAnsiTheme="minorHAnsi" w:cstheme="minorBidi"/>
          <w:sz w:val="22"/>
          <w:szCs w:val="22"/>
          <w:lang w:val="en-US"/>
        </w:rPr>
      </w:pPr>
      <w:del w:id="442" w:author="40202267" w:date="2011-11-09T11:16:00Z">
        <w:r w:rsidRPr="001317AF" w:rsidDel="001317AF">
          <w:rPr>
            <w:rStyle w:val="Hyperlink"/>
            <w:rPrChange w:id="443" w:author="40202267" w:date="2011-11-09T11:16:00Z">
              <w:rPr>
                <w:rStyle w:val="Hyperlink"/>
              </w:rPr>
            </w:rPrChange>
          </w:rPr>
          <w:delText>9.3</w:delText>
        </w:r>
        <w:r w:rsidDel="001317AF">
          <w:rPr>
            <w:rFonts w:asciiTheme="minorHAnsi" w:eastAsiaTheme="minorEastAsia" w:hAnsiTheme="minorHAnsi" w:cstheme="minorBidi"/>
            <w:sz w:val="22"/>
            <w:szCs w:val="22"/>
            <w:lang w:val="en-US"/>
          </w:rPr>
          <w:tab/>
        </w:r>
        <w:r w:rsidRPr="001317AF" w:rsidDel="001317AF">
          <w:rPr>
            <w:rStyle w:val="Hyperlink"/>
            <w:b/>
            <w:rPrChange w:id="444" w:author="40202267" w:date="2011-11-09T11:16:00Z">
              <w:rPr>
                <w:rStyle w:val="Hyperlink"/>
                <w:b/>
              </w:rPr>
            </w:rPrChange>
          </w:rPr>
          <w:delText>Document Controller</w:delText>
        </w:r>
        <w:r w:rsidDel="001317AF">
          <w:rPr>
            <w:webHidden/>
          </w:rPr>
          <w:tab/>
          <w:delText>50</w:delText>
        </w:r>
      </w:del>
    </w:p>
    <w:p w:rsidR="00A76E3E" w:rsidDel="001317AF" w:rsidRDefault="00A76E3E">
      <w:pPr>
        <w:pStyle w:val="TOC2"/>
        <w:rPr>
          <w:del w:id="445" w:author="40202267" w:date="2011-11-09T11:16:00Z"/>
          <w:rFonts w:asciiTheme="minorHAnsi" w:eastAsiaTheme="minorEastAsia" w:hAnsiTheme="minorHAnsi" w:cstheme="minorBidi"/>
          <w:sz w:val="22"/>
          <w:szCs w:val="22"/>
          <w:lang w:val="en-US"/>
        </w:rPr>
      </w:pPr>
      <w:del w:id="446" w:author="40202267" w:date="2011-11-09T11:16:00Z">
        <w:r w:rsidRPr="001317AF" w:rsidDel="001317AF">
          <w:rPr>
            <w:rStyle w:val="Hyperlink"/>
            <w:rPrChange w:id="447" w:author="40202267" w:date="2011-11-09T11:16:00Z">
              <w:rPr>
                <w:rStyle w:val="Hyperlink"/>
              </w:rPr>
            </w:rPrChange>
          </w:rPr>
          <w:delText>9.4</w:delText>
        </w:r>
        <w:r w:rsidDel="001317AF">
          <w:rPr>
            <w:rFonts w:asciiTheme="minorHAnsi" w:eastAsiaTheme="minorEastAsia" w:hAnsiTheme="minorHAnsi" w:cstheme="minorBidi"/>
            <w:sz w:val="22"/>
            <w:szCs w:val="22"/>
            <w:lang w:val="en-US"/>
          </w:rPr>
          <w:tab/>
        </w:r>
        <w:r w:rsidRPr="001317AF" w:rsidDel="001317AF">
          <w:rPr>
            <w:rStyle w:val="Hyperlink"/>
            <w:b/>
            <w:rPrChange w:id="448" w:author="40202267" w:date="2011-11-09T11:16:00Z">
              <w:rPr>
                <w:rStyle w:val="Hyperlink"/>
                <w:b/>
              </w:rPr>
            </w:rPrChange>
          </w:rPr>
          <w:delText>ICSS Project Documents</w:delText>
        </w:r>
        <w:r w:rsidDel="001317AF">
          <w:rPr>
            <w:webHidden/>
          </w:rPr>
          <w:tab/>
          <w:delText>50</w:delText>
        </w:r>
      </w:del>
    </w:p>
    <w:p w:rsidR="00A76E3E" w:rsidDel="001317AF" w:rsidRDefault="00A76E3E">
      <w:pPr>
        <w:pStyle w:val="TOC2"/>
        <w:rPr>
          <w:del w:id="449" w:author="40202267" w:date="2011-11-09T11:16:00Z"/>
          <w:rFonts w:asciiTheme="minorHAnsi" w:eastAsiaTheme="minorEastAsia" w:hAnsiTheme="minorHAnsi" w:cstheme="minorBidi"/>
          <w:sz w:val="22"/>
          <w:szCs w:val="22"/>
          <w:lang w:val="en-US"/>
        </w:rPr>
      </w:pPr>
      <w:del w:id="450" w:author="40202267" w:date="2011-11-09T11:16:00Z">
        <w:r w:rsidRPr="001317AF" w:rsidDel="001317AF">
          <w:rPr>
            <w:rStyle w:val="Hyperlink"/>
            <w:rPrChange w:id="451" w:author="40202267" w:date="2011-11-09T11:16:00Z">
              <w:rPr>
                <w:rStyle w:val="Hyperlink"/>
              </w:rPr>
            </w:rPrChange>
          </w:rPr>
          <w:delText>9.5</w:delText>
        </w:r>
        <w:r w:rsidDel="001317AF">
          <w:rPr>
            <w:rFonts w:asciiTheme="minorHAnsi" w:eastAsiaTheme="minorEastAsia" w:hAnsiTheme="minorHAnsi" w:cstheme="minorBidi"/>
            <w:sz w:val="22"/>
            <w:szCs w:val="22"/>
            <w:lang w:val="en-US"/>
          </w:rPr>
          <w:tab/>
        </w:r>
        <w:r w:rsidRPr="001317AF" w:rsidDel="001317AF">
          <w:rPr>
            <w:rStyle w:val="Hyperlink"/>
            <w:b/>
            <w:rPrChange w:id="452" w:author="40202267" w:date="2011-11-09T11:16:00Z">
              <w:rPr>
                <w:rStyle w:val="Hyperlink"/>
                <w:b/>
              </w:rPr>
            </w:rPrChange>
          </w:rPr>
          <w:delText>Document Approval</w:delText>
        </w:r>
        <w:r w:rsidDel="001317AF">
          <w:rPr>
            <w:webHidden/>
          </w:rPr>
          <w:tab/>
          <w:delText>52</w:delText>
        </w:r>
      </w:del>
    </w:p>
    <w:p w:rsidR="00A76E3E" w:rsidDel="001317AF" w:rsidRDefault="00A76E3E">
      <w:pPr>
        <w:pStyle w:val="TOC2"/>
        <w:rPr>
          <w:del w:id="453" w:author="40202267" w:date="2011-11-09T11:16:00Z"/>
          <w:rFonts w:asciiTheme="minorHAnsi" w:eastAsiaTheme="minorEastAsia" w:hAnsiTheme="minorHAnsi" w:cstheme="minorBidi"/>
          <w:sz w:val="22"/>
          <w:szCs w:val="22"/>
          <w:lang w:val="en-US"/>
        </w:rPr>
      </w:pPr>
      <w:del w:id="454" w:author="40202267" w:date="2011-11-09T11:16:00Z">
        <w:r w:rsidRPr="001317AF" w:rsidDel="001317AF">
          <w:rPr>
            <w:rStyle w:val="Hyperlink"/>
            <w:rPrChange w:id="455" w:author="40202267" w:date="2011-11-09T11:16:00Z">
              <w:rPr>
                <w:rStyle w:val="Hyperlink"/>
              </w:rPr>
            </w:rPrChange>
          </w:rPr>
          <w:delText>9.6</w:delText>
        </w:r>
        <w:r w:rsidDel="001317AF">
          <w:rPr>
            <w:rFonts w:asciiTheme="minorHAnsi" w:eastAsiaTheme="minorEastAsia" w:hAnsiTheme="minorHAnsi" w:cstheme="minorBidi"/>
            <w:sz w:val="22"/>
            <w:szCs w:val="22"/>
            <w:lang w:val="en-US"/>
          </w:rPr>
          <w:tab/>
        </w:r>
        <w:r w:rsidRPr="001317AF" w:rsidDel="001317AF">
          <w:rPr>
            <w:rStyle w:val="Hyperlink"/>
            <w:b/>
            <w:rPrChange w:id="456" w:author="40202267" w:date="2011-11-09T11:16:00Z">
              <w:rPr>
                <w:rStyle w:val="Hyperlink"/>
                <w:b/>
              </w:rPr>
            </w:rPrChange>
          </w:rPr>
          <w:delText>Document Format</w:delText>
        </w:r>
        <w:r w:rsidDel="001317AF">
          <w:rPr>
            <w:webHidden/>
          </w:rPr>
          <w:tab/>
          <w:delText>53</w:delText>
        </w:r>
      </w:del>
    </w:p>
    <w:p w:rsidR="00A76E3E" w:rsidDel="001317AF" w:rsidRDefault="00A76E3E">
      <w:pPr>
        <w:pStyle w:val="TOC2"/>
        <w:rPr>
          <w:del w:id="457" w:author="40202267" w:date="2011-11-09T11:16:00Z"/>
          <w:rFonts w:asciiTheme="minorHAnsi" w:eastAsiaTheme="minorEastAsia" w:hAnsiTheme="minorHAnsi" w:cstheme="minorBidi"/>
          <w:sz w:val="22"/>
          <w:szCs w:val="22"/>
          <w:lang w:val="en-US"/>
        </w:rPr>
      </w:pPr>
      <w:del w:id="458" w:author="40202267" w:date="2011-11-09T11:16:00Z">
        <w:r w:rsidRPr="001317AF" w:rsidDel="001317AF">
          <w:rPr>
            <w:rStyle w:val="Hyperlink"/>
            <w:rPrChange w:id="459" w:author="40202267" w:date="2011-11-09T11:16:00Z">
              <w:rPr>
                <w:rStyle w:val="Hyperlink"/>
              </w:rPr>
            </w:rPrChange>
          </w:rPr>
          <w:delText>9.7</w:delText>
        </w:r>
        <w:r w:rsidDel="001317AF">
          <w:rPr>
            <w:rFonts w:asciiTheme="minorHAnsi" w:eastAsiaTheme="minorEastAsia" w:hAnsiTheme="minorHAnsi" w:cstheme="minorBidi"/>
            <w:sz w:val="22"/>
            <w:szCs w:val="22"/>
            <w:lang w:val="en-US"/>
          </w:rPr>
          <w:tab/>
        </w:r>
        <w:r w:rsidRPr="001317AF" w:rsidDel="001317AF">
          <w:rPr>
            <w:rStyle w:val="Hyperlink"/>
            <w:b/>
            <w:rPrChange w:id="460" w:author="40202267" w:date="2011-11-09T11:16:00Z">
              <w:rPr>
                <w:rStyle w:val="Hyperlink"/>
                <w:b/>
              </w:rPr>
            </w:rPrChange>
          </w:rPr>
          <w:delText>Document Structure</w:delText>
        </w:r>
        <w:r w:rsidDel="001317AF">
          <w:rPr>
            <w:webHidden/>
          </w:rPr>
          <w:tab/>
          <w:delText>53</w:delText>
        </w:r>
      </w:del>
    </w:p>
    <w:p w:rsidR="00A76E3E" w:rsidDel="001317AF" w:rsidRDefault="00A76E3E">
      <w:pPr>
        <w:pStyle w:val="TOC2"/>
        <w:rPr>
          <w:del w:id="461" w:author="40202267" w:date="2011-11-09T11:16:00Z"/>
          <w:rFonts w:asciiTheme="minorHAnsi" w:eastAsiaTheme="minorEastAsia" w:hAnsiTheme="minorHAnsi" w:cstheme="minorBidi"/>
          <w:sz w:val="22"/>
          <w:szCs w:val="22"/>
          <w:lang w:val="en-US"/>
        </w:rPr>
      </w:pPr>
      <w:del w:id="462" w:author="40202267" w:date="2011-11-09T11:16:00Z">
        <w:r w:rsidRPr="001317AF" w:rsidDel="001317AF">
          <w:rPr>
            <w:rStyle w:val="Hyperlink"/>
            <w:rPrChange w:id="463" w:author="40202267" w:date="2011-11-09T11:16:00Z">
              <w:rPr>
                <w:rStyle w:val="Hyperlink"/>
              </w:rPr>
            </w:rPrChange>
          </w:rPr>
          <w:delText>9.8</w:delText>
        </w:r>
        <w:r w:rsidDel="001317AF">
          <w:rPr>
            <w:rFonts w:asciiTheme="minorHAnsi" w:eastAsiaTheme="minorEastAsia" w:hAnsiTheme="minorHAnsi" w:cstheme="minorBidi"/>
            <w:sz w:val="22"/>
            <w:szCs w:val="22"/>
            <w:lang w:val="en-US"/>
          </w:rPr>
          <w:tab/>
        </w:r>
        <w:r w:rsidRPr="001317AF" w:rsidDel="001317AF">
          <w:rPr>
            <w:rStyle w:val="Hyperlink"/>
            <w:b/>
            <w:rPrChange w:id="464" w:author="40202267" w:date="2011-11-09T11:16:00Z">
              <w:rPr>
                <w:rStyle w:val="Hyperlink"/>
                <w:b/>
              </w:rPr>
            </w:rPrChange>
          </w:rPr>
          <w:delText>Document Numbering Philosophy</w:delText>
        </w:r>
        <w:r w:rsidDel="001317AF">
          <w:rPr>
            <w:webHidden/>
          </w:rPr>
          <w:tab/>
          <w:delText>54</w:delText>
        </w:r>
      </w:del>
    </w:p>
    <w:p w:rsidR="00A76E3E" w:rsidDel="001317AF" w:rsidRDefault="00A76E3E">
      <w:pPr>
        <w:pStyle w:val="TOC2"/>
        <w:rPr>
          <w:del w:id="465" w:author="40202267" w:date="2011-11-09T11:16:00Z"/>
          <w:rFonts w:asciiTheme="minorHAnsi" w:eastAsiaTheme="minorEastAsia" w:hAnsiTheme="minorHAnsi" w:cstheme="minorBidi"/>
          <w:sz w:val="22"/>
          <w:szCs w:val="22"/>
          <w:lang w:val="en-US"/>
        </w:rPr>
      </w:pPr>
      <w:del w:id="466" w:author="40202267" w:date="2011-11-09T11:16:00Z">
        <w:r w:rsidRPr="001317AF" w:rsidDel="001317AF">
          <w:rPr>
            <w:rStyle w:val="Hyperlink"/>
            <w:rPrChange w:id="467" w:author="40202267" w:date="2011-11-09T11:16:00Z">
              <w:rPr>
                <w:rStyle w:val="Hyperlink"/>
              </w:rPr>
            </w:rPrChange>
          </w:rPr>
          <w:delText>9.9</w:delText>
        </w:r>
        <w:r w:rsidDel="001317AF">
          <w:rPr>
            <w:rFonts w:asciiTheme="minorHAnsi" w:eastAsiaTheme="minorEastAsia" w:hAnsiTheme="minorHAnsi" w:cstheme="minorBidi"/>
            <w:sz w:val="22"/>
            <w:szCs w:val="22"/>
            <w:lang w:val="en-US"/>
          </w:rPr>
          <w:tab/>
        </w:r>
        <w:r w:rsidRPr="001317AF" w:rsidDel="001317AF">
          <w:rPr>
            <w:rStyle w:val="Hyperlink"/>
            <w:b/>
            <w:rPrChange w:id="468" w:author="40202267" w:date="2011-11-09T11:16:00Z">
              <w:rPr>
                <w:rStyle w:val="Hyperlink"/>
                <w:b/>
              </w:rPr>
            </w:rPrChange>
          </w:rPr>
          <w:delText>EPC Phase Standard Document Requirements (ICSS and PCS Document Title and Number)</w:delText>
        </w:r>
        <w:r w:rsidDel="001317AF">
          <w:rPr>
            <w:webHidden/>
          </w:rPr>
          <w:tab/>
          <w:delText>55</w:delText>
        </w:r>
      </w:del>
    </w:p>
    <w:p w:rsidR="00A76E3E" w:rsidDel="001317AF" w:rsidRDefault="00A76E3E">
      <w:pPr>
        <w:pStyle w:val="TOC2"/>
        <w:rPr>
          <w:del w:id="469" w:author="40202267" w:date="2011-11-09T11:16:00Z"/>
          <w:rFonts w:asciiTheme="minorHAnsi" w:eastAsiaTheme="minorEastAsia" w:hAnsiTheme="minorHAnsi" w:cstheme="minorBidi"/>
          <w:sz w:val="22"/>
          <w:szCs w:val="22"/>
          <w:lang w:val="en-US"/>
        </w:rPr>
      </w:pPr>
      <w:del w:id="470" w:author="40202267" w:date="2011-11-09T11:16:00Z">
        <w:r w:rsidRPr="001317AF" w:rsidDel="001317AF">
          <w:rPr>
            <w:rStyle w:val="Hyperlink"/>
            <w:rPrChange w:id="471" w:author="40202267" w:date="2011-11-09T11:16:00Z">
              <w:rPr>
                <w:rStyle w:val="Hyperlink"/>
              </w:rPr>
            </w:rPrChange>
          </w:rPr>
          <w:delText>9.10</w:delText>
        </w:r>
        <w:r w:rsidDel="001317AF">
          <w:rPr>
            <w:rFonts w:asciiTheme="minorHAnsi" w:eastAsiaTheme="minorEastAsia" w:hAnsiTheme="minorHAnsi" w:cstheme="minorBidi"/>
            <w:sz w:val="22"/>
            <w:szCs w:val="22"/>
            <w:lang w:val="en-US"/>
          </w:rPr>
          <w:tab/>
        </w:r>
        <w:r w:rsidRPr="001317AF" w:rsidDel="001317AF">
          <w:rPr>
            <w:rStyle w:val="Hyperlink"/>
            <w:b/>
            <w:rPrChange w:id="472" w:author="40202267" w:date="2011-11-09T11:16:00Z">
              <w:rPr>
                <w:rStyle w:val="Hyperlink"/>
                <w:b/>
              </w:rPr>
            </w:rPrChange>
          </w:rPr>
          <w:delText>Revision Control</w:delText>
        </w:r>
        <w:r w:rsidDel="001317AF">
          <w:rPr>
            <w:webHidden/>
          </w:rPr>
          <w:tab/>
          <w:delText>58</w:delText>
        </w:r>
      </w:del>
    </w:p>
    <w:p w:rsidR="00A76E3E" w:rsidDel="001317AF" w:rsidRDefault="00A76E3E">
      <w:pPr>
        <w:pStyle w:val="TOC2"/>
        <w:rPr>
          <w:del w:id="473" w:author="40202267" w:date="2011-11-09T11:16:00Z"/>
          <w:rFonts w:asciiTheme="minorHAnsi" w:eastAsiaTheme="minorEastAsia" w:hAnsiTheme="minorHAnsi" w:cstheme="minorBidi"/>
          <w:sz w:val="22"/>
          <w:szCs w:val="22"/>
          <w:lang w:val="en-US"/>
        </w:rPr>
      </w:pPr>
      <w:del w:id="474" w:author="40202267" w:date="2011-11-09T11:16:00Z">
        <w:r w:rsidRPr="001317AF" w:rsidDel="001317AF">
          <w:rPr>
            <w:rStyle w:val="Hyperlink"/>
            <w:rPrChange w:id="475" w:author="40202267" w:date="2011-11-09T11:16:00Z">
              <w:rPr>
                <w:rStyle w:val="Hyperlink"/>
              </w:rPr>
            </w:rPrChange>
          </w:rPr>
          <w:delText>9.11</w:delText>
        </w:r>
        <w:r w:rsidDel="001317AF">
          <w:rPr>
            <w:rFonts w:asciiTheme="minorHAnsi" w:eastAsiaTheme="minorEastAsia" w:hAnsiTheme="minorHAnsi" w:cstheme="minorBidi"/>
            <w:sz w:val="22"/>
            <w:szCs w:val="22"/>
            <w:lang w:val="en-US"/>
          </w:rPr>
          <w:tab/>
        </w:r>
        <w:r w:rsidRPr="001317AF" w:rsidDel="001317AF">
          <w:rPr>
            <w:rStyle w:val="Hyperlink"/>
            <w:b/>
            <w:rPrChange w:id="476" w:author="40202267" w:date="2011-11-09T11:16:00Z">
              <w:rPr>
                <w:rStyle w:val="Hyperlink"/>
                <w:b/>
              </w:rPr>
            </w:rPrChange>
          </w:rPr>
          <w:delText>Review on Engineering Document</w:delText>
        </w:r>
        <w:r w:rsidDel="001317AF">
          <w:rPr>
            <w:webHidden/>
          </w:rPr>
          <w:tab/>
          <w:delText>59</w:delText>
        </w:r>
      </w:del>
    </w:p>
    <w:p w:rsidR="00A76E3E" w:rsidDel="001317AF" w:rsidRDefault="00A76E3E">
      <w:pPr>
        <w:pStyle w:val="TOC2"/>
        <w:rPr>
          <w:del w:id="477" w:author="40202267" w:date="2011-11-09T11:16:00Z"/>
          <w:rFonts w:asciiTheme="minorHAnsi" w:eastAsiaTheme="minorEastAsia" w:hAnsiTheme="minorHAnsi" w:cstheme="minorBidi"/>
          <w:sz w:val="22"/>
          <w:szCs w:val="22"/>
          <w:lang w:val="en-US"/>
        </w:rPr>
      </w:pPr>
      <w:del w:id="478" w:author="40202267" w:date="2011-11-09T11:16:00Z">
        <w:r w:rsidRPr="001317AF" w:rsidDel="001317AF">
          <w:rPr>
            <w:rStyle w:val="Hyperlink"/>
            <w:rPrChange w:id="479" w:author="40202267" w:date="2011-11-09T11:16:00Z">
              <w:rPr>
                <w:rStyle w:val="Hyperlink"/>
              </w:rPr>
            </w:rPrChange>
          </w:rPr>
          <w:delText>9.12</w:delText>
        </w:r>
        <w:r w:rsidDel="001317AF">
          <w:rPr>
            <w:rFonts w:asciiTheme="minorHAnsi" w:eastAsiaTheme="minorEastAsia" w:hAnsiTheme="minorHAnsi" w:cstheme="minorBidi"/>
            <w:sz w:val="22"/>
            <w:szCs w:val="22"/>
            <w:lang w:val="en-US"/>
          </w:rPr>
          <w:tab/>
        </w:r>
        <w:r w:rsidRPr="001317AF" w:rsidDel="001317AF">
          <w:rPr>
            <w:rStyle w:val="Hyperlink"/>
            <w:b/>
            <w:rPrChange w:id="480" w:author="40202267" w:date="2011-11-09T11:16:00Z">
              <w:rPr>
                <w:rStyle w:val="Hyperlink"/>
                <w:b/>
              </w:rPr>
            </w:rPrChange>
          </w:rPr>
          <w:delText>As-Shipped Documents</w:delText>
        </w:r>
        <w:r w:rsidDel="001317AF">
          <w:rPr>
            <w:webHidden/>
          </w:rPr>
          <w:tab/>
          <w:delText>59</w:delText>
        </w:r>
      </w:del>
    </w:p>
    <w:p w:rsidR="00A76E3E" w:rsidDel="001317AF" w:rsidRDefault="00A76E3E">
      <w:pPr>
        <w:pStyle w:val="TOC2"/>
        <w:rPr>
          <w:del w:id="481" w:author="40202267" w:date="2011-11-09T11:16:00Z"/>
          <w:rFonts w:asciiTheme="minorHAnsi" w:eastAsiaTheme="minorEastAsia" w:hAnsiTheme="minorHAnsi" w:cstheme="minorBidi"/>
          <w:sz w:val="22"/>
          <w:szCs w:val="22"/>
          <w:lang w:val="en-US"/>
        </w:rPr>
      </w:pPr>
      <w:del w:id="482" w:author="40202267" w:date="2011-11-09T11:16:00Z">
        <w:r w:rsidRPr="001317AF" w:rsidDel="001317AF">
          <w:rPr>
            <w:rStyle w:val="Hyperlink"/>
            <w:rPrChange w:id="483" w:author="40202267" w:date="2011-11-09T11:16:00Z">
              <w:rPr>
                <w:rStyle w:val="Hyperlink"/>
              </w:rPr>
            </w:rPrChange>
          </w:rPr>
          <w:delText>9.13</w:delText>
        </w:r>
        <w:r w:rsidDel="001317AF">
          <w:rPr>
            <w:rFonts w:asciiTheme="minorHAnsi" w:eastAsiaTheme="minorEastAsia" w:hAnsiTheme="minorHAnsi" w:cstheme="minorBidi"/>
            <w:sz w:val="22"/>
            <w:szCs w:val="22"/>
            <w:lang w:val="en-US"/>
          </w:rPr>
          <w:tab/>
        </w:r>
        <w:r w:rsidRPr="001317AF" w:rsidDel="001317AF">
          <w:rPr>
            <w:rStyle w:val="Hyperlink"/>
            <w:b/>
            <w:rPrChange w:id="484" w:author="40202267" w:date="2011-11-09T11:16:00Z">
              <w:rPr>
                <w:rStyle w:val="Hyperlink"/>
                <w:b/>
              </w:rPr>
            </w:rPrChange>
          </w:rPr>
          <w:delText>Update of Document at EPC Contractor’s Plant Site</w:delText>
        </w:r>
        <w:r w:rsidDel="001317AF">
          <w:rPr>
            <w:webHidden/>
          </w:rPr>
          <w:tab/>
          <w:delText>60</w:delText>
        </w:r>
      </w:del>
    </w:p>
    <w:p w:rsidR="00A76E3E" w:rsidDel="001317AF" w:rsidRDefault="00A76E3E">
      <w:pPr>
        <w:pStyle w:val="TOC1"/>
        <w:rPr>
          <w:del w:id="485" w:author="40202267" w:date="2011-11-09T11:16:00Z"/>
          <w:rFonts w:asciiTheme="minorHAnsi" w:eastAsiaTheme="minorEastAsia" w:hAnsiTheme="minorHAnsi" w:cstheme="minorBidi"/>
          <w:b w:val="0"/>
          <w:caps w:val="0"/>
          <w:lang w:val="en-US"/>
        </w:rPr>
      </w:pPr>
      <w:del w:id="486" w:author="40202267" w:date="2011-11-09T11:16:00Z">
        <w:r w:rsidRPr="001317AF" w:rsidDel="001317AF">
          <w:rPr>
            <w:rStyle w:val="Hyperlink"/>
            <w:rPrChange w:id="487" w:author="40202267" w:date="2011-11-09T11:16:00Z">
              <w:rPr>
                <w:rStyle w:val="Hyperlink"/>
              </w:rPr>
            </w:rPrChange>
          </w:rPr>
          <w:delText>10</w:delText>
        </w:r>
        <w:r w:rsidDel="001317AF">
          <w:rPr>
            <w:rFonts w:asciiTheme="minorHAnsi" w:eastAsiaTheme="minorEastAsia" w:hAnsiTheme="minorHAnsi" w:cstheme="minorBidi"/>
            <w:b w:val="0"/>
            <w:caps w:val="0"/>
            <w:lang w:val="en-US"/>
          </w:rPr>
          <w:tab/>
        </w:r>
        <w:r w:rsidRPr="001317AF" w:rsidDel="001317AF">
          <w:rPr>
            <w:rStyle w:val="Hyperlink"/>
            <w:rPrChange w:id="488" w:author="40202267" w:date="2011-11-09T11:16:00Z">
              <w:rPr>
                <w:rStyle w:val="Hyperlink"/>
              </w:rPr>
            </w:rPrChange>
          </w:rPr>
          <w:delText>Correspondence</w:delText>
        </w:r>
        <w:r w:rsidDel="001317AF">
          <w:rPr>
            <w:webHidden/>
          </w:rPr>
          <w:tab/>
        </w:r>
        <w:r w:rsidDel="001317AF">
          <w:rPr>
            <w:rFonts w:hint="eastAsia"/>
            <w:webHidden/>
          </w:rPr>
          <w:delText>61</w:delText>
        </w:r>
      </w:del>
    </w:p>
    <w:p w:rsidR="00A76E3E" w:rsidDel="001317AF" w:rsidRDefault="00A76E3E">
      <w:pPr>
        <w:pStyle w:val="TOC2"/>
        <w:rPr>
          <w:del w:id="489" w:author="40202267" w:date="2011-11-09T11:16:00Z"/>
          <w:rFonts w:asciiTheme="minorHAnsi" w:eastAsiaTheme="minorEastAsia" w:hAnsiTheme="minorHAnsi" w:cstheme="minorBidi"/>
          <w:sz w:val="22"/>
          <w:szCs w:val="22"/>
          <w:lang w:val="en-US"/>
        </w:rPr>
      </w:pPr>
      <w:del w:id="490" w:author="40202267" w:date="2011-11-09T11:16:00Z">
        <w:r w:rsidRPr="001317AF" w:rsidDel="001317AF">
          <w:rPr>
            <w:rStyle w:val="Hyperlink"/>
            <w:rPrChange w:id="491" w:author="40202267" w:date="2011-11-09T11:16:00Z">
              <w:rPr>
                <w:rStyle w:val="Hyperlink"/>
              </w:rPr>
            </w:rPrChange>
          </w:rPr>
          <w:delText>10.1</w:delText>
        </w:r>
        <w:r w:rsidDel="001317AF">
          <w:rPr>
            <w:rFonts w:asciiTheme="minorHAnsi" w:eastAsiaTheme="minorEastAsia" w:hAnsiTheme="minorHAnsi" w:cstheme="minorBidi"/>
            <w:sz w:val="22"/>
            <w:szCs w:val="22"/>
            <w:lang w:val="en-US"/>
          </w:rPr>
          <w:tab/>
        </w:r>
        <w:r w:rsidRPr="001317AF" w:rsidDel="001317AF">
          <w:rPr>
            <w:rStyle w:val="Hyperlink"/>
            <w:b/>
            <w:rPrChange w:id="492" w:author="40202267" w:date="2011-11-09T11:16:00Z">
              <w:rPr>
                <w:rStyle w:val="Hyperlink"/>
                <w:b/>
              </w:rPr>
            </w:rPrChange>
          </w:rPr>
          <w:delText>Correspondence References</w:delText>
        </w:r>
        <w:r w:rsidDel="001317AF">
          <w:rPr>
            <w:webHidden/>
          </w:rPr>
          <w:tab/>
          <w:delText>61</w:delText>
        </w:r>
      </w:del>
    </w:p>
    <w:p w:rsidR="00A76E3E" w:rsidDel="001317AF" w:rsidRDefault="00A76E3E">
      <w:pPr>
        <w:pStyle w:val="TOC1"/>
        <w:rPr>
          <w:del w:id="493" w:author="40202267" w:date="2011-11-09T11:16:00Z"/>
          <w:rFonts w:asciiTheme="minorHAnsi" w:eastAsiaTheme="minorEastAsia" w:hAnsiTheme="minorHAnsi" w:cstheme="minorBidi"/>
          <w:b w:val="0"/>
          <w:caps w:val="0"/>
          <w:lang w:val="en-US"/>
        </w:rPr>
      </w:pPr>
      <w:del w:id="494" w:author="40202267" w:date="2011-11-09T11:16:00Z">
        <w:r w:rsidRPr="001317AF" w:rsidDel="001317AF">
          <w:rPr>
            <w:rStyle w:val="Hyperlink"/>
            <w:rPrChange w:id="495" w:author="40202267" w:date="2011-11-09T11:16:00Z">
              <w:rPr>
                <w:rStyle w:val="Hyperlink"/>
              </w:rPr>
            </w:rPrChange>
          </w:rPr>
          <w:delText>11</w:delText>
        </w:r>
        <w:r w:rsidDel="001317AF">
          <w:rPr>
            <w:rFonts w:asciiTheme="minorHAnsi" w:eastAsiaTheme="minorEastAsia" w:hAnsiTheme="minorHAnsi" w:cstheme="minorBidi"/>
            <w:b w:val="0"/>
            <w:caps w:val="0"/>
            <w:lang w:val="en-US"/>
          </w:rPr>
          <w:tab/>
        </w:r>
        <w:r w:rsidRPr="001317AF" w:rsidDel="001317AF">
          <w:rPr>
            <w:rStyle w:val="Hyperlink"/>
            <w:rPrChange w:id="496" w:author="40202267" w:date="2011-11-09T11:16:00Z">
              <w:rPr>
                <w:rStyle w:val="Hyperlink"/>
              </w:rPr>
            </w:rPrChange>
          </w:rPr>
          <w:delText>ICSS Supplier Project Document Templates</w:delText>
        </w:r>
        <w:r w:rsidDel="001317AF">
          <w:rPr>
            <w:webHidden/>
          </w:rPr>
          <w:tab/>
        </w:r>
        <w:r w:rsidDel="001317AF">
          <w:rPr>
            <w:rFonts w:hint="eastAsia"/>
            <w:webHidden/>
          </w:rPr>
          <w:delText>66</w:delText>
        </w:r>
      </w:del>
    </w:p>
    <w:p w:rsidR="00A76E3E" w:rsidDel="001317AF" w:rsidRDefault="00A76E3E">
      <w:pPr>
        <w:pStyle w:val="TOC2"/>
        <w:rPr>
          <w:del w:id="497" w:author="40202267" w:date="2011-11-09T11:16:00Z"/>
          <w:rFonts w:asciiTheme="minorHAnsi" w:eastAsiaTheme="minorEastAsia" w:hAnsiTheme="minorHAnsi" w:cstheme="minorBidi"/>
          <w:sz w:val="22"/>
          <w:szCs w:val="22"/>
          <w:lang w:val="en-US"/>
        </w:rPr>
      </w:pPr>
      <w:del w:id="498" w:author="40202267" w:date="2011-11-09T11:16:00Z">
        <w:r w:rsidRPr="001317AF" w:rsidDel="001317AF">
          <w:rPr>
            <w:rStyle w:val="Hyperlink"/>
            <w:rPrChange w:id="499" w:author="40202267" w:date="2011-11-09T11:16:00Z">
              <w:rPr>
                <w:rStyle w:val="Hyperlink"/>
              </w:rPr>
            </w:rPrChange>
          </w:rPr>
          <w:delText>11.1</w:delText>
        </w:r>
        <w:r w:rsidDel="001317AF">
          <w:rPr>
            <w:rFonts w:asciiTheme="minorHAnsi" w:eastAsiaTheme="minorEastAsia" w:hAnsiTheme="minorHAnsi" w:cstheme="minorBidi"/>
            <w:sz w:val="22"/>
            <w:szCs w:val="22"/>
            <w:lang w:val="en-US"/>
          </w:rPr>
          <w:tab/>
        </w:r>
        <w:r w:rsidRPr="001317AF" w:rsidDel="001317AF">
          <w:rPr>
            <w:rStyle w:val="Hyperlink"/>
            <w:b/>
            <w:rPrChange w:id="500" w:author="40202267" w:date="2011-11-09T11:16:00Z">
              <w:rPr>
                <w:rStyle w:val="Hyperlink"/>
                <w:b/>
              </w:rPr>
            </w:rPrChange>
          </w:rPr>
          <w:delText>The project document templates</w:delText>
        </w:r>
        <w:r w:rsidDel="001317AF">
          <w:rPr>
            <w:webHidden/>
          </w:rPr>
          <w:tab/>
          <w:delText>66</w:delText>
        </w:r>
      </w:del>
    </w:p>
    <w:p w:rsidR="00A76E3E" w:rsidDel="001317AF" w:rsidRDefault="00A76E3E">
      <w:pPr>
        <w:pStyle w:val="TOC2"/>
        <w:rPr>
          <w:del w:id="501" w:author="40202267" w:date="2011-11-09T11:16:00Z"/>
          <w:rFonts w:asciiTheme="minorHAnsi" w:eastAsiaTheme="minorEastAsia" w:hAnsiTheme="minorHAnsi" w:cstheme="minorBidi"/>
          <w:sz w:val="22"/>
          <w:szCs w:val="22"/>
          <w:lang w:val="en-US"/>
        </w:rPr>
      </w:pPr>
      <w:del w:id="502" w:author="40202267" w:date="2011-11-09T11:16:00Z">
        <w:r w:rsidRPr="001317AF" w:rsidDel="001317AF">
          <w:rPr>
            <w:rStyle w:val="Hyperlink"/>
            <w:rPrChange w:id="503" w:author="40202267" w:date="2011-11-09T11:16:00Z">
              <w:rPr>
                <w:rStyle w:val="Hyperlink"/>
              </w:rPr>
            </w:rPrChange>
          </w:rPr>
          <w:delText>11.2</w:delText>
        </w:r>
        <w:r w:rsidDel="001317AF">
          <w:rPr>
            <w:rFonts w:asciiTheme="minorHAnsi" w:eastAsiaTheme="minorEastAsia" w:hAnsiTheme="minorHAnsi" w:cstheme="minorBidi"/>
            <w:sz w:val="22"/>
            <w:szCs w:val="22"/>
            <w:lang w:val="en-US"/>
          </w:rPr>
          <w:tab/>
        </w:r>
        <w:r w:rsidRPr="001317AF" w:rsidDel="001317AF">
          <w:rPr>
            <w:rStyle w:val="Hyperlink"/>
            <w:b/>
            <w:rPrChange w:id="504" w:author="40202267" w:date="2011-11-09T11:16:00Z">
              <w:rPr>
                <w:rStyle w:val="Hyperlink"/>
                <w:b/>
              </w:rPr>
            </w:rPrChange>
          </w:rPr>
          <w:delText>EPC Contractor/Company coversheet</w:delText>
        </w:r>
        <w:r w:rsidDel="001317AF">
          <w:rPr>
            <w:webHidden/>
          </w:rPr>
          <w:tab/>
          <w:delText>66</w:delText>
        </w:r>
      </w:del>
    </w:p>
    <w:p w:rsidR="00A76E3E" w:rsidDel="001317AF" w:rsidRDefault="00A76E3E">
      <w:pPr>
        <w:pStyle w:val="TOC1"/>
        <w:rPr>
          <w:del w:id="505" w:author="40202267" w:date="2011-11-09T11:16:00Z"/>
          <w:rFonts w:asciiTheme="minorHAnsi" w:eastAsiaTheme="minorEastAsia" w:hAnsiTheme="minorHAnsi" w:cstheme="minorBidi"/>
          <w:b w:val="0"/>
          <w:caps w:val="0"/>
          <w:lang w:val="en-US"/>
        </w:rPr>
      </w:pPr>
      <w:del w:id="506" w:author="40202267" w:date="2011-11-09T11:16:00Z">
        <w:r w:rsidRPr="001317AF" w:rsidDel="001317AF">
          <w:rPr>
            <w:rStyle w:val="Hyperlink"/>
            <w:rPrChange w:id="507" w:author="40202267" w:date="2011-11-09T11:16:00Z">
              <w:rPr>
                <w:rStyle w:val="Hyperlink"/>
              </w:rPr>
            </w:rPrChange>
          </w:rPr>
          <w:delText>12</w:delText>
        </w:r>
        <w:r w:rsidDel="001317AF">
          <w:rPr>
            <w:rFonts w:asciiTheme="minorHAnsi" w:eastAsiaTheme="minorEastAsia" w:hAnsiTheme="minorHAnsi" w:cstheme="minorBidi"/>
            <w:b w:val="0"/>
            <w:caps w:val="0"/>
            <w:lang w:val="en-US"/>
          </w:rPr>
          <w:tab/>
        </w:r>
        <w:r w:rsidRPr="001317AF" w:rsidDel="001317AF">
          <w:rPr>
            <w:rStyle w:val="Hyperlink"/>
            <w:rPrChange w:id="508" w:author="40202267" w:date="2011-11-09T11:16:00Z">
              <w:rPr>
                <w:rStyle w:val="Hyperlink"/>
              </w:rPr>
            </w:rPrChange>
          </w:rPr>
          <w:delText>Disaster Recovery</w:delText>
        </w:r>
        <w:r w:rsidDel="001317AF">
          <w:rPr>
            <w:webHidden/>
          </w:rPr>
          <w:tab/>
        </w:r>
        <w:r w:rsidDel="001317AF">
          <w:rPr>
            <w:rFonts w:hint="eastAsia"/>
            <w:webHidden/>
          </w:rPr>
          <w:delText>67</w:delText>
        </w:r>
      </w:del>
    </w:p>
    <w:p w:rsidR="00A76E3E" w:rsidDel="001317AF" w:rsidRDefault="00A76E3E">
      <w:pPr>
        <w:pStyle w:val="TOC2"/>
        <w:rPr>
          <w:del w:id="509" w:author="40202267" w:date="2011-11-09T11:16:00Z"/>
          <w:rFonts w:asciiTheme="minorHAnsi" w:eastAsiaTheme="minorEastAsia" w:hAnsiTheme="minorHAnsi" w:cstheme="minorBidi"/>
          <w:sz w:val="22"/>
          <w:szCs w:val="22"/>
          <w:lang w:val="en-US"/>
        </w:rPr>
      </w:pPr>
      <w:del w:id="510" w:author="40202267" w:date="2011-11-09T11:16:00Z">
        <w:r w:rsidRPr="001317AF" w:rsidDel="001317AF">
          <w:rPr>
            <w:rStyle w:val="Hyperlink"/>
            <w:rPrChange w:id="511" w:author="40202267" w:date="2011-11-09T11:16:00Z">
              <w:rPr>
                <w:rStyle w:val="Hyperlink"/>
              </w:rPr>
            </w:rPrChange>
          </w:rPr>
          <w:delText>12.1</w:delText>
        </w:r>
        <w:r w:rsidDel="001317AF">
          <w:rPr>
            <w:rFonts w:asciiTheme="minorHAnsi" w:eastAsiaTheme="minorEastAsia" w:hAnsiTheme="minorHAnsi" w:cstheme="minorBidi"/>
            <w:sz w:val="22"/>
            <w:szCs w:val="22"/>
            <w:lang w:val="en-US"/>
          </w:rPr>
          <w:tab/>
        </w:r>
        <w:r w:rsidRPr="001317AF" w:rsidDel="001317AF">
          <w:rPr>
            <w:rStyle w:val="Hyperlink"/>
            <w:b/>
            <w:rPrChange w:id="512" w:author="40202267" w:date="2011-11-09T11:16:00Z">
              <w:rPr>
                <w:rStyle w:val="Hyperlink"/>
                <w:b/>
              </w:rPr>
            </w:rPrChange>
          </w:rPr>
          <w:delText>Recovery Responsibilities</w:delText>
        </w:r>
        <w:r w:rsidDel="001317AF">
          <w:rPr>
            <w:webHidden/>
          </w:rPr>
          <w:tab/>
          <w:delText>67</w:delText>
        </w:r>
      </w:del>
    </w:p>
    <w:p w:rsidR="00A76E3E" w:rsidDel="001317AF" w:rsidRDefault="00A76E3E">
      <w:pPr>
        <w:pStyle w:val="TOC2"/>
        <w:rPr>
          <w:del w:id="513" w:author="40202267" w:date="2011-11-09T11:16:00Z"/>
          <w:rFonts w:asciiTheme="minorHAnsi" w:eastAsiaTheme="minorEastAsia" w:hAnsiTheme="minorHAnsi" w:cstheme="minorBidi"/>
          <w:sz w:val="22"/>
          <w:szCs w:val="22"/>
          <w:lang w:val="en-US"/>
        </w:rPr>
      </w:pPr>
      <w:del w:id="514" w:author="40202267" w:date="2011-11-09T11:16:00Z">
        <w:r w:rsidRPr="001317AF" w:rsidDel="001317AF">
          <w:rPr>
            <w:rStyle w:val="Hyperlink"/>
            <w:rPrChange w:id="515" w:author="40202267" w:date="2011-11-09T11:16:00Z">
              <w:rPr>
                <w:rStyle w:val="Hyperlink"/>
              </w:rPr>
            </w:rPrChange>
          </w:rPr>
          <w:delText>12.2</w:delText>
        </w:r>
        <w:r w:rsidDel="001317AF">
          <w:rPr>
            <w:rFonts w:asciiTheme="minorHAnsi" w:eastAsiaTheme="minorEastAsia" w:hAnsiTheme="minorHAnsi" w:cstheme="minorBidi"/>
            <w:sz w:val="22"/>
            <w:szCs w:val="22"/>
            <w:lang w:val="en-US"/>
          </w:rPr>
          <w:tab/>
        </w:r>
        <w:r w:rsidRPr="001317AF" w:rsidDel="001317AF">
          <w:rPr>
            <w:rStyle w:val="Hyperlink"/>
            <w:b/>
            <w:rPrChange w:id="516" w:author="40202267" w:date="2011-11-09T11:16:00Z">
              <w:rPr>
                <w:rStyle w:val="Hyperlink"/>
                <w:b/>
              </w:rPr>
            </w:rPrChange>
          </w:rPr>
          <w:delText>Recovery Overview</w:delText>
        </w:r>
        <w:r w:rsidDel="001317AF">
          <w:rPr>
            <w:webHidden/>
          </w:rPr>
          <w:tab/>
          <w:delText>67</w:delText>
        </w:r>
      </w:del>
    </w:p>
    <w:p w:rsidR="00A76E3E" w:rsidDel="001317AF" w:rsidRDefault="00A76E3E">
      <w:pPr>
        <w:pStyle w:val="TOC2"/>
        <w:rPr>
          <w:del w:id="517" w:author="40202267" w:date="2011-11-09T11:16:00Z"/>
          <w:rFonts w:asciiTheme="minorHAnsi" w:eastAsiaTheme="minorEastAsia" w:hAnsiTheme="minorHAnsi" w:cstheme="minorBidi"/>
          <w:sz w:val="22"/>
          <w:szCs w:val="22"/>
          <w:lang w:val="en-US"/>
        </w:rPr>
      </w:pPr>
      <w:del w:id="518" w:author="40202267" w:date="2011-11-09T11:16:00Z">
        <w:r w:rsidRPr="001317AF" w:rsidDel="001317AF">
          <w:rPr>
            <w:rStyle w:val="Hyperlink"/>
            <w:rPrChange w:id="519" w:author="40202267" w:date="2011-11-09T11:16:00Z">
              <w:rPr>
                <w:rStyle w:val="Hyperlink"/>
              </w:rPr>
            </w:rPrChange>
          </w:rPr>
          <w:delText>12.3</w:delText>
        </w:r>
        <w:r w:rsidDel="001317AF">
          <w:rPr>
            <w:rFonts w:asciiTheme="minorHAnsi" w:eastAsiaTheme="minorEastAsia" w:hAnsiTheme="minorHAnsi" w:cstheme="minorBidi"/>
            <w:sz w:val="22"/>
            <w:szCs w:val="22"/>
            <w:lang w:val="en-US"/>
          </w:rPr>
          <w:tab/>
        </w:r>
        <w:r w:rsidRPr="001317AF" w:rsidDel="001317AF">
          <w:rPr>
            <w:rStyle w:val="Hyperlink"/>
            <w:b/>
            <w:rPrChange w:id="520" w:author="40202267" w:date="2011-11-09T11:16:00Z">
              <w:rPr>
                <w:rStyle w:val="Hyperlink"/>
                <w:b/>
              </w:rPr>
            </w:rPrChange>
          </w:rPr>
          <w:delText>Recovery Procedure</w:delText>
        </w:r>
        <w:r w:rsidDel="001317AF">
          <w:rPr>
            <w:webHidden/>
          </w:rPr>
          <w:tab/>
          <w:delText>67</w:delText>
        </w:r>
      </w:del>
    </w:p>
    <w:p w:rsidR="00082C68" w:rsidRPr="00D42D17" w:rsidRDefault="00071553" w:rsidP="008F22B2">
      <w:pPr>
        <w:rPr>
          <w:rFonts w:ascii="Arial Bold" w:hAnsi="Arial Bold" w:hint="eastAsia"/>
          <w:szCs w:val="22"/>
        </w:rPr>
      </w:pPr>
      <w:r w:rsidRPr="00A775CA">
        <w:rPr>
          <w:rFonts w:ascii="Arial Bold" w:hAnsi="Arial Bold"/>
          <w:szCs w:val="22"/>
        </w:rPr>
        <w:fldChar w:fldCharType="end"/>
      </w:r>
    </w:p>
    <w:p w:rsidR="00013B2D" w:rsidRPr="00D42D17" w:rsidRDefault="00A775CA" w:rsidP="008F22B2">
      <w:pPr>
        <w:rPr>
          <w:rFonts w:ascii="Arial Bold" w:hAnsi="Arial Bold" w:hint="eastAsia"/>
          <w:szCs w:val="22"/>
        </w:rPr>
      </w:pPr>
      <w:r w:rsidRPr="00A775CA">
        <w:rPr>
          <w:rFonts w:ascii="Arial Bold" w:hAnsi="Arial Bold" w:hint="eastAsia"/>
          <w:szCs w:val="22"/>
        </w:rPr>
        <w:br w:type="page"/>
      </w:r>
    </w:p>
    <w:p w:rsidR="007649AB" w:rsidRPr="00D42D17" w:rsidRDefault="007649AB" w:rsidP="007649AB">
      <w:pPr>
        <w:ind w:left="0"/>
      </w:pPr>
    </w:p>
    <w:tbl>
      <w:tblPr>
        <w:tblW w:w="9363" w:type="dxa"/>
        <w:tblLayout w:type="fixed"/>
        <w:tblCellMar>
          <w:left w:w="0" w:type="dxa"/>
          <w:right w:w="0" w:type="dxa"/>
        </w:tblCellMar>
        <w:tblLook w:val="01E0"/>
      </w:tblPr>
      <w:tblGrid>
        <w:gridCol w:w="542"/>
        <w:gridCol w:w="6"/>
        <w:gridCol w:w="4133"/>
        <w:gridCol w:w="4682"/>
      </w:tblGrid>
      <w:tr w:rsidR="007649AB" w:rsidRPr="00D42D17" w:rsidTr="000568BA">
        <w:trPr>
          <w:cantSplit/>
          <w:tblHeader/>
        </w:trPr>
        <w:tc>
          <w:tcPr>
            <w:tcW w:w="548" w:type="dxa"/>
            <w:gridSpan w:val="2"/>
            <w:tcBorders>
              <w:top w:val="single" w:sz="2" w:space="0" w:color="auto"/>
              <w:left w:val="single" w:sz="2" w:space="0" w:color="auto"/>
              <w:bottom w:val="single" w:sz="2" w:space="0" w:color="auto"/>
              <w:right w:val="single" w:sz="2" w:space="0" w:color="auto"/>
            </w:tcBorders>
            <w:shd w:val="clear" w:color="auto" w:fill="D9D9D9"/>
            <w:vAlign w:val="center"/>
          </w:tcPr>
          <w:p w:rsidR="007649AB" w:rsidRPr="00D42D17" w:rsidRDefault="00A775CA" w:rsidP="00CC0DD4">
            <w:pPr>
              <w:keepNext/>
              <w:spacing w:before="40" w:after="40"/>
              <w:ind w:left="-115" w:right="-115"/>
              <w:jc w:val="center"/>
              <w:rPr>
                <w:b/>
                <w:sz w:val="16"/>
                <w:szCs w:val="16"/>
              </w:rPr>
            </w:pPr>
            <w:r w:rsidRPr="00A775CA">
              <w:rPr>
                <w:b/>
                <w:sz w:val="16"/>
                <w:szCs w:val="16"/>
              </w:rPr>
              <w:t>Attach-</w:t>
            </w:r>
            <w:proofErr w:type="spellStart"/>
            <w:r w:rsidRPr="00A775CA">
              <w:rPr>
                <w:b/>
                <w:sz w:val="16"/>
                <w:szCs w:val="16"/>
              </w:rPr>
              <w:t>ment</w:t>
            </w:r>
            <w:proofErr w:type="spellEnd"/>
          </w:p>
        </w:tc>
        <w:tc>
          <w:tcPr>
            <w:tcW w:w="4133" w:type="dxa"/>
            <w:tcBorders>
              <w:top w:val="single" w:sz="2" w:space="0" w:color="auto"/>
              <w:left w:val="single" w:sz="2" w:space="0" w:color="auto"/>
              <w:bottom w:val="single" w:sz="2" w:space="0" w:color="auto"/>
              <w:right w:val="single" w:sz="2" w:space="0" w:color="auto"/>
            </w:tcBorders>
            <w:shd w:val="clear" w:color="auto" w:fill="D9D9D9"/>
            <w:vAlign w:val="center"/>
          </w:tcPr>
          <w:p w:rsidR="007649AB" w:rsidRPr="00D42D17" w:rsidRDefault="00A775CA" w:rsidP="00CC0DD4">
            <w:pPr>
              <w:keepNext/>
              <w:spacing w:before="40" w:after="40"/>
              <w:ind w:left="-6"/>
              <w:jc w:val="center"/>
              <w:rPr>
                <w:b/>
              </w:rPr>
            </w:pPr>
            <w:r w:rsidRPr="00A775CA">
              <w:rPr>
                <w:b/>
              </w:rPr>
              <w:t>Attachment Document Number</w:t>
            </w:r>
          </w:p>
        </w:tc>
        <w:tc>
          <w:tcPr>
            <w:tcW w:w="4682" w:type="dxa"/>
            <w:tcBorders>
              <w:top w:val="single" w:sz="2" w:space="0" w:color="auto"/>
              <w:left w:val="single" w:sz="2" w:space="0" w:color="auto"/>
              <w:bottom w:val="single" w:sz="2" w:space="0" w:color="auto"/>
              <w:right w:val="single" w:sz="2" w:space="0" w:color="auto"/>
            </w:tcBorders>
            <w:shd w:val="clear" w:color="auto" w:fill="D9D9D9"/>
            <w:vAlign w:val="center"/>
          </w:tcPr>
          <w:p w:rsidR="007649AB" w:rsidRPr="00D42D17" w:rsidRDefault="00A775CA" w:rsidP="00CC0DD4">
            <w:pPr>
              <w:keepNext/>
              <w:spacing w:before="40" w:after="40"/>
              <w:ind w:left="-6"/>
              <w:jc w:val="center"/>
              <w:rPr>
                <w:b/>
              </w:rPr>
            </w:pPr>
            <w:r w:rsidRPr="00A775CA">
              <w:rPr>
                <w:b/>
              </w:rPr>
              <w:t>Attachment Document Title</w:t>
            </w:r>
          </w:p>
        </w:tc>
      </w:tr>
      <w:tr w:rsidR="007649AB" w:rsidRPr="00D42D17" w:rsidTr="000568BA">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5C2290" w:rsidRPr="00D42D17" w:rsidRDefault="00A775CA">
            <w:pPr>
              <w:spacing w:before="40" w:after="40"/>
              <w:ind w:left="30" w:right="27"/>
              <w:jc w:val="center"/>
            </w:pPr>
            <w:r w:rsidRPr="00A775CA">
              <w:t>-01</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CB115C" w:rsidRPr="00D42D17" w:rsidRDefault="00A775CA">
            <w:pPr>
              <w:spacing w:before="40" w:after="40"/>
              <w:ind w:left="57" w:right="51"/>
            </w:pPr>
            <w:r w:rsidRPr="00A775CA">
              <w:t>C8190AJ-PLN-0001</w:t>
            </w:r>
            <w:r w:rsidRPr="00A775CA">
              <w:br/>
              <w:t>(IGFDP-C0-PC-00-0100-001-01</w:t>
            </w:r>
            <w:r w:rsidR="0099552F">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5C2290" w:rsidRPr="00D42D17" w:rsidRDefault="00A775CA">
            <w:pPr>
              <w:spacing w:before="40" w:after="40"/>
              <w:ind w:left="48" w:right="33"/>
            </w:pPr>
            <w:r w:rsidRPr="00A775CA">
              <w:t>ICSS Project Organisation Chart</w:t>
            </w:r>
          </w:p>
        </w:tc>
      </w:tr>
      <w:tr w:rsidR="007649AB" w:rsidRPr="00D42D17" w:rsidTr="000568BA">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5C2290" w:rsidRPr="00D42D17" w:rsidRDefault="00A775CA">
            <w:pPr>
              <w:spacing w:before="40" w:after="40"/>
              <w:ind w:left="30" w:right="27"/>
              <w:jc w:val="center"/>
            </w:pPr>
            <w:r w:rsidRPr="00A775CA">
              <w:t>-02</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CB115C" w:rsidRPr="00D42D17" w:rsidRDefault="00A775CA">
            <w:pPr>
              <w:spacing w:before="40" w:after="40"/>
              <w:ind w:left="57" w:right="51"/>
            </w:pPr>
            <w:r w:rsidRPr="00A775CA">
              <w:t>C8190AJ-PLN-0001</w:t>
            </w:r>
            <w:r w:rsidRPr="00A775CA">
              <w:br/>
              <w:t>(IGFDP-C0-PC-00-0100-001-02_</w:t>
            </w:r>
            <w:r w:rsidR="0099552F">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5C2290" w:rsidRPr="00D42D17" w:rsidRDefault="00A775CA">
            <w:pPr>
              <w:spacing w:before="40" w:after="40"/>
              <w:ind w:left="48" w:right="33"/>
            </w:pPr>
            <w:r w:rsidRPr="00A775CA">
              <w:t>ICSS Technical Clarification Procedure</w:t>
            </w:r>
          </w:p>
        </w:tc>
      </w:tr>
      <w:tr w:rsidR="007649AB" w:rsidRPr="00D42D17" w:rsidTr="000568BA">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5C2290" w:rsidRPr="00D42D17" w:rsidRDefault="00A775CA">
            <w:pPr>
              <w:spacing w:before="40" w:after="40"/>
              <w:ind w:left="30" w:right="27"/>
              <w:jc w:val="center"/>
            </w:pPr>
            <w:r w:rsidRPr="00A775CA">
              <w:t>-03</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CB115C" w:rsidRPr="00D42D17" w:rsidRDefault="00A775CA">
            <w:pPr>
              <w:spacing w:before="40" w:after="40"/>
              <w:ind w:left="57" w:right="51"/>
            </w:pPr>
            <w:r w:rsidRPr="00A775CA">
              <w:t>C8190AJ-PLN-0001</w:t>
            </w:r>
            <w:r w:rsidRPr="00A775CA">
              <w:br/>
              <w:t>(IGFDP-C0-PC-00-0100-001-03_</w:t>
            </w:r>
            <w:r w:rsidR="0099552F">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5C2290" w:rsidRPr="00D42D17" w:rsidRDefault="00A775CA">
            <w:pPr>
              <w:spacing w:before="40" w:after="40"/>
              <w:ind w:left="48" w:right="33"/>
            </w:pPr>
            <w:r w:rsidRPr="00A775CA">
              <w:t>ICSS Change Request Procedure</w:t>
            </w:r>
          </w:p>
        </w:tc>
      </w:tr>
      <w:tr w:rsidR="007649AB" w:rsidRPr="00D42D17" w:rsidTr="000568BA">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5C2290" w:rsidRPr="00D42D17" w:rsidRDefault="00A775CA">
            <w:pPr>
              <w:spacing w:before="40" w:after="40"/>
              <w:ind w:left="30" w:right="27"/>
              <w:jc w:val="center"/>
            </w:pPr>
            <w:r w:rsidRPr="00A775CA">
              <w:t>-04</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CB115C" w:rsidRPr="00D42D17" w:rsidRDefault="00A775CA">
            <w:pPr>
              <w:spacing w:before="40" w:after="40"/>
              <w:ind w:left="57" w:right="51"/>
            </w:pPr>
            <w:r w:rsidRPr="00A775CA">
              <w:t>C8190AJ-PLN-0001</w:t>
            </w:r>
            <w:r w:rsidRPr="00A775CA">
              <w:br/>
              <w:t>(IGFDP-C0-PC-00-0100-001-04_</w:t>
            </w:r>
            <w:r w:rsidR="0099552F">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611EE5" w:rsidRPr="00D42D17" w:rsidRDefault="00A775CA">
            <w:pPr>
              <w:spacing w:before="40" w:after="40"/>
              <w:ind w:left="48" w:right="33"/>
            </w:pPr>
            <w:r w:rsidRPr="00A775CA">
              <w:t>ICSS Document Numbering Philosophy</w:t>
            </w:r>
          </w:p>
        </w:tc>
      </w:tr>
      <w:tr w:rsidR="007649AB" w:rsidRPr="00D42D17" w:rsidTr="000568BA">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5C2290" w:rsidRPr="00D42D17" w:rsidRDefault="00A775CA">
            <w:pPr>
              <w:spacing w:before="40" w:after="40"/>
              <w:ind w:left="30" w:right="27"/>
              <w:jc w:val="center"/>
            </w:pPr>
            <w:r w:rsidRPr="00A775CA">
              <w:t>-05</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CB115C" w:rsidRPr="00D42D17" w:rsidRDefault="00A775CA">
            <w:pPr>
              <w:spacing w:before="40" w:after="40"/>
              <w:ind w:left="57" w:right="51"/>
            </w:pPr>
            <w:r w:rsidRPr="00A775CA">
              <w:t>C8190AJ-PLN-0001</w:t>
            </w:r>
            <w:r w:rsidRPr="00A775CA">
              <w:br/>
              <w:t>(IGFDP-C0-PC-00-0100-001-05_</w:t>
            </w:r>
            <w:r w:rsidR="0099552F">
              <w:t>revD3</w:t>
            </w:r>
            <w:r w:rsidRPr="00A775CA">
              <w:t xml:space="preserve">) </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5C2290" w:rsidRPr="00D42D17" w:rsidRDefault="00A775CA">
            <w:pPr>
              <w:spacing w:before="40" w:after="40"/>
              <w:ind w:left="48" w:right="33"/>
            </w:pPr>
            <w:r w:rsidRPr="00A775CA">
              <w:t>ICSS Document Template</w:t>
            </w:r>
          </w:p>
        </w:tc>
      </w:tr>
      <w:tr w:rsidR="00734C0B" w:rsidRPr="00D42D17" w:rsidTr="000568BA">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5C2290" w:rsidRPr="00D42D17" w:rsidRDefault="00A775CA">
            <w:pPr>
              <w:spacing w:before="40" w:after="40"/>
              <w:ind w:left="30" w:right="27"/>
              <w:jc w:val="center"/>
            </w:pPr>
            <w:r w:rsidRPr="00A775CA">
              <w:t>-06</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CB115C" w:rsidRPr="00D42D17" w:rsidRDefault="00A775CA">
            <w:pPr>
              <w:spacing w:before="40" w:after="40"/>
              <w:ind w:left="57" w:right="51"/>
            </w:pPr>
            <w:r w:rsidRPr="00A775CA">
              <w:t>C8190AJ-PLN-0001</w:t>
            </w:r>
            <w:r w:rsidRPr="00A775CA">
              <w:br/>
              <w:t>(IGFDP-C0-PC-00-0100-001-06_</w:t>
            </w:r>
            <w:r w:rsidR="0099552F">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C547F9" w:rsidRDefault="00A775CA">
            <w:pPr>
              <w:spacing w:before="40" w:after="40"/>
              <w:ind w:left="48" w:right="33"/>
            </w:pPr>
            <w:r w:rsidRPr="00A775CA">
              <w:t>Non-Material Requirements (ICSS Document Title and Number</w:t>
            </w:r>
          </w:p>
        </w:tc>
      </w:tr>
      <w:tr w:rsidR="00734C0B" w:rsidRPr="00D42D17" w:rsidTr="000568BA">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5C2290" w:rsidRPr="00D42D17" w:rsidRDefault="00A775CA">
            <w:pPr>
              <w:spacing w:before="40" w:after="40"/>
              <w:ind w:left="30" w:right="27"/>
              <w:jc w:val="center"/>
            </w:pPr>
            <w:r w:rsidRPr="00A775CA">
              <w:t>-07</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CB115C" w:rsidRPr="00D42D17" w:rsidRDefault="00A775CA">
            <w:pPr>
              <w:spacing w:before="40" w:after="40"/>
              <w:ind w:left="57" w:right="51"/>
            </w:pPr>
            <w:r w:rsidRPr="00A775CA">
              <w:t>C8190AJ-PLN-0001</w:t>
            </w:r>
            <w:r w:rsidRPr="00A775CA">
              <w:br/>
              <w:t>(IGFDP-C0-PC-00-0100-001-07_</w:t>
            </w:r>
            <w:r w:rsidR="0099552F">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5C2290" w:rsidRPr="00D42D17" w:rsidRDefault="00A775CA">
            <w:pPr>
              <w:spacing w:before="40" w:after="40"/>
              <w:ind w:left="48" w:right="33"/>
            </w:pPr>
            <w:r w:rsidRPr="00A775CA">
              <w:t>ICSS System Log Form Event/Report Procedure</w:t>
            </w:r>
          </w:p>
        </w:tc>
      </w:tr>
      <w:tr w:rsidR="003218B2" w:rsidRPr="00D42D17" w:rsidTr="000568BA">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5C2290" w:rsidRPr="00D42D17" w:rsidRDefault="00A775CA">
            <w:pPr>
              <w:spacing w:before="40" w:after="40"/>
              <w:ind w:left="30" w:right="27"/>
              <w:jc w:val="center"/>
            </w:pPr>
            <w:r w:rsidRPr="00A775CA">
              <w:t>-08</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CB115C" w:rsidRPr="00D42D17" w:rsidRDefault="00A775CA">
            <w:pPr>
              <w:spacing w:before="40" w:after="40"/>
              <w:ind w:left="57" w:right="51"/>
            </w:pPr>
            <w:r w:rsidRPr="00A775CA">
              <w:t>C8190AJ-PLN-0001</w:t>
            </w:r>
            <w:r w:rsidRPr="00A775CA">
              <w:br/>
              <w:t>(IGFDP-C0-PC-00-0100-001-08_</w:t>
            </w:r>
            <w:r w:rsidR="0099552F">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5C2290" w:rsidRPr="00D42D17" w:rsidRDefault="00A775CA">
            <w:pPr>
              <w:spacing w:before="40" w:after="40"/>
              <w:ind w:left="48" w:right="33"/>
            </w:pPr>
            <w:r w:rsidRPr="00A775CA">
              <w:t>ICSS Change Order Procedure</w:t>
            </w:r>
          </w:p>
        </w:tc>
      </w:tr>
      <w:tr w:rsidR="006E422D" w:rsidRPr="00D42D17" w:rsidTr="000568BA">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5C2290" w:rsidRPr="00D42D17" w:rsidRDefault="00A775CA">
            <w:pPr>
              <w:spacing w:before="40" w:after="40"/>
              <w:ind w:left="30" w:right="27"/>
              <w:jc w:val="center"/>
            </w:pPr>
            <w:r w:rsidRPr="00A775CA">
              <w:t>-09</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CB115C" w:rsidRPr="00D42D17" w:rsidRDefault="00A775CA">
            <w:pPr>
              <w:spacing w:before="40" w:after="40"/>
              <w:ind w:left="57" w:right="51"/>
            </w:pPr>
            <w:r w:rsidRPr="00A775CA">
              <w:t>C8190AJ-PLN-0001</w:t>
            </w:r>
            <w:r w:rsidRPr="00A775CA">
              <w:br/>
              <w:t>(IGFDP-C0-PC-00-0100-001-09_</w:t>
            </w:r>
            <w:r w:rsidR="0099552F">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5C2290" w:rsidRPr="00D42D17" w:rsidRDefault="00A775CA">
            <w:pPr>
              <w:spacing w:before="40" w:after="40"/>
              <w:ind w:left="48" w:right="33"/>
            </w:pPr>
            <w:r w:rsidRPr="00A775CA">
              <w:t>ICSS Progress report Template</w:t>
            </w:r>
          </w:p>
        </w:tc>
      </w:tr>
      <w:tr w:rsidR="0099552F" w:rsidRPr="00D42D17" w:rsidTr="007404D4">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99552F" w:rsidRPr="00D42D17" w:rsidRDefault="0099552F" w:rsidP="007404D4">
            <w:pPr>
              <w:spacing w:before="40" w:after="40"/>
              <w:ind w:left="30" w:right="27"/>
              <w:jc w:val="center"/>
            </w:pPr>
            <w:r w:rsidRPr="00A775CA">
              <w:t>-10</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99552F" w:rsidRPr="00D42D17" w:rsidRDefault="0099552F" w:rsidP="007404D4">
            <w:pPr>
              <w:spacing w:before="40" w:after="40"/>
              <w:ind w:left="57" w:right="51"/>
            </w:pPr>
            <w:r w:rsidRPr="00A775CA">
              <w:t>C8190AJ-PLN-0001</w:t>
            </w:r>
            <w:r w:rsidRPr="00A775CA">
              <w:br/>
              <w:t>(IGFDP-C0-PC-00-0100-001-10_</w:t>
            </w:r>
            <w:r>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99552F" w:rsidRPr="00D42D17" w:rsidRDefault="0099552F" w:rsidP="007404D4">
            <w:pPr>
              <w:spacing w:before="40" w:after="40"/>
              <w:ind w:left="48" w:right="33"/>
            </w:pPr>
            <w:r w:rsidRPr="00A775CA">
              <w:t>COMPANY Cover-page Template for ICSS Doc.</w:t>
            </w:r>
          </w:p>
        </w:tc>
      </w:tr>
      <w:tr w:rsidR="00A56B22" w:rsidRPr="00D42D17" w:rsidTr="00325581">
        <w:trPr>
          <w:cantSplit/>
          <w:tblHeader/>
        </w:trPr>
        <w:tc>
          <w:tcPr>
            <w:tcW w:w="542" w:type="dxa"/>
            <w:tcBorders>
              <w:top w:val="single" w:sz="2" w:space="0" w:color="auto"/>
              <w:left w:val="single" w:sz="2" w:space="0" w:color="auto"/>
              <w:bottom w:val="single" w:sz="2" w:space="0" w:color="auto"/>
              <w:right w:val="single" w:sz="2" w:space="0" w:color="auto"/>
            </w:tcBorders>
            <w:vAlign w:val="center"/>
          </w:tcPr>
          <w:p w:rsidR="00F07C5C" w:rsidRDefault="00A775CA">
            <w:pPr>
              <w:spacing w:before="40" w:after="40"/>
              <w:ind w:left="30" w:right="27"/>
              <w:jc w:val="center"/>
            </w:pPr>
            <w:r w:rsidRPr="00A775CA">
              <w:t>-</w:t>
            </w:r>
            <w:r w:rsidR="0099552F" w:rsidRPr="00A775CA">
              <w:t>1</w:t>
            </w:r>
            <w:r w:rsidR="0099552F">
              <w:t>1</w:t>
            </w:r>
          </w:p>
        </w:tc>
        <w:tc>
          <w:tcPr>
            <w:tcW w:w="4139" w:type="dxa"/>
            <w:gridSpan w:val="2"/>
            <w:tcBorders>
              <w:top w:val="single" w:sz="2" w:space="0" w:color="auto"/>
              <w:left w:val="single" w:sz="2" w:space="0" w:color="auto"/>
              <w:bottom w:val="single" w:sz="2" w:space="0" w:color="auto"/>
              <w:right w:val="single" w:sz="2" w:space="0" w:color="auto"/>
            </w:tcBorders>
            <w:shd w:val="clear" w:color="auto" w:fill="auto"/>
          </w:tcPr>
          <w:p w:rsidR="00F07C5C" w:rsidRDefault="00A775CA">
            <w:pPr>
              <w:spacing w:before="40" w:after="40"/>
              <w:ind w:left="57" w:right="51"/>
            </w:pPr>
            <w:r w:rsidRPr="00A775CA">
              <w:t>C8190AJ-PLN-0001</w:t>
            </w:r>
            <w:r w:rsidRPr="00A775CA">
              <w:br/>
              <w:t>(IGFDP-C0-PC-00-0100-001-</w:t>
            </w:r>
            <w:r w:rsidR="0099552F" w:rsidRPr="00A775CA">
              <w:t>1</w:t>
            </w:r>
            <w:r w:rsidR="0099552F">
              <w:t>1</w:t>
            </w:r>
            <w:r w:rsidRPr="00A775CA">
              <w:t>_</w:t>
            </w:r>
            <w:r w:rsidR="0099552F">
              <w:t>revD3</w:t>
            </w:r>
            <w:r w:rsidRPr="00A775CA">
              <w:t>)</w:t>
            </w:r>
          </w:p>
        </w:tc>
        <w:tc>
          <w:tcPr>
            <w:tcW w:w="4682" w:type="dxa"/>
            <w:tcBorders>
              <w:top w:val="single" w:sz="2" w:space="0" w:color="auto"/>
              <w:left w:val="single" w:sz="2" w:space="0" w:color="auto"/>
              <w:bottom w:val="single" w:sz="2" w:space="0" w:color="auto"/>
              <w:right w:val="single" w:sz="2" w:space="0" w:color="auto"/>
            </w:tcBorders>
            <w:shd w:val="clear" w:color="auto" w:fill="auto"/>
            <w:vAlign w:val="center"/>
          </w:tcPr>
          <w:p w:rsidR="00D742C9" w:rsidRPr="00D42D17" w:rsidRDefault="0099552F">
            <w:pPr>
              <w:spacing w:before="40" w:after="40"/>
              <w:ind w:left="48" w:right="33"/>
            </w:pPr>
            <w:r>
              <w:t>ICSS Inputs from EPC Contractor</w:t>
            </w:r>
          </w:p>
        </w:tc>
      </w:tr>
    </w:tbl>
    <w:p w:rsidR="007649AB" w:rsidRPr="00D42D17" w:rsidRDefault="007649AB" w:rsidP="008F22B2">
      <w:pPr>
        <w:rPr>
          <w:rFonts w:ascii="Arial Bold" w:hAnsi="Arial Bold" w:hint="eastAsia"/>
          <w:szCs w:val="22"/>
        </w:rPr>
      </w:pPr>
    </w:p>
    <w:p w:rsidR="00D11B6A" w:rsidRPr="00D42D17" w:rsidRDefault="00A775CA" w:rsidP="005E3EF5">
      <w:pPr>
        <w:pStyle w:val="Heading1"/>
        <w:rPr>
          <w:rFonts w:hint="eastAsia"/>
        </w:rPr>
      </w:pPr>
      <w:bookmarkStart w:id="521" w:name="Introductn"/>
      <w:bookmarkStart w:id="522" w:name="_Toc308600705"/>
      <w:r w:rsidRPr="00A775CA">
        <w:lastRenderedPageBreak/>
        <w:t>Introduction</w:t>
      </w:r>
      <w:bookmarkEnd w:id="521"/>
      <w:bookmarkEnd w:id="522"/>
    </w:p>
    <w:p w:rsidR="00C31D6B" w:rsidRPr="00D42D17" w:rsidRDefault="00A775CA" w:rsidP="00C31D6B">
      <w:pPr>
        <w:pStyle w:val="Heading2"/>
        <w:rPr>
          <w:rFonts w:hint="eastAsia"/>
        </w:rPr>
      </w:pPr>
      <w:bookmarkStart w:id="523" w:name="_Toc307434587"/>
      <w:bookmarkStart w:id="524" w:name="_Toc307447306"/>
      <w:bookmarkStart w:id="525" w:name="_Toc307476959"/>
      <w:bookmarkStart w:id="526" w:name="_Toc307434588"/>
      <w:bookmarkStart w:id="527" w:name="_Toc307447307"/>
      <w:bookmarkStart w:id="528" w:name="_Toc307476960"/>
      <w:bookmarkStart w:id="529" w:name="_Toc274494991"/>
      <w:bookmarkStart w:id="530" w:name="_Toc274494992"/>
      <w:bookmarkStart w:id="531" w:name="_Toc274494993"/>
      <w:bookmarkStart w:id="532" w:name="_Toc274494994"/>
      <w:bookmarkStart w:id="533" w:name="_Toc274494995"/>
      <w:bookmarkStart w:id="534" w:name="_Toc258790824"/>
      <w:bookmarkStart w:id="535" w:name="_Toc258845739"/>
      <w:bookmarkStart w:id="536" w:name="_Toc258916614"/>
      <w:bookmarkStart w:id="537" w:name="_Toc308600706"/>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r w:rsidRPr="00A775CA">
        <w:rPr>
          <w:b/>
        </w:rPr>
        <w:t>Purpose of this document</w:t>
      </w:r>
      <w:bookmarkEnd w:id="537"/>
    </w:p>
    <w:p w:rsidR="008C45E6" w:rsidRPr="00D42D17" w:rsidRDefault="00A775CA" w:rsidP="000E60DD">
      <w:pPr>
        <w:pStyle w:val="L1Normal"/>
      </w:pPr>
      <w:r w:rsidRPr="00A775CA">
        <w:t xml:space="preserve">This </w:t>
      </w:r>
      <w:r w:rsidR="00AC2259">
        <w:t>ICSS Supplier</w:t>
      </w:r>
      <w:r w:rsidRPr="00A775CA">
        <w:t xml:space="preserve"> Project Execution Plan (PEP) defines the procedures, project management methods and guide lines which shall be used by </w:t>
      </w:r>
      <w:r w:rsidR="00AC2259">
        <w:t>ICSS Supplier</w:t>
      </w:r>
      <w:r w:rsidRPr="00A775CA">
        <w:t xml:space="preserve"> to manage IGFDP ICSS Projects during EPC Phases.  </w:t>
      </w:r>
      <w:r w:rsidR="00AC2259">
        <w:t>ICSS Supplier</w:t>
      </w:r>
      <w:r w:rsidRPr="00A775CA">
        <w:t xml:space="preserve"> is the ICSS supplier for this facility, which includes PCS and other systems. </w:t>
      </w:r>
      <w:r w:rsidRPr="00A775CA">
        <w:br/>
        <w:t xml:space="preserve">This document does not cover the ICSS FEED; refer to FEED execution plan (FEP).  </w:t>
      </w:r>
    </w:p>
    <w:p w:rsidR="00C31D6B" w:rsidRPr="00D42D17" w:rsidRDefault="00A775CA" w:rsidP="00C31D6B">
      <w:pPr>
        <w:pStyle w:val="Heading2"/>
        <w:rPr>
          <w:rFonts w:hint="eastAsia"/>
        </w:rPr>
      </w:pPr>
      <w:bookmarkStart w:id="538" w:name="_Toc24951314"/>
      <w:bookmarkStart w:id="539" w:name="_Toc24951402"/>
      <w:bookmarkStart w:id="540" w:name="_Toc24951488"/>
      <w:bookmarkStart w:id="541" w:name="_Toc24951574"/>
      <w:bookmarkStart w:id="542" w:name="_Toc24951661"/>
      <w:bookmarkStart w:id="543" w:name="_Toc24951747"/>
      <w:bookmarkStart w:id="544" w:name="_Toc24971336"/>
      <w:bookmarkStart w:id="545" w:name="_Toc25143602"/>
      <w:bookmarkStart w:id="546" w:name="_Toc26699754"/>
      <w:bookmarkStart w:id="547" w:name="_Toc26704565"/>
      <w:bookmarkStart w:id="548" w:name="_Toc26759593"/>
      <w:bookmarkStart w:id="549" w:name="_Toc27279271"/>
      <w:bookmarkStart w:id="550" w:name="_Toc28775174"/>
      <w:bookmarkStart w:id="551" w:name="_Toc308600707"/>
      <w:r w:rsidRPr="00A775CA">
        <w:rPr>
          <w:b/>
        </w:rPr>
        <w:t>How This Document</w:t>
      </w:r>
      <w:bookmarkEnd w:id="538"/>
      <w:bookmarkEnd w:id="539"/>
      <w:bookmarkEnd w:id="540"/>
      <w:bookmarkEnd w:id="541"/>
      <w:bookmarkEnd w:id="542"/>
      <w:bookmarkEnd w:id="543"/>
      <w:bookmarkEnd w:id="544"/>
      <w:bookmarkEnd w:id="545"/>
      <w:bookmarkEnd w:id="546"/>
      <w:bookmarkEnd w:id="547"/>
      <w:bookmarkEnd w:id="548"/>
      <w:bookmarkEnd w:id="549"/>
      <w:bookmarkEnd w:id="550"/>
      <w:r w:rsidRPr="00A775CA">
        <w:rPr>
          <w:b/>
        </w:rPr>
        <w:t xml:space="preserve"> Organi</w:t>
      </w:r>
      <w:r w:rsidRPr="00A775CA">
        <w:rPr>
          <w:rFonts w:eastAsia="MS Mincho"/>
          <w:b/>
          <w:lang w:eastAsia="ja-JP"/>
        </w:rPr>
        <w:t>s</w:t>
      </w:r>
      <w:r w:rsidRPr="00A775CA">
        <w:rPr>
          <w:b/>
        </w:rPr>
        <w:t>ed</w:t>
      </w:r>
      <w:bookmarkEnd w:id="551"/>
    </w:p>
    <w:p w:rsidR="00C31D6B" w:rsidRPr="00D42D17" w:rsidRDefault="00A775CA" w:rsidP="000E60DD">
      <w:pPr>
        <w:pStyle w:val="L1Normal"/>
      </w:pPr>
      <w:r w:rsidRPr="00A775CA">
        <w:t>This document is organi</w:t>
      </w:r>
      <w:r w:rsidRPr="00A775CA">
        <w:rPr>
          <w:lang w:eastAsia="ja-JP"/>
        </w:rPr>
        <w:t>s</w:t>
      </w:r>
      <w:r w:rsidRPr="00A775CA">
        <w:t>ed as follows:</w:t>
      </w:r>
    </w:p>
    <w:p w:rsidR="00C547F9" w:rsidRDefault="00A775CA">
      <w:pPr>
        <w:pStyle w:val="L1Bullet1"/>
      </w:pPr>
      <w:r w:rsidRPr="00A775CA">
        <w:t xml:space="preserve">Section </w:t>
      </w:r>
      <w:fldSimple w:instr=" REF Introductn \n \h  \* MERGEFORMAT ">
        <w:r w:rsidR="001317AF">
          <w:t>1</w:t>
        </w:r>
      </w:fldSimple>
      <w:r w:rsidRPr="00A775CA">
        <w:t xml:space="preserve"> – </w:t>
      </w:r>
      <w:fldSimple w:instr=" REF Introductn \h  \* MERGEFORMAT ">
        <w:ins w:id="552" w:author="40202267" w:date="2011-11-09T11:17:00Z">
          <w:r w:rsidR="001317AF" w:rsidRPr="001317AF">
            <w:rPr>
              <w:rFonts w:eastAsia="SimSun"/>
              <w:bCs/>
              <w:caps/>
              <w:rPrChange w:id="553" w:author="40202267" w:date="2011-11-09T11:17:00Z">
                <w:rPr/>
              </w:rPrChange>
            </w:rPr>
            <w:t>Introduction</w:t>
          </w:r>
        </w:ins>
        <w:del w:id="554" w:author="40202267" w:date="2011-11-09T11:16:00Z">
          <w:r w:rsidR="00071553" w:rsidRPr="00071553" w:rsidDel="001317AF">
            <w:rPr>
              <w:rFonts w:eastAsia="SimSun"/>
              <w:bCs/>
              <w:caps/>
            </w:rPr>
            <w:delText>Introduction</w:delText>
          </w:r>
        </w:del>
      </w:fldSimple>
      <w:r w:rsidRPr="00A775CA">
        <w:t xml:space="preserve"> – it provide an outline of this document, acronyms and abbreviations used within this document and the scope.</w:t>
      </w:r>
    </w:p>
    <w:p w:rsidR="00C547F9" w:rsidRDefault="00A775CA">
      <w:pPr>
        <w:pStyle w:val="L1Bullet1"/>
      </w:pPr>
      <w:r w:rsidRPr="00A775CA">
        <w:t>Section 2 - Defines briefly the scope of work for ICSS and its related interfaces, responsibility matrix in the project.</w:t>
      </w:r>
    </w:p>
    <w:p w:rsidR="00C547F9" w:rsidRDefault="00A775CA">
      <w:pPr>
        <w:pStyle w:val="L1Bullet1"/>
      </w:pPr>
      <w:r w:rsidRPr="00A775CA">
        <w:t xml:space="preserve">Section </w:t>
      </w:r>
      <w:fldSimple w:instr=" REF OLE_LINK1 \w \h  \* MERGEFORMAT ">
        <w:r w:rsidR="001317AF">
          <w:t>3</w:t>
        </w:r>
      </w:fldSimple>
      <w:r w:rsidRPr="00A775CA">
        <w:t xml:space="preserve"> - </w:t>
      </w:r>
      <w:fldSimple w:instr=" REF QC_HSE \h  \* MERGEFORMAT ">
        <w:ins w:id="555" w:author="40202267" w:date="2011-11-09T11:17:00Z">
          <w:r w:rsidR="001317AF" w:rsidRPr="001317AF">
            <w:rPr>
              <w:rFonts w:eastAsia="SimSun"/>
              <w:caps/>
              <w:rPrChange w:id="556" w:author="40202267" w:date="2011-11-09T11:17:00Z">
                <w:rPr/>
              </w:rPrChange>
            </w:rPr>
            <w:t>Quality Control, Health Safety &amp; Environment</w:t>
          </w:r>
        </w:ins>
        <w:del w:id="557" w:author="40202267" w:date="2011-11-09T11:16:00Z">
          <w:r w:rsidR="00071553" w:rsidRPr="00071553" w:rsidDel="001317AF">
            <w:rPr>
              <w:rFonts w:eastAsia="SimSun"/>
              <w:caps/>
            </w:rPr>
            <w:delText>Quality Control, Health Safety &amp; Environment</w:delText>
          </w:r>
        </w:del>
      </w:fldSimple>
      <w:r w:rsidRPr="00A775CA">
        <w:t xml:space="preserve"> - provides details on quality control in various areas.  It covers on health, safety and environment issues to ensure a safety and commitment to friendly environment.</w:t>
      </w:r>
    </w:p>
    <w:p w:rsidR="00C547F9" w:rsidRDefault="00A775CA">
      <w:pPr>
        <w:pStyle w:val="L1Bullet1"/>
      </w:pPr>
      <w:r w:rsidRPr="00A775CA">
        <w:t xml:space="preserve">Section </w:t>
      </w:r>
      <w:fldSimple w:instr=" REF Pj_Exe_and_Orgn \w \h  \* MERGEFORMAT ">
        <w:r w:rsidR="001317AF">
          <w:t>4</w:t>
        </w:r>
      </w:fldSimple>
      <w:r w:rsidRPr="00A775CA">
        <w:t xml:space="preserve"> - </w:t>
      </w:r>
      <w:fldSimple w:instr=" REF Pj_Exe_and_Orgn \h  \* MERGEFORMAT ">
        <w:ins w:id="558" w:author="40202267" w:date="2011-11-09T11:17:00Z">
          <w:r w:rsidR="001317AF" w:rsidRPr="001317AF">
            <w:rPr>
              <w:rFonts w:eastAsia="SimSun"/>
              <w:caps/>
              <w:rPrChange w:id="559" w:author="40202267" w:date="2011-11-09T11:17:00Z">
                <w:rPr/>
              </w:rPrChange>
            </w:rPr>
            <w:t>ICSS Supplier Project Execution and Organisation</w:t>
          </w:r>
        </w:ins>
        <w:del w:id="560" w:author="40202267" w:date="2011-11-09T11:16:00Z">
          <w:r w:rsidR="00071553" w:rsidRPr="00071553" w:rsidDel="001317AF">
            <w:rPr>
              <w:rFonts w:eastAsia="SimSun"/>
              <w:caps/>
            </w:rPr>
            <w:delText>ICSS Supplier Project Execution and Organisation</w:delText>
          </w:r>
        </w:del>
      </w:fldSimple>
      <w:r w:rsidRPr="00A775CA">
        <w:t xml:space="preserve"> - describes the project typical organi</w:t>
      </w:r>
      <w:r w:rsidRPr="00A775CA">
        <w:rPr>
          <w:lang w:eastAsia="ja-JP"/>
        </w:rPr>
        <w:t>s</w:t>
      </w:r>
      <w:r w:rsidRPr="00A775CA">
        <w:t>ation and responsibilities and function of each project member.</w:t>
      </w:r>
    </w:p>
    <w:p w:rsidR="00C547F9" w:rsidRDefault="00A775CA">
      <w:pPr>
        <w:pStyle w:val="L1Bullet1"/>
      </w:pPr>
      <w:r w:rsidRPr="00A775CA">
        <w:t xml:space="preserve">Section </w:t>
      </w:r>
      <w:fldSimple w:instr=" REF _Ref107220156 \w \h  \* MERGEFORMAT ">
        <w:r w:rsidR="001317AF">
          <w:t>5</w:t>
        </w:r>
      </w:fldSimple>
      <w:r w:rsidRPr="00A775CA">
        <w:t xml:space="preserve"> - </w:t>
      </w:r>
      <w:fldSimple w:instr=" REF Comm_Procedure \h  \* MERGEFORMAT ">
        <w:ins w:id="561" w:author="40202267" w:date="2011-11-09T11:17:00Z">
          <w:r w:rsidR="001317AF" w:rsidRPr="001317AF">
            <w:rPr>
              <w:rFonts w:eastAsia="SimSun"/>
              <w:bCs/>
              <w:caps/>
              <w:rPrChange w:id="562" w:author="40202267" w:date="2011-11-09T11:17:00Z">
                <w:rPr/>
              </w:rPrChange>
            </w:rPr>
            <w:t>Communication Procedures</w:t>
          </w:r>
        </w:ins>
        <w:del w:id="563" w:author="40202267" w:date="2011-11-09T11:16:00Z">
          <w:r w:rsidR="00071553" w:rsidRPr="00071553" w:rsidDel="001317AF">
            <w:rPr>
              <w:rFonts w:eastAsia="SimSun"/>
              <w:bCs/>
              <w:caps/>
            </w:rPr>
            <w:delText>Communication Procedures</w:delText>
          </w:r>
        </w:del>
      </w:fldSimple>
      <w:r w:rsidRPr="00A775CA">
        <w:t xml:space="preserve"> - defines communication in the project.  How technical and management meetings to be conducted, as well as correspondence, and reviews such as    Design review, Functional design review, System Readiness Review etc. </w:t>
      </w:r>
    </w:p>
    <w:p w:rsidR="00C547F9" w:rsidRDefault="00A775CA">
      <w:pPr>
        <w:pStyle w:val="L1Bullet1"/>
      </w:pPr>
      <w:r w:rsidRPr="00A775CA">
        <w:t xml:space="preserve">Section </w:t>
      </w:r>
      <w:fldSimple w:instr=" REF _Ref107220167 \w \h  \* MERGEFORMAT ">
        <w:r w:rsidR="001317AF">
          <w:t>6</w:t>
        </w:r>
      </w:fldSimple>
      <w:r w:rsidRPr="00A775CA">
        <w:t xml:space="preserve"> - </w:t>
      </w:r>
      <w:fldSimple w:instr=" REF Procurement_Mgmt \h  \* MERGEFORMAT ">
        <w:ins w:id="564" w:author="40202267" w:date="2011-11-09T11:17:00Z">
          <w:r w:rsidR="001317AF" w:rsidRPr="001317AF">
            <w:rPr>
              <w:rFonts w:eastAsia="SimSun"/>
              <w:bCs/>
              <w:caps/>
              <w:rPrChange w:id="565" w:author="40202267" w:date="2011-11-09T11:17:00Z">
                <w:rPr/>
              </w:rPrChange>
            </w:rPr>
            <w:t>Procurement Management</w:t>
          </w:r>
        </w:ins>
        <w:del w:id="566" w:author="40202267" w:date="2011-11-09T11:16:00Z">
          <w:r w:rsidR="00071553" w:rsidRPr="00071553" w:rsidDel="001317AF">
            <w:rPr>
              <w:rFonts w:eastAsia="SimSun"/>
              <w:bCs/>
              <w:caps/>
            </w:rPr>
            <w:delText>Procurement Management</w:delText>
          </w:r>
        </w:del>
      </w:fldSimple>
      <w:r w:rsidRPr="00A775CA">
        <w:t xml:space="preserve"> - covers the procurement management to ensure uniform hardware being used throughout the project.</w:t>
      </w:r>
    </w:p>
    <w:p w:rsidR="00C547F9" w:rsidRDefault="00A775CA">
      <w:pPr>
        <w:pStyle w:val="L1Bullet1"/>
      </w:pPr>
      <w:bookmarkStart w:id="567" w:name="_Ref103412670"/>
      <w:bookmarkStart w:id="568" w:name="Abbr"/>
      <w:r w:rsidRPr="00A775CA">
        <w:t xml:space="preserve">Section 7 –– provides the Technical Clarification Notice Procedure (TCN) on how address technical related issues through the use of Technical Clarification Notice (TCN). </w:t>
      </w:r>
    </w:p>
    <w:p w:rsidR="00C547F9" w:rsidRDefault="00A775CA">
      <w:pPr>
        <w:pStyle w:val="L1Bullet1"/>
      </w:pPr>
      <w:r w:rsidRPr="00A775CA">
        <w:t>Section 8 –– provides the Change Request Procedure (CRP) on how change requests from EPC CONTRACTOR to be reviewed and handled.  A Change Request Form (CRF) is attached to the procedure.</w:t>
      </w:r>
    </w:p>
    <w:p w:rsidR="00C547F9" w:rsidRDefault="00A775CA">
      <w:pPr>
        <w:pStyle w:val="L1Bullet1"/>
      </w:pPr>
      <w:r w:rsidRPr="00A775CA">
        <w:t xml:space="preserve">Section 9 – </w:t>
      </w:r>
      <w:fldSimple w:instr=" REF Doc_Handling \h  \* MERGEFORMAT ">
        <w:ins w:id="569" w:author="40202267" w:date="2011-11-09T11:17:00Z">
          <w:r w:rsidR="001317AF" w:rsidRPr="001317AF">
            <w:rPr>
              <w:rFonts w:eastAsia="SimSun"/>
              <w:bCs/>
              <w:caps/>
              <w:rPrChange w:id="570" w:author="40202267" w:date="2011-11-09T11:17:00Z">
                <w:rPr/>
              </w:rPrChange>
            </w:rPr>
            <w:t>Document Handling</w:t>
          </w:r>
        </w:ins>
        <w:del w:id="571" w:author="40202267" w:date="2011-11-09T11:16:00Z">
          <w:r w:rsidR="00071553" w:rsidRPr="00071553" w:rsidDel="001317AF">
            <w:rPr>
              <w:rFonts w:eastAsia="SimSun"/>
              <w:bCs/>
              <w:caps/>
            </w:rPr>
            <w:delText>Document Handling</w:delText>
          </w:r>
        </w:del>
      </w:fldSimple>
      <w:r w:rsidRPr="00A775CA">
        <w:t xml:space="preserve"> - defines how documents are handled.  Non-Material Requirements (ICSS and PCS Document Title and Number) has been provided as an attachment to this document.  ICSS Numbering Philosophy attached to this document, details how document number can be assigned.  Document formats and revision control are discussed.</w:t>
      </w:r>
    </w:p>
    <w:p w:rsidR="00C547F9" w:rsidRDefault="00A775CA">
      <w:pPr>
        <w:pStyle w:val="L1Bullet1"/>
      </w:pPr>
      <w:r w:rsidRPr="00A775CA">
        <w:t xml:space="preserve">Section 10 – </w:t>
      </w:r>
      <w:fldSimple w:instr=" REF _Ref107220396 \h  \* MERGEFORMAT ">
        <w:ins w:id="572" w:author="40202267" w:date="2011-11-09T11:17:00Z">
          <w:r w:rsidR="001317AF" w:rsidRPr="001317AF">
            <w:rPr>
              <w:rFonts w:eastAsia="SimSun"/>
              <w:bCs/>
              <w:caps/>
              <w:rPrChange w:id="573" w:author="40202267" w:date="2011-11-09T11:17:00Z">
                <w:rPr/>
              </w:rPrChange>
            </w:rPr>
            <w:t>Correspondence</w:t>
          </w:r>
        </w:ins>
        <w:del w:id="574" w:author="40202267" w:date="2011-11-09T11:16:00Z">
          <w:r w:rsidR="00071553" w:rsidRPr="00071553" w:rsidDel="001317AF">
            <w:rPr>
              <w:rFonts w:eastAsia="SimSun"/>
              <w:bCs/>
              <w:caps/>
            </w:rPr>
            <w:delText>Correspondence</w:delText>
          </w:r>
        </w:del>
      </w:fldSimple>
      <w:r w:rsidRPr="00A775CA">
        <w:t xml:space="preserve"> - defines how correspondence are handled and the formats used.  Both incoming and outgoing correspondences are tracked. </w:t>
      </w:r>
    </w:p>
    <w:p w:rsidR="00C547F9" w:rsidRDefault="00A775CA">
      <w:pPr>
        <w:pStyle w:val="L1Bullet1"/>
      </w:pPr>
      <w:r w:rsidRPr="00A775CA">
        <w:t xml:space="preserve">Section 11 – </w:t>
      </w:r>
      <w:fldSimple w:instr=" REF _Ref107220379 \h  \* MERGEFORMAT ">
        <w:ins w:id="575" w:author="40202267" w:date="2011-11-09T11:17:00Z">
          <w:r w:rsidR="001317AF" w:rsidRPr="001317AF">
            <w:rPr>
              <w:rFonts w:eastAsia="SimSun"/>
              <w:bCs/>
              <w:caps/>
              <w:rPrChange w:id="576" w:author="40202267" w:date="2011-11-09T11:17:00Z">
                <w:rPr/>
              </w:rPrChange>
            </w:rPr>
            <w:t>ICSS Supplier Project Document Templates</w:t>
          </w:r>
        </w:ins>
        <w:del w:id="577" w:author="40202267" w:date="2011-11-09T11:16:00Z">
          <w:r w:rsidR="00071553" w:rsidRPr="00071553" w:rsidDel="001317AF">
            <w:rPr>
              <w:rFonts w:eastAsia="SimSun"/>
              <w:bCs/>
              <w:caps/>
            </w:rPr>
            <w:delText>ICSS Supplier Project Document Templates</w:delText>
          </w:r>
        </w:del>
      </w:fldSimple>
      <w:r w:rsidRPr="00A775CA">
        <w:t xml:space="preserve"> - defines how document template for main document and attachment cover sheet should be used for standardi</w:t>
      </w:r>
      <w:r w:rsidRPr="00A775CA">
        <w:rPr>
          <w:lang w:eastAsia="ja-JP"/>
        </w:rPr>
        <w:t>s</w:t>
      </w:r>
      <w:r w:rsidRPr="00A775CA">
        <w:t>ation and uniformity in presentation.</w:t>
      </w:r>
    </w:p>
    <w:p w:rsidR="00C547F9" w:rsidRDefault="00A775CA">
      <w:pPr>
        <w:pStyle w:val="L1Bullet1"/>
      </w:pPr>
      <w:r w:rsidRPr="00A775CA">
        <w:t xml:space="preserve">Section 12 – </w:t>
      </w:r>
      <w:fldSimple w:instr=" REF _Ref107220356 \h  \* MERGEFORMAT ">
        <w:ins w:id="578" w:author="40202267" w:date="2011-11-09T11:17:00Z">
          <w:r w:rsidR="001317AF" w:rsidRPr="001317AF">
            <w:rPr>
              <w:rFonts w:eastAsia="SimSun"/>
              <w:bCs/>
              <w:caps/>
              <w:rPrChange w:id="579" w:author="40202267" w:date="2011-11-09T11:17:00Z">
                <w:rPr/>
              </w:rPrChange>
            </w:rPr>
            <w:t>Disaster Recovery</w:t>
          </w:r>
        </w:ins>
        <w:del w:id="580" w:author="40202267" w:date="2011-11-09T11:16:00Z">
          <w:r w:rsidR="00071553" w:rsidRPr="00071553" w:rsidDel="001317AF">
            <w:rPr>
              <w:rFonts w:eastAsia="SimSun"/>
              <w:bCs/>
              <w:caps/>
            </w:rPr>
            <w:delText>Disaster Recovery</w:delText>
          </w:r>
        </w:del>
      </w:fldSimple>
      <w:r w:rsidRPr="00A775CA">
        <w:t xml:space="preserve"> - defines how document and correspondence are handled.  Document formats and revision control are discussed.</w:t>
      </w:r>
    </w:p>
    <w:p w:rsidR="00E52AFE" w:rsidRPr="00D42D17" w:rsidRDefault="00A775CA" w:rsidP="00E52AFE">
      <w:pPr>
        <w:pStyle w:val="Heading2"/>
        <w:rPr>
          <w:rFonts w:hint="eastAsia"/>
        </w:rPr>
      </w:pPr>
      <w:bookmarkStart w:id="581" w:name="_Toc308600708"/>
      <w:r w:rsidRPr="00A775CA">
        <w:rPr>
          <w:b/>
        </w:rPr>
        <w:lastRenderedPageBreak/>
        <w:t>Acronyms and Abbreviations</w:t>
      </w:r>
      <w:bookmarkEnd w:id="567"/>
      <w:bookmarkEnd w:id="581"/>
    </w:p>
    <w:bookmarkEnd w:id="568"/>
    <w:p w:rsidR="00E52AFE" w:rsidRPr="00D42D17" w:rsidRDefault="00A775CA" w:rsidP="000E60DD">
      <w:pPr>
        <w:pStyle w:val="L1Normal"/>
      </w:pPr>
      <w:r w:rsidRPr="00A775CA">
        <w:t>All acronyms and abbreviations used in the document are listed below:</w:t>
      </w:r>
    </w:p>
    <w:tbl>
      <w:tblPr>
        <w:tblW w:w="7420" w:type="dxa"/>
        <w:tblInd w:w="93" w:type="dxa"/>
        <w:tblLook w:val="04A0"/>
      </w:tblPr>
      <w:tblGrid>
        <w:gridCol w:w="1725"/>
        <w:gridCol w:w="5695"/>
      </w:tblGrid>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ADAS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Analyser Data Acquisition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ALMS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Alarm Management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AMS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Asset Management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APC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Advance Process Control</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Analyser Shelter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Australian Standards</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BCS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Ballast Control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BMS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Burner Management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CAD</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Computer Aided Design</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CA-PA</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Corrective Action - Preventive Actions</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CAR</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Corrective Action  Request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CCB</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Central Control Building</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CCR</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Central Control Room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CCS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Compressor Control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CCTV</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Closed Circuit Television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CD-ROM</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Compact Disc Read-Only Memory</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CHAZOP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Computer Hazardous and Operability Study</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CMS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Condition Monitoring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COF</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Change Order Form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COP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Change Order Procedure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CPF</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(Offshore) Central Processing Facility</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CRF</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Change Request Form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CRP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Change Request Procedure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DB</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Database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DC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Drilling Centre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DCC/DC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Document Controller</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DCS</w:t>
            </w:r>
          </w:p>
        </w:tc>
        <w:tc>
          <w:tcPr>
            <w:tcW w:w="5695" w:type="dxa"/>
            <w:tcBorders>
              <w:top w:val="nil"/>
              <w:left w:val="nil"/>
              <w:bottom w:val="nil"/>
              <w:right w:val="nil"/>
            </w:tcBorders>
            <w:shd w:val="clear" w:color="auto" w:fill="auto"/>
            <w:hideMark/>
          </w:tcPr>
          <w:p w:rsidR="00325581" w:rsidRPr="00D42D17" w:rsidRDefault="00A775CA">
            <w:pPr>
              <w:ind w:left="0"/>
              <w:rPr>
                <w:rFonts w:eastAsia="Times New Roman" w:cs="Arial"/>
              </w:rPr>
            </w:pPr>
            <w:r w:rsidRPr="00A775CA">
              <w:rPr>
                <w:rFonts w:eastAsia="Times New Roman" w:cs="Arial"/>
              </w:rPr>
              <w:t>Distributed Control System (same as PCS)</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DDS</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Detail Design Specification</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DM</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Department Manager (</w:t>
            </w:r>
            <w:r w:rsidR="00AC2259">
              <w:rPr>
                <w:rFonts w:eastAsia="Times New Roman" w:cs="Arial"/>
              </w:rPr>
              <w:t>ICSS Supplier</w:t>
            </w:r>
            <w:r w:rsidRPr="00A775CA">
              <w:rPr>
                <w:rFonts w:eastAsia="Times New Roman" w:cs="Arial"/>
              </w:rPr>
              <w:t>)</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DMZ</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Demilitarized Zone</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DN</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Delivery Notice</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DO</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Delivery Order</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EM</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Engineering Manager (</w:t>
            </w:r>
            <w:r w:rsidR="00AC2259">
              <w:rPr>
                <w:rFonts w:eastAsia="Times New Roman" w:cs="Arial"/>
              </w:rPr>
              <w:t>ICSS Supplier</w:t>
            </w:r>
            <w:r w:rsidRPr="00A775CA">
              <w:rPr>
                <w:rFonts w:eastAsia="Times New Roman" w:cs="Arial"/>
              </w:rPr>
              <w: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EMC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Electromagnetic Compatibility</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EPC</w:t>
            </w:r>
          </w:p>
        </w:tc>
        <w:tc>
          <w:tcPr>
            <w:tcW w:w="5695" w:type="dxa"/>
            <w:tcBorders>
              <w:top w:val="nil"/>
              <w:left w:val="nil"/>
              <w:bottom w:val="nil"/>
              <w:right w:val="nil"/>
            </w:tcBorders>
            <w:shd w:val="clear" w:color="auto" w:fill="auto"/>
            <w:noWrap/>
            <w:vAlign w:val="bottom"/>
            <w:hideMark/>
          </w:tcPr>
          <w:p w:rsidR="008F78CE" w:rsidRPr="00D42D17" w:rsidRDefault="00A775CA">
            <w:pPr>
              <w:ind w:left="0"/>
              <w:rPr>
                <w:rFonts w:eastAsia="Times New Roman" w:cs="Arial"/>
              </w:rPr>
            </w:pPr>
            <w:r w:rsidRPr="00A775CA">
              <w:rPr>
                <w:rFonts w:eastAsia="Times New Roman" w:cs="Arial"/>
              </w:rPr>
              <w:t xml:space="preserve">Engineering Procurement &amp; Construction </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ESD</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Emergency Shutdown System</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proofErr w:type="spellStart"/>
            <w:r w:rsidRPr="00A775CA">
              <w:rPr>
                <w:rFonts w:eastAsia="Times New Roman" w:cs="Arial"/>
              </w:rPr>
              <w:t>ExaOPC</w:t>
            </w:r>
            <w:proofErr w:type="spellEnd"/>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Yokogawa OPC Server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FAT</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Factory Acceptance Test</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FCS</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Field Control Station (PCS controller)</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FDS</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Functional Design Specification</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FEED</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Front End Engineering</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FEP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Feed Execution Plan</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FGS</w:t>
            </w:r>
          </w:p>
        </w:tc>
        <w:tc>
          <w:tcPr>
            <w:tcW w:w="5695" w:type="dxa"/>
            <w:tcBorders>
              <w:top w:val="nil"/>
              <w:left w:val="nil"/>
              <w:bottom w:val="nil"/>
              <w:right w:val="nil"/>
            </w:tcBorders>
            <w:shd w:val="clear" w:color="auto" w:fill="auto"/>
            <w:noWrap/>
            <w:vAlign w:val="bottom"/>
            <w:hideMark/>
          </w:tcPr>
          <w:p w:rsidR="00325581" w:rsidRPr="00D42D17" w:rsidRDefault="00A775CA">
            <w:pPr>
              <w:ind w:left="0"/>
              <w:rPr>
                <w:rFonts w:eastAsia="Times New Roman" w:cs="Arial"/>
              </w:rPr>
            </w:pPr>
            <w:r w:rsidRPr="00A775CA">
              <w:rPr>
                <w:rFonts w:eastAsia="Times New Roman" w:cs="Arial"/>
              </w:rPr>
              <w:t>Fire and Gas System</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FLD</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Fault Logic Diagram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FO</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Fibre Optic</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FOB</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Free On Board milestone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FOC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Fibre Optic Communication/Cabinet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FPSO</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(Offshore) Floating, Production, Storage and Offloading</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GCP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Generator Control Panel</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GEP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Gas Export Pipeline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lastRenderedPageBreak/>
              <w:t>GPS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Global Positioning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GTCS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Gas Turbine Control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GW</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Gateway</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HART</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Highway Addressable Remote Transducer</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HIPS</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bookmarkStart w:id="582" w:name="OLE_LINK12"/>
            <w:bookmarkStart w:id="583" w:name="OLE_LINK13"/>
            <w:r w:rsidRPr="00A775CA">
              <w:rPr>
                <w:rFonts w:eastAsia="Times New Roman" w:cs="Arial"/>
              </w:rPr>
              <w:t>High Integrity Protection System</w:t>
            </w:r>
            <w:bookmarkEnd w:id="582"/>
            <w:bookmarkEnd w:id="583"/>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HIS</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Human Interface Station/Operator</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HIS-ENG</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Human Interface Station/Engineering</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HMI</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Human Machine Interface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HSE</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Human Safety and Environment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HVAC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Heat, Ventilation, and Air Conditioning</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HW</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Hardware</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HWF</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Hardware Freeze Milestone (Basic Design)</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I/O, IO</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Input / Output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ICSS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Integrated Control and Safety System</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ICT</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ICSS Core Team (</w:t>
            </w:r>
            <w:r w:rsidR="00AC2259">
              <w:rPr>
                <w:rFonts w:eastAsia="Times New Roman" w:cs="Arial"/>
              </w:rPr>
              <w:t>ICSS Supplier</w:t>
            </w:r>
            <w:r w:rsidRPr="00A775CA">
              <w:rPr>
                <w:rFonts w:eastAsia="Times New Roman" w:cs="Arial"/>
              </w:rPr>
              <w: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IEC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International Electro technical Committee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IER</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Instrument Equipment Room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IFAT</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Integrated Factory Acceptance Test</w:t>
            </w:r>
          </w:p>
        </w:tc>
      </w:tr>
      <w:tr w:rsidR="00F67030" w:rsidRPr="00D42D17" w:rsidTr="00CA7D1B">
        <w:trPr>
          <w:trHeight w:val="255"/>
        </w:trPr>
        <w:tc>
          <w:tcPr>
            <w:tcW w:w="1725" w:type="dxa"/>
            <w:tcBorders>
              <w:top w:val="nil"/>
              <w:left w:val="nil"/>
              <w:bottom w:val="nil"/>
              <w:right w:val="nil"/>
            </w:tcBorders>
            <w:shd w:val="clear" w:color="auto" w:fill="auto"/>
            <w:noWrap/>
            <w:vAlign w:val="bottom"/>
            <w:hideMark/>
          </w:tcPr>
          <w:p w:rsidR="00F67030" w:rsidRPr="00D42D17" w:rsidRDefault="00F67030" w:rsidP="00CA7D1B">
            <w:pPr>
              <w:ind w:left="0"/>
              <w:rPr>
                <w:rFonts w:eastAsia="Times New Roman" w:cs="Arial"/>
              </w:rPr>
            </w:pPr>
            <w:r w:rsidRPr="00472972">
              <w:rPr>
                <w:rFonts w:eastAsia="Times New Roman" w:cs="Arial"/>
              </w:rPr>
              <w:t>IGFDP</w:t>
            </w:r>
          </w:p>
        </w:tc>
        <w:tc>
          <w:tcPr>
            <w:tcW w:w="5695" w:type="dxa"/>
            <w:tcBorders>
              <w:top w:val="nil"/>
              <w:left w:val="nil"/>
              <w:bottom w:val="nil"/>
              <w:right w:val="nil"/>
            </w:tcBorders>
            <w:shd w:val="clear" w:color="auto" w:fill="auto"/>
            <w:noWrap/>
            <w:vAlign w:val="bottom"/>
            <w:hideMark/>
          </w:tcPr>
          <w:p w:rsidR="00F67030" w:rsidRPr="00D42D17" w:rsidRDefault="00F67030" w:rsidP="00CA7D1B">
            <w:pPr>
              <w:ind w:left="0"/>
              <w:rPr>
                <w:rFonts w:eastAsia="Times New Roman" w:cs="Arial"/>
              </w:rPr>
            </w:pPr>
            <w:r w:rsidRPr="00472972">
              <w:rPr>
                <w:rFonts w:eastAsia="Times New Roman" w:cs="Arial"/>
              </w:rPr>
              <w:t>Ichthys Gas Field Development Project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IPT</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ICSS Project Team (EPC Phase)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ISO</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International Organization for Standardization</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IT</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Information Technology</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ITT</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Invitation To Tender</w:t>
            </w:r>
          </w:p>
        </w:tc>
      </w:tr>
      <w:tr w:rsidR="00FD3FB6" w:rsidRPr="003C69AF"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JKC</w:t>
            </w:r>
          </w:p>
        </w:tc>
        <w:tc>
          <w:tcPr>
            <w:tcW w:w="5695" w:type="dxa"/>
            <w:tcBorders>
              <w:top w:val="nil"/>
              <w:left w:val="nil"/>
              <w:bottom w:val="nil"/>
              <w:right w:val="nil"/>
            </w:tcBorders>
            <w:shd w:val="clear" w:color="auto" w:fill="auto"/>
            <w:noWrap/>
            <w:vAlign w:val="bottom"/>
            <w:hideMark/>
          </w:tcPr>
          <w:p w:rsidR="00FD3FB6" w:rsidRPr="00E9143F" w:rsidRDefault="00A775CA" w:rsidP="00FD3FB6">
            <w:pPr>
              <w:ind w:left="0"/>
              <w:rPr>
                <w:rFonts w:eastAsia="Times New Roman" w:cs="Arial"/>
                <w:lang w:val="fr-FR"/>
              </w:rPr>
            </w:pPr>
            <w:r w:rsidRPr="00E9143F">
              <w:rPr>
                <w:rFonts w:eastAsia="Times New Roman" w:cs="Arial"/>
                <w:lang w:val="fr-FR"/>
              </w:rPr>
              <w:t>JGC/KBR/CHIYODA Joint Venture</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KO</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Kick Off</w:t>
            </w:r>
          </w:p>
        </w:tc>
      </w:tr>
      <w:tr w:rsidR="00FD3FB6" w:rsidRPr="00D42D17" w:rsidTr="00FD3FB6">
        <w:trPr>
          <w:trHeight w:val="255"/>
        </w:trPr>
        <w:tc>
          <w:tcPr>
            <w:tcW w:w="1725" w:type="dxa"/>
            <w:tcBorders>
              <w:top w:val="nil"/>
              <w:left w:val="nil"/>
              <w:bottom w:val="nil"/>
              <w:right w:val="nil"/>
            </w:tcBorders>
            <w:shd w:val="clear" w:color="auto" w:fill="auto"/>
            <w:hideMark/>
          </w:tcPr>
          <w:p w:rsidR="00325581" w:rsidRPr="00D42D17" w:rsidRDefault="00A775CA">
            <w:pPr>
              <w:ind w:left="0"/>
              <w:rPr>
                <w:rFonts w:eastAsia="Times New Roman" w:cs="Arial"/>
              </w:rPr>
            </w:pPr>
            <w:r w:rsidRPr="00A775CA">
              <w:rPr>
                <w:rFonts w:eastAsia="Times New Roman" w:cs="Arial"/>
              </w:rPr>
              <w:t>KOM</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Kick-Off Meeting</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LAN</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Local Area Network</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LCS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Local Control Station</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LDS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Laboratory Data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LER</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Local Electrical Room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LIR</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Local Instrument Room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LNG</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Liquefied Natural Gas</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LOI</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Letter Of Intent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LPE</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Lead Project Engineer (PEP)</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LPG</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Liquefied Petroleum Gas</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LSE</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Lead System Engineer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MCC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Motor Control Centre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MEG</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Mono Ethylene Glycol</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MMS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Machine Monitoring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1173ED" w:rsidRDefault="00A775CA">
            <w:pPr>
              <w:ind w:left="0"/>
              <w:rPr>
                <w:rFonts w:eastAsia="Times New Roman" w:cs="Arial"/>
              </w:rPr>
            </w:pPr>
            <w:r w:rsidRPr="00A775CA">
              <w:rPr>
                <w:rFonts w:eastAsia="Times New Roman" w:cs="Arial"/>
              </w:rPr>
              <w:t>M</w:t>
            </w:r>
            <w:r w:rsidR="00F67030">
              <w:rPr>
                <w:rFonts w:eastAsia="Times New Roman" w:cs="Arial"/>
              </w:rPr>
              <w:t>O</w:t>
            </w:r>
            <w:r w:rsidRPr="00A775CA">
              <w:rPr>
                <w:rFonts w:eastAsia="Times New Roman" w:cs="Arial"/>
              </w:rPr>
              <w:t>M</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Minutes Of Meeting</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MPUS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 xml:space="preserve">Mechanical Package Unit Control &amp; Monitoring System </w:t>
            </w:r>
          </w:p>
        </w:tc>
      </w:tr>
      <w:tr w:rsidR="00FF4EB6" w:rsidRPr="00D42D17" w:rsidTr="007404D4">
        <w:trPr>
          <w:trHeight w:val="255"/>
        </w:trPr>
        <w:tc>
          <w:tcPr>
            <w:tcW w:w="1725" w:type="dxa"/>
            <w:tcBorders>
              <w:top w:val="nil"/>
              <w:left w:val="nil"/>
              <w:bottom w:val="nil"/>
              <w:right w:val="nil"/>
            </w:tcBorders>
            <w:shd w:val="clear" w:color="auto" w:fill="auto"/>
            <w:noWrap/>
            <w:vAlign w:val="bottom"/>
            <w:hideMark/>
          </w:tcPr>
          <w:p w:rsidR="00C547F9" w:rsidRDefault="00FF4EB6">
            <w:pPr>
              <w:ind w:left="0"/>
              <w:rPr>
                <w:rFonts w:eastAsia="Times New Roman" w:cs="Arial"/>
              </w:rPr>
            </w:pPr>
            <w:r w:rsidRPr="00A775CA">
              <w:rPr>
                <w:rFonts w:eastAsia="Times New Roman" w:cs="Arial"/>
              </w:rPr>
              <w:t>M</w:t>
            </w:r>
            <w:r>
              <w:rPr>
                <w:rFonts w:eastAsia="Times New Roman" w:cs="Arial"/>
              </w:rPr>
              <w:t>RD</w:t>
            </w:r>
          </w:p>
        </w:tc>
        <w:tc>
          <w:tcPr>
            <w:tcW w:w="5695" w:type="dxa"/>
            <w:tcBorders>
              <w:top w:val="nil"/>
              <w:left w:val="nil"/>
              <w:bottom w:val="nil"/>
              <w:right w:val="nil"/>
            </w:tcBorders>
            <w:shd w:val="clear" w:color="auto" w:fill="auto"/>
            <w:noWrap/>
            <w:vAlign w:val="bottom"/>
            <w:hideMark/>
          </w:tcPr>
          <w:p w:rsidR="00FF4EB6" w:rsidRPr="00D42D17" w:rsidRDefault="00FF4EB6" w:rsidP="007404D4">
            <w:pPr>
              <w:ind w:left="0"/>
              <w:rPr>
                <w:rFonts w:eastAsia="Times New Roman" w:cs="Arial"/>
              </w:rPr>
            </w:pPr>
            <w:r>
              <w:rPr>
                <w:rFonts w:eastAsia="Times New Roman" w:cs="Arial"/>
              </w:rPr>
              <w:t>Mobile Reference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Microsoft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NC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Non Conformance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NCR</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Non Conformity Report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 xml:space="preserve">NT </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Northern Territory (AUS)</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ODS/ODSS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Operator Decision Support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OLE</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Object Linking and Embedding</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OPC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OLE for Process Control</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OTS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Operator Training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P&amp;ID</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Piping and Instrumentation Diagram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PCM</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Project Control Manager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PCS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Process Control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lastRenderedPageBreak/>
              <w:t>PD</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Project Director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PDCS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Power Distribution Control System (Electrical)</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PDP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Power Distribution Panel</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PEP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Project Execution Plan</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PER</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Perth Engineering Office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PFD</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Process Flow Diagram</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PIN</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Plant Information Network</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PLC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Programmable Logic Controller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PLDS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Pipeline Leak Detection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PLMS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Pipeline Management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PM/PJM</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Project Manager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PMD</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Panel Manufacturing Department (</w:t>
            </w:r>
            <w:r w:rsidR="00AC2259">
              <w:rPr>
                <w:rFonts w:eastAsia="Times New Roman" w:cs="Arial"/>
              </w:rPr>
              <w:t>ICSS Supplier</w:t>
            </w:r>
            <w:r w:rsidRPr="00A775CA">
              <w:rPr>
                <w:rFonts w:eastAsia="Times New Roman" w:cs="Arial"/>
              </w:rPr>
              <w: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PMS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Power Management System (Electrical)</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PO</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Purchase Order</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PQP</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Project Quality Plan</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PRM</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Plant Resource Management System (AMS)</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 xml:space="preserve">PS </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Project Support Staff ( PEP)</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PSD</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Process Shutdown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PV</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Package Vendor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QA</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Quality Assurance</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QC</w:t>
            </w:r>
          </w:p>
        </w:tc>
        <w:tc>
          <w:tcPr>
            <w:tcW w:w="5695" w:type="dxa"/>
            <w:tcBorders>
              <w:top w:val="nil"/>
              <w:left w:val="nil"/>
              <w:bottom w:val="nil"/>
              <w:right w:val="nil"/>
            </w:tcBorders>
            <w:shd w:val="clear" w:color="auto" w:fill="auto"/>
            <w:noWrap/>
            <w:vAlign w:val="bottom"/>
            <w:hideMark/>
          </w:tcPr>
          <w:p w:rsidR="00AC2259" w:rsidRDefault="00A775CA">
            <w:pPr>
              <w:ind w:left="0"/>
              <w:rPr>
                <w:rFonts w:eastAsia="Times New Roman" w:cs="Arial"/>
                <w:sz w:val="16"/>
              </w:rPr>
            </w:pPr>
            <w:r w:rsidRPr="00A775CA">
              <w:rPr>
                <w:rFonts w:eastAsia="Times New Roman" w:cs="Arial"/>
              </w:rPr>
              <w:t>Quality Control</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QM</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Quality Manager</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QMS</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Quality Management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RFI</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Radio Frequency Interface</w:t>
            </w:r>
          </w:p>
        </w:tc>
      </w:tr>
      <w:tr w:rsidR="00FF4EB6" w:rsidRPr="00D42D17" w:rsidTr="007404D4">
        <w:trPr>
          <w:trHeight w:val="255"/>
        </w:trPr>
        <w:tc>
          <w:tcPr>
            <w:tcW w:w="1725" w:type="dxa"/>
            <w:tcBorders>
              <w:top w:val="nil"/>
              <w:left w:val="nil"/>
              <w:bottom w:val="nil"/>
              <w:right w:val="nil"/>
            </w:tcBorders>
            <w:shd w:val="clear" w:color="auto" w:fill="auto"/>
            <w:noWrap/>
            <w:vAlign w:val="bottom"/>
            <w:hideMark/>
          </w:tcPr>
          <w:p w:rsidR="00C547F9" w:rsidRDefault="00FF4EB6">
            <w:pPr>
              <w:ind w:left="0"/>
              <w:rPr>
                <w:rFonts w:eastAsia="Times New Roman" w:cs="Arial"/>
              </w:rPr>
            </w:pPr>
            <w:r w:rsidRPr="00A775CA">
              <w:rPr>
                <w:rFonts w:eastAsia="Times New Roman" w:cs="Arial"/>
              </w:rPr>
              <w:t>R</w:t>
            </w:r>
            <w:r>
              <w:rPr>
                <w:rFonts w:eastAsia="Times New Roman" w:cs="Arial"/>
              </w:rPr>
              <w:t>S</w:t>
            </w:r>
          </w:p>
        </w:tc>
        <w:tc>
          <w:tcPr>
            <w:tcW w:w="5695" w:type="dxa"/>
            <w:tcBorders>
              <w:top w:val="nil"/>
              <w:left w:val="nil"/>
              <w:bottom w:val="nil"/>
              <w:right w:val="nil"/>
            </w:tcBorders>
            <w:shd w:val="clear" w:color="auto" w:fill="auto"/>
            <w:noWrap/>
            <w:vAlign w:val="bottom"/>
            <w:hideMark/>
          </w:tcPr>
          <w:p w:rsidR="00FF4EB6" w:rsidRPr="00D42D17" w:rsidRDefault="00FF4EB6" w:rsidP="007404D4">
            <w:pPr>
              <w:ind w:left="0"/>
              <w:rPr>
                <w:rFonts w:eastAsia="Times New Roman" w:cs="Arial"/>
              </w:rPr>
            </w:pPr>
            <w:r>
              <w:rPr>
                <w:rFonts w:eastAsia="Times New Roman" w:cs="Arial"/>
              </w:rPr>
              <w:t>Reference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RTDB</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Real Time Database (Historian)</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SAP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Enterprise Resource Planning (SW)</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SAT</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Site Acceptance Test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SCS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Subsea Control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SE</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System Engineer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SER</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Sequence of Event Recorder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 xml:space="preserve">SFC </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Sequence Flow Chart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SIC</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System Integration Centre (</w:t>
            </w:r>
            <w:r w:rsidR="00AC2259">
              <w:rPr>
                <w:rFonts w:eastAsia="Times New Roman" w:cs="Arial"/>
              </w:rPr>
              <w:t>ICSS Supplier</w:t>
            </w:r>
            <w:r w:rsidRPr="00A775CA">
              <w:rPr>
                <w:rFonts w:eastAsia="Times New Roman" w:cs="Arial"/>
              </w:rPr>
              <w:t>)</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SIS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Safety Instrumented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SOE</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Sequence of Events</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SOE/SER</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Sequence of Event Recording</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SOL</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Solution Group (</w:t>
            </w:r>
            <w:r w:rsidR="00AC2259">
              <w:rPr>
                <w:rFonts w:eastAsia="Times New Roman" w:cs="Arial"/>
              </w:rPr>
              <w:t>ICSS Supplier</w:t>
            </w:r>
            <w:r w:rsidRPr="00A775CA">
              <w:rPr>
                <w:rFonts w:eastAsia="Times New Roman" w:cs="Arial"/>
              </w:rPr>
              <w:t>)</w:t>
            </w:r>
          </w:p>
        </w:tc>
      </w:tr>
      <w:tr w:rsidR="00E70682" w:rsidRPr="00D42D17" w:rsidTr="00325581">
        <w:trPr>
          <w:trHeight w:val="255"/>
        </w:trPr>
        <w:tc>
          <w:tcPr>
            <w:tcW w:w="1725" w:type="dxa"/>
            <w:tcBorders>
              <w:top w:val="nil"/>
              <w:left w:val="nil"/>
              <w:bottom w:val="nil"/>
              <w:right w:val="nil"/>
            </w:tcBorders>
            <w:shd w:val="clear" w:color="auto" w:fill="auto"/>
            <w:hideMark/>
          </w:tcPr>
          <w:p w:rsidR="00325581" w:rsidRPr="00D42D17" w:rsidRDefault="00A775CA">
            <w:pPr>
              <w:ind w:left="0"/>
              <w:rPr>
                <w:rFonts w:eastAsia="Times New Roman" w:cs="Arial"/>
              </w:rPr>
            </w:pPr>
            <w:r w:rsidRPr="00A775CA">
              <w:rPr>
                <w:rFonts w:eastAsia="Times New Roman" w:cs="Arial"/>
              </w:rPr>
              <w:t xml:space="preserve">SOP </w:t>
            </w:r>
          </w:p>
        </w:tc>
        <w:tc>
          <w:tcPr>
            <w:tcW w:w="5695" w:type="dxa"/>
            <w:tcBorders>
              <w:top w:val="nil"/>
              <w:left w:val="nil"/>
              <w:bottom w:val="nil"/>
              <w:right w:val="nil"/>
            </w:tcBorders>
            <w:shd w:val="clear" w:color="auto" w:fill="auto"/>
            <w:hideMark/>
          </w:tcPr>
          <w:p w:rsidR="00E70682" w:rsidRPr="00D42D17" w:rsidRDefault="00A775CA" w:rsidP="00325581">
            <w:pPr>
              <w:ind w:left="0"/>
              <w:rPr>
                <w:rFonts w:eastAsia="Times New Roman" w:cs="Arial"/>
              </w:rPr>
            </w:pPr>
            <w:r w:rsidRPr="00A775CA">
              <w:rPr>
                <w:rFonts w:eastAsia="Times New Roman" w:cs="Arial"/>
              </w:rPr>
              <w:t>Standard Operating Procedure</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 xml:space="preserve">SPS </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Subsea Production System</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SRR</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System Readiness Review Milestone (PEP)</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STCS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Steam Turbine Control System</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SW</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Software</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SWF</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Software Freeze milestone (Detail Design)</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TBA/TBAL</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To Be Advise Later</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TCN</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Technical Clarification Notice (PEP)</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TCO</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Total Cost of Ownership</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TCP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Technical Clarification Procedure (PEP)</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TGS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Tank Gauging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TM</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Technical Manager (PEP)</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UCP</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Unit Control Panel (Sub-System)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UPS</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Uninterruptible Power Supply</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VDPA</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 xml:space="preserve">Volume Discount Price Agreement </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VFAT</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Vendor FAT</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lastRenderedPageBreak/>
              <w:t>VMS</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Vibration Monitoring System</w:t>
            </w:r>
          </w:p>
        </w:tc>
      </w:tr>
      <w:tr w:rsidR="00FD3FB6" w:rsidRPr="00D42D17" w:rsidTr="00FD3FB6">
        <w:trPr>
          <w:trHeight w:val="255"/>
        </w:trPr>
        <w:tc>
          <w:tcPr>
            <w:tcW w:w="172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Vnet/IP , Vnet</w:t>
            </w:r>
          </w:p>
        </w:tc>
        <w:tc>
          <w:tcPr>
            <w:tcW w:w="5695" w:type="dxa"/>
            <w:tcBorders>
              <w:top w:val="nil"/>
              <w:left w:val="nil"/>
              <w:bottom w:val="nil"/>
              <w:right w:val="nil"/>
            </w:tcBorders>
            <w:shd w:val="clear" w:color="auto" w:fill="auto"/>
            <w:noWrap/>
            <w:vAlign w:val="bottom"/>
            <w:hideMark/>
          </w:tcPr>
          <w:p w:rsidR="00FD3FB6" w:rsidRPr="00D42D17" w:rsidRDefault="00A775CA" w:rsidP="00FD3FB6">
            <w:pPr>
              <w:ind w:left="0"/>
              <w:rPr>
                <w:rFonts w:eastAsia="Times New Roman" w:cs="Arial"/>
              </w:rPr>
            </w:pPr>
            <w:r w:rsidRPr="00A775CA">
              <w:rPr>
                <w:rFonts w:eastAsia="Times New Roman" w:cs="Arial"/>
              </w:rPr>
              <w:t>Yokogawa Process Control Network</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 xml:space="preserve">WA </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Western Australia (AUS)</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YAS</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Yokogawa Asia (Singapore Factory)</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YAU</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Yokogawa Australia Pte. Ltd.</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YEA</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Yokogawa Engineering Asia Pte.  Ltd.</w:t>
            </w:r>
          </w:p>
        </w:tc>
      </w:tr>
      <w:tr w:rsidR="00FD3FB6" w:rsidRPr="00D42D17" w:rsidTr="00FD3FB6">
        <w:trPr>
          <w:trHeight w:val="255"/>
        </w:trPr>
        <w:tc>
          <w:tcPr>
            <w:tcW w:w="172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YHQ</w:t>
            </w:r>
          </w:p>
        </w:tc>
        <w:tc>
          <w:tcPr>
            <w:tcW w:w="5695" w:type="dxa"/>
            <w:tcBorders>
              <w:top w:val="nil"/>
              <w:left w:val="nil"/>
              <w:bottom w:val="nil"/>
              <w:right w:val="nil"/>
            </w:tcBorders>
            <w:shd w:val="clear" w:color="auto" w:fill="auto"/>
            <w:hideMark/>
          </w:tcPr>
          <w:p w:rsidR="00FD3FB6" w:rsidRPr="00D42D17" w:rsidRDefault="00A775CA" w:rsidP="00FD3FB6">
            <w:pPr>
              <w:ind w:left="0"/>
              <w:rPr>
                <w:rFonts w:eastAsia="Times New Roman" w:cs="Arial"/>
              </w:rPr>
            </w:pPr>
            <w:r w:rsidRPr="00A775CA">
              <w:rPr>
                <w:rFonts w:eastAsia="Times New Roman" w:cs="Arial"/>
              </w:rPr>
              <w:t>Yokogawa Engineering Corporation (Japan)</w:t>
            </w:r>
          </w:p>
        </w:tc>
      </w:tr>
    </w:tbl>
    <w:p w:rsidR="00C547F9" w:rsidRDefault="00C547F9">
      <w:pPr>
        <w:pStyle w:val="L1TbleTxt"/>
      </w:pPr>
    </w:p>
    <w:p w:rsidR="00C547F9" w:rsidRDefault="00A775CA">
      <w:pPr>
        <w:pStyle w:val="L1TbleTxt"/>
      </w:pPr>
      <w:r w:rsidRPr="00A775CA">
        <w:br w:type="page"/>
      </w:r>
    </w:p>
    <w:p w:rsidR="00DF4F18" w:rsidRPr="00D42D17" w:rsidRDefault="00A775CA" w:rsidP="00DF4F18">
      <w:pPr>
        <w:pStyle w:val="Heading2"/>
        <w:rPr>
          <w:rFonts w:hint="eastAsia"/>
        </w:rPr>
      </w:pPr>
      <w:bookmarkStart w:id="584" w:name="_Toc104980732"/>
      <w:bookmarkStart w:id="585" w:name="_Toc308600709"/>
      <w:r w:rsidRPr="00A775CA">
        <w:rPr>
          <w:b/>
        </w:rPr>
        <w:t>References</w:t>
      </w:r>
      <w:bookmarkEnd w:id="584"/>
      <w:bookmarkEnd w:id="585"/>
      <w:r w:rsidRPr="00A775CA">
        <w:rPr>
          <w:b/>
        </w:rPr>
        <w:t xml:space="preserve"> </w:t>
      </w:r>
    </w:p>
    <w:p w:rsidR="00DF4F18" w:rsidRPr="00D42D17" w:rsidRDefault="00A775CA" w:rsidP="000E60DD">
      <w:pPr>
        <w:pStyle w:val="L1Normal"/>
      </w:pPr>
      <w:r w:rsidRPr="00A775CA">
        <w:t>This document is prepared with the reference to the following document(s):</w:t>
      </w:r>
    </w:p>
    <w:tbl>
      <w:tblPr>
        <w:tblW w:w="9180" w:type="dxa"/>
        <w:tblLayout w:type="fixed"/>
        <w:tblLook w:val="01E0"/>
      </w:tblPr>
      <w:tblGrid>
        <w:gridCol w:w="2660"/>
        <w:gridCol w:w="850"/>
        <w:gridCol w:w="5670"/>
      </w:tblGrid>
      <w:tr w:rsidR="00DF4F18" w:rsidRPr="00D42D17" w:rsidTr="00E32128">
        <w:trPr>
          <w:tblHeader/>
        </w:trPr>
        <w:tc>
          <w:tcPr>
            <w:tcW w:w="2660" w:type="dxa"/>
            <w:shd w:val="clear" w:color="auto" w:fill="D9D9D9"/>
          </w:tcPr>
          <w:p w:rsidR="00C547F9" w:rsidRPr="00C547F9" w:rsidRDefault="00071553">
            <w:pPr>
              <w:pStyle w:val="L1TbleTxt"/>
              <w:tabs>
                <w:tab w:val="left" w:pos="851"/>
                <w:tab w:val="center" w:pos="4320"/>
                <w:tab w:val="right" w:pos="8640"/>
              </w:tabs>
              <w:rPr>
                <w:b/>
              </w:rPr>
            </w:pPr>
            <w:proofErr w:type="spellStart"/>
            <w:r w:rsidRPr="00071553">
              <w:rPr>
                <w:b/>
              </w:rPr>
              <w:t>Doc.No</w:t>
            </w:r>
            <w:proofErr w:type="spellEnd"/>
            <w:r w:rsidRPr="00071553">
              <w:rPr>
                <w:b/>
              </w:rPr>
              <w:t>.</w:t>
            </w:r>
          </w:p>
        </w:tc>
        <w:tc>
          <w:tcPr>
            <w:tcW w:w="850" w:type="dxa"/>
            <w:shd w:val="clear" w:color="auto" w:fill="D9D9D9"/>
          </w:tcPr>
          <w:p w:rsidR="00C547F9" w:rsidRPr="00C547F9" w:rsidRDefault="00071553">
            <w:pPr>
              <w:pStyle w:val="L1TbleTxt"/>
              <w:tabs>
                <w:tab w:val="left" w:pos="851"/>
                <w:tab w:val="center" w:pos="4320"/>
                <w:tab w:val="right" w:pos="8640"/>
              </w:tabs>
              <w:rPr>
                <w:b/>
              </w:rPr>
            </w:pPr>
            <w:r w:rsidRPr="00071553">
              <w:rPr>
                <w:b/>
              </w:rPr>
              <w:t>Rev</w:t>
            </w:r>
          </w:p>
        </w:tc>
        <w:tc>
          <w:tcPr>
            <w:tcW w:w="5670" w:type="dxa"/>
            <w:shd w:val="clear" w:color="auto" w:fill="D9D9D9"/>
          </w:tcPr>
          <w:p w:rsidR="00C547F9" w:rsidRPr="00C547F9" w:rsidRDefault="00071553">
            <w:pPr>
              <w:pStyle w:val="L1TbleTxt"/>
              <w:tabs>
                <w:tab w:val="left" w:pos="851"/>
                <w:tab w:val="center" w:pos="4320"/>
                <w:tab w:val="right" w:pos="8640"/>
              </w:tabs>
              <w:rPr>
                <w:b/>
              </w:rPr>
            </w:pPr>
            <w:r w:rsidRPr="00071553">
              <w:rPr>
                <w:b/>
              </w:rPr>
              <w:t>Document Title</w:t>
            </w:r>
          </w:p>
        </w:tc>
      </w:tr>
      <w:tr w:rsidR="00A24E9F" w:rsidRPr="00D42D17" w:rsidTr="00E32128">
        <w:tc>
          <w:tcPr>
            <w:tcW w:w="2660" w:type="dxa"/>
            <w:vAlign w:val="center"/>
          </w:tcPr>
          <w:p w:rsidR="005C2290" w:rsidRPr="00D42D17" w:rsidRDefault="00A775CA" w:rsidP="00E32128">
            <w:pPr>
              <w:tabs>
                <w:tab w:val="left" w:pos="851"/>
              </w:tabs>
              <w:spacing w:before="40" w:after="40"/>
              <w:ind w:left="18" w:right="57"/>
            </w:pPr>
            <w:r w:rsidRPr="00A775CA">
              <w:rPr>
                <w:rFonts w:cs="Arial"/>
              </w:rPr>
              <w:t>C035-AG-SPC-0001</w:t>
            </w:r>
          </w:p>
        </w:tc>
        <w:tc>
          <w:tcPr>
            <w:tcW w:w="850" w:type="dxa"/>
            <w:vAlign w:val="center"/>
          </w:tcPr>
          <w:p w:rsidR="00A24E9F" w:rsidRPr="00D42D17" w:rsidRDefault="00E32128" w:rsidP="00E32128">
            <w:pPr>
              <w:tabs>
                <w:tab w:val="left" w:pos="851"/>
              </w:tabs>
              <w:spacing w:before="40" w:after="40"/>
              <w:ind w:left="18" w:right="57"/>
            </w:pPr>
            <w:r>
              <w:rPr>
                <w:rFonts w:cs="Arial"/>
              </w:rPr>
              <w:t>C</w:t>
            </w:r>
          </w:p>
        </w:tc>
        <w:tc>
          <w:tcPr>
            <w:tcW w:w="5670" w:type="dxa"/>
            <w:vAlign w:val="center"/>
          </w:tcPr>
          <w:p w:rsidR="005C2290" w:rsidRPr="00D42D17" w:rsidRDefault="00A775CA" w:rsidP="00E32128">
            <w:pPr>
              <w:tabs>
                <w:tab w:val="left" w:pos="851"/>
              </w:tabs>
              <w:spacing w:before="40" w:after="40"/>
              <w:ind w:left="18" w:right="57"/>
            </w:pPr>
            <w:r w:rsidRPr="00A775CA">
              <w:rPr>
                <w:rFonts w:cs="Arial"/>
              </w:rPr>
              <w:t>Specification : Document &amp; Drawing Submittals Requirements</w:t>
            </w:r>
          </w:p>
        </w:tc>
      </w:tr>
      <w:tr w:rsidR="00A24E9F" w:rsidRPr="00D42D17" w:rsidTr="00E32128">
        <w:tc>
          <w:tcPr>
            <w:tcW w:w="2660" w:type="dxa"/>
            <w:vAlign w:val="center"/>
          </w:tcPr>
          <w:p w:rsidR="00A24E9F" w:rsidRPr="00D42D17" w:rsidRDefault="00A775CA" w:rsidP="00E32128">
            <w:pPr>
              <w:tabs>
                <w:tab w:val="left" w:pos="851"/>
              </w:tabs>
              <w:spacing w:before="40" w:after="40"/>
              <w:ind w:left="18" w:right="57"/>
            </w:pPr>
            <w:r w:rsidRPr="00A775CA">
              <w:rPr>
                <w:rFonts w:cs="Arial"/>
              </w:rPr>
              <w:t>C045-AG-PRC-0001</w:t>
            </w:r>
          </w:p>
        </w:tc>
        <w:tc>
          <w:tcPr>
            <w:tcW w:w="850" w:type="dxa"/>
            <w:vAlign w:val="center"/>
          </w:tcPr>
          <w:p w:rsidR="00A24E9F" w:rsidRPr="00D42D17" w:rsidRDefault="00E32128" w:rsidP="00E32128">
            <w:pPr>
              <w:tabs>
                <w:tab w:val="left" w:pos="851"/>
              </w:tabs>
              <w:spacing w:before="40" w:after="40"/>
              <w:ind w:left="18" w:right="57"/>
            </w:pPr>
            <w:r>
              <w:rPr>
                <w:rFonts w:cs="Arial"/>
              </w:rPr>
              <w:t>5</w:t>
            </w:r>
          </w:p>
        </w:tc>
        <w:tc>
          <w:tcPr>
            <w:tcW w:w="5670" w:type="dxa"/>
            <w:vAlign w:val="center"/>
          </w:tcPr>
          <w:p w:rsidR="00A24E9F" w:rsidRPr="00D42D17" w:rsidRDefault="00A775CA" w:rsidP="00E32128">
            <w:pPr>
              <w:tabs>
                <w:tab w:val="left" w:pos="851"/>
              </w:tabs>
              <w:spacing w:before="40" w:after="40"/>
              <w:ind w:left="18" w:right="57"/>
            </w:pPr>
            <w:r w:rsidRPr="00A775CA">
              <w:rPr>
                <w:rFonts w:cs="Arial"/>
              </w:rPr>
              <w:t>Procedure :Project Document Numbering</w:t>
            </w:r>
          </w:p>
        </w:tc>
      </w:tr>
      <w:tr w:rsidR="002942FF" w:rsidRPr="003C69AF" w:rsidTr="00D328E7">
        <w:tc>
          <w:tcPr>
            <w:tcW w:w="2660" w:type="dxa"/>
            <w:vAlign w:val="center"/>
          </w:tcPr>
          <w:p w:rsidR="00C547F9" w:rsidRDefault="002942FF">
            <w:pPr>
              <w:tabs>
                <w:tab w:val="left" w:pos="851"/>
              </w:tabs>
              <w:spacing w:before="40" w:after="40"/>
              <w:ind w:left="18" w:right="57"/>
            </w:pPr>
            <w:r w:rsidRPr="00A775CA">
              <w:rPr>
                <w:rFonts w:cs="Arial"/>
              </w:rPr>
              <w:t>C065-AG-SPC-000</w:t>
            </w:r>
            <w:r>
              <w:rPr>
                <w:rFonts w:cs="Arial"/>
              </w:rPr>
              <w:t>1</w:t>
            </w:r>
          </w:p>
        </w:tc>
        <w:tc>
          <w:tcPr>
            <w:tcW w:w="850" w:type="dxa"/>
            <w:vAlign w:val="center"/>
          </w:tcPr>
          <w:p w:rsidR="002942FF" w:rsidRPr="006B0325" w:rsidRDefault="002942FF" w:rsidP="00D328E7">
            <w:pPr>
              <w:tabs>
                <w:tab w:val="left" w:pos="851"/>
              </w:tabs>
              <w:spacing w:before="40" w:after="40"/>
              <w:ind w:left="18" w:right="57"/>
            </w:pPr>
            <w:r>
              <w:rPr>
                <w:rFonts w:cs="Arial"/>
              </w:rPr>
              <w:t>3</w:t>
            </w:r>
          </w:p>
        </w:tc>
        <w:tc>
          <w:tcPr>
            <w:tcW w:w="5670" w:type="dxa"/>
            <w:vAlign w:val="center"/>
          </w:tcPr>
          <w:p w:rsidR="00C547F9" w:rsidRPr="00C547F9" w:rsidRDefault="00071553">
            <w:pPr>
              <w:tabs>
                <w:tab w:val="left" w:pos="851"/>
              </w:tabs>
              <w:spacing w:before="40" w:after="40"/>
              <w:ind w:left="18" w:right="57"/>
              <w:rPr>
                <w:lang w:val="fr-FR"/>
              </w:rPr>
            </w:pPr>
            <w:proofErr w:type="spellStart"/>
            <w:r w:rsidRPr="00071553">
              <w:rPr>
                <w:rFonts w:cs="Arial"/>
                <w:lang w:val="fr-FR"/>
              </w:rPr>
              <w:t>Technical</w:t>
            </w:r>
            <w:proofErr w:type="spellEnd"/>
            <w:r w:rsidRPr="00071553">
              <w:rPr>
                <w:rFonts w:cs="Arial"/>
                <w:lang w:val="fr-FR"/>
              </w:rPr>
              <w:t xml:space="preserve"> Change/</w:t>
            </w:r>
            <w:proofErr w:type="spellStart"/>
            <w:r w:rsidRPr="00071553">
              <w:rPr>
                <w:rFonts w:cs="Arial"/>
                <w:lang w:val="fr-FR"/>
              </w:rPr>
              <w:t>Deviation</w:t>
            </w:r>
            <w:proofErr w:type="spellEnd"/>
            <w:r w:rsidRPr="00071553">
              <w:rPr>
                <w:rFonts w:cs="Arial"/>
                <w:lang w:val="fr-FR"/>
              </w:rPr>
              <w:t xml:space="preserve"> Management </w:t>
            </w:r>
            <w:proofErr w:type="spellStart"/>
            <w:r w:rsidRPr="00071553">
              <w:rPr>
                <w:rFonts w:cs="Arial"/>
                <w:lang w:val="fr-FR"/>
              </w:rPr>
              <w:t>Requirements</w:t>
            </w:r>
            <w:proofErr w:type="spellEnd"/>
          </w:p>
        </w:tc>
      </w:tr>
      <w:tr w:rsidR="00A24E9F" w:rsidRPr="00D42D17" w:rsidTr="00E32128">
        <w:tc>
          <w:tcPr>
            <w:tcW w:w="2660" w:type="dxa"/>
            <w:vAlign w:val="center"/>
          </w:tcPr>
          <w:p w:rsidR="00C547F9" w:rsidRDefault="00A775CA">
            <w:pPr>
              <w:tabs>
                <w:tab w:val="left" w:pos="851"/>
              </w:tabs>
              <w:spacing w:before="40" w:after="40"/>
              <w:ind w:left="18" w:right="57"/>
            </w:pPr>
            <w:r w:rsidRPr="00A775CA">
              <w:rPr>
                <w:rFonts w:cs="Arial"/>
              </w:rPr>
              <w:t>C065-AG-SPC-</w:t>
            </w:r>
            <w:r w:rsidR="002942FF" w:rsidRPr="00A775CA">
              <w:rPr>
                <w:rFonts w:cs="Arial"/>
              </w:rPr>
              <w:t>000</w:t>
            </w:r>
            <w:r w:rsidR="002942FF">
              <w:rPr>
                <w:rFonts w:cs="Arial"/>
              </w:rPr>
              <w:t>2</w:t>
            </w:r>
          </w:p>
        </w:tc>
        <w:tc>
          <w:tcPr>
            <w:tcW w:w="850" w:type="dxa"/>
            <w:vAlign w:val="center"/>
          </w:tcPr>
          <w:p w:rsidR="00A24E9F" w:rsidRPr="00D42D17" w:rsidRDefault="002942FF" w:rsidP="00E32128">
            <w:pPr>
              <w:tabs>
                <w:tab w:val="left" w:pos="851"/>
              </w:tabs>
              <w:spacing w:before="40" w:after="40"/>
              <w:ind w:left="18" w:right="57"/>
            </w:pPr>
            <w:r>
              <w:rPr>
                <w:rFonts w:cs="Arial"/>
              </w:rPr>
              <w:t>4</w:t>
            </w:r>
          </w:p>
        </w:tc>
        <w:tc>
          <w:tcPr>
            <w:tcW w:w="5670" w:type="dxa"/>
            <w:vAlign w:val="center"/>
          </w:tcPr>
          <w:p w:rsidR="00A24E9F" w:rsidRPr="00D42D17" w:rsidRDefault="00A775CA" w:rsidP="00E32128">
            <w:pPr>
              <w:tabs>
                <w:tab w:val="left" w:pos="851"/>
              </w:tabs>
              <w:spacing w:before="40" w:after="40"/>
              <w:ind w:left="18" w:right="57"/>
            </w:pPr>
            <w:r w:rsidRPr="00A775CA">
              <w:rPr>
                <w:rFonts w:cs="Arial"/>
              </w:rPr>
              <w:t>Specification : Project Control Requirements</w:t>
            </w:r>
          </w:p>
        </w:tc>
      </w:tr>
      <w:tr w:rsidR="002942FF" w:rsidRPr="00D42D17" w:rsidTr="00D328E7">
        <w:tc>
          <w:tcPr>
            <w:tcW w:w="2660" w:type="dxa"/>
            <w:vAlign w:val="center"/>
          </w:tcPr>
          <w:p w:rsidR="00C547F9" w:rsidRDefault="002942FF">
            <w:pPr>
              <w:tabs>
                <w:tab w:val="left" w:pos="851"/>
              </w:tabs>
              <w:spacing w:before="40" w:after="40"/>
              <w:ind w:left="18" w:right="57"/>
            </w:pPr>
            <w:r w:rsidRPr="00A775CA">
              <w:rPr>
                <w:rFonts w:cs="Arial"/>
              </w:rPr>
              <w:t>C075-AH-SPC-000</w:t>
            </w:r>
            <w:r>
              <w:rPr>
                <w:rFonts w:cs="Arial"/>
              </w:rPr>
              <w:t>5</w:t>
            </w:r>
          </w:p>
        </w:tc>
        <w:tc>
          <w:tcPr>
            <w:tcW w:w="850" w:type="dxa"/>
            <w:vAlign w:val="center"/>
          </w:tcPr>
          <w:p w:rsidR="002942FF" w:rsidRPr="00D42D17" w:rsidRDefault="002942FF" w:rsidP="00D328E7">
            <w:pPr>
              <w:tabs>
                <w:tab w:val="left" w:pos="851"/>
              </w:tabs>
              <w:spacing w:before="40" w:after="40"/>
              <w:ind w:left="18" w:right="57"/>
            </w:pPr>
            <w:r>
              <w:rPr>
                <w:rFonts w:cs="Arial"/>
              </w:rPr>
              <w:t>0</w:t>
            </w:r>
          </w:p>
        </w:tc>
        <w:tc>
          <w:tcPr>
            <w:tcW w:w="5670" w:type="dxa"/>
            <w:vAlign w:val="center"/>
          </w:tcPr>
          <w:p w:rsidR="00C547F9" w:rsidRDefault="002942FF">
            <w:pPr>
              <w:tabs>
                <w:tab w:val="left" w:pos="851"/>
              </w:tabs>
              <w:spacing w:before="40" w:after="40"/>
              <w:ind w:left="18" w:right="57"/>
            </w:pPr>
            <w:r w:rsidRPr="00A775CA">
              <w:rPr>
                <w:rFonts w:cs="Arial"/>
              </w:rPr>
              <w:t xml:space="preserve">Specification : Health, Safety and Environment </w:t>
            </w:r>
            <w:r>
              <w:rPr>
                <w:rFonts w:cs="Arial"/>
              </w:rPr>
              <w:t>–</w:t>
            </w:r>
            <w:r w:rsidRPr="00A775CA">
              <w:rPr>
                <w:rFonts w:cs="Arial"/>
              </w:rPr>
              <w:t xml:space="preserve"> </w:t>
            </w:r>
            <w:r>
              <w:rPr>
                <w:rFonts w:cs="Arial"/>
              </w:rPr>
              <w:t xml:space="preserve">Performance reporting for </w:t>
            </w:r>
            <w:r w:rsidR="00E75218">
              <w:rPr>
                <w:rFonts w:cs="Arial"/>
              </w:rPr>
              <w:t xml:space="preserve">Onshore </w:t>
            </w:r>
            <w:r w:rsidRPr="00A775CA">
              <w:rPr>
                <w:rFonts w:cs="Arial"/>
              </w:rPr>
              <w:t xml:space="preserve">Contract Requirements </w:t>
            </w:r>
          </w:p>
        </w:tc>
      </w:tr>
      <w:tr w:rsidR="00A24E9F" w:rsidRPr="00D42D17" w:rsidTr="00E32128">
        <w:tc>
          <w:tcPr>
            <w:tcW w:w="2660" w:type="dxa"/>
            <w:vAlign w:val="center"/>
          </w:tcPr>
          <w:p w:rsidR="00C547F9" w:rsidRDefault="00A775CA">
            <w:pPr>
              <w:tabs>
                <w:tab w:val="left" w:pos="851"/>
              </w:tabs>
              <w:spacing w:before="40" w:after="40"/>
              <w:ind w:left="18" w:right="57"/>
            </w:pPr>
            <w:r w:rsidRPr="00A775CA">
              <w:rPr>
                <w:rFonts w:cs="Arial"/>
              </w:rPr>
              <w:t>C075-AH-SPC-</w:t>
            </w:r>
            <w:r w:rsidR="002942FF" w:rsidRPr="00A775CA">
              <w:rPr>
                <w:rFonts w:cs="Arial"/>
              </w:rPr>
              <w:t>000</w:t>
            </w:r>
            <w:r w:rsidR="002942FF">
              <w:rPr>
                <w:rFonts w:cs="Arial"/>
              </w:rPr>
              <w:t>8</w:t>
            </w:r>
          </w:p>
        </w:tc>
        <w:tc>
          <w:tcPr>
            <w:tcW w:w="850" w:type="dxa"/>
            <w:vAlign w:val="center"/>
          </w:tcPr>
          <w:p w:rsidR="00A24E9F" w:rsidRPr="00D42D17" w:rsidRDefault="002942FF" w:rsidP="00E32128">
            <w:pPr>
              <w:tabs>
                <w:tab w:val="left" w:pos="851"/>
              </w:tabs>
              <w:spacing w:before="40" w:after="40"/>
              <w:ind w:left="18" w:right="57"/>
            </w:pPr>
            <w:r>
              <w:rPr>
                <w:rFonts w:cs="Arial"/>
              </w:rPr>
              <w:t>0</w:t>
            </w:r>
          </w:p>
        </w:tc>
        <w:tc>
          <w:tcPr>
            <w:tcW w:w="5670" w:type="dxa"/>
            <w:vAlign w:val="center"/>
          </w:tcPr>
          <w:p w:rsidR="00C547F9" w:rsidRDefault="00A775CA">
            <w:pPr>
              <w:tabs>
                <w:tab w:val="left" w:pos="851"/>
              </w:tabs>
              <w:spacing w:before="40" w:after="40"/>
              <w:ind w:left="18" w:right="57"/>
            </w:pPr>
            <w:r w:rsidRPr="00A775CA">
              <w:rPr>
                <w:rFonts w:cs="Arial"/>
              </w:rPr>
              <w:t xml:space="preserve">Specification : Health, Safety and Environment </w:t>
            </w:r>
            <w:r w:rsidR="002942FF">
              <w:rPr>
                <w:rFonts w:cs="Arial"/>
              </w:rPr>
              <w:t>–</w:t>
            </w:r>
            <w:r w:rsidRPr="00A775CA">
              <w:rPr>
                <w:rFonts w:cs="Arial"/>
              </w:rPr>
              <w:t xml:space="preserve"> </w:t>
            </w:r>
            <w:r w:rsidR="002942FF">
              <w:rPr>
                <w:rFonts w:cs="Arial"/>
              </w:rPr>
              <w:t xml:space="preserve">Offshore </w:t>
            </w:r>
            <w:r w:rsidRPr="00A775CA">
              <w:rPr>
                <w:rFonts w:cs="Arial"/>
              </w:rPr>
              <w:t xml:space="preserve">Contract Requirements </w:t>
            </w:r>
          </w:p>
        </w:tc>
      </w:tr>
      <w:tr w:rsidR="00A24E9F" w:rsidRPr="00D42D17" w:rsidTr="00E32128">
        <w:tc>
          <w:tcPr>
            <w:tcW w:w="2660" w:type="dxa"/>
            <w:vAlign w:val="center"/>
          </w:tcPr>
          <w:p w:rsidR="00A24E9F" w:rsidRPr="00D42D17" w:rsidRDefault="00A775CA" w:rsidP="00E32128">
            <w:pPr>
              <w:tabs>
                <w:tab w:val="left" w:pos="851"/>
              </w:tabs>
              <w:spacing w:before="40" w:after="40"/>
              <w:ind w:left="18" w:right="57"/>
            </w:pPr>
            <w:r w:rsidRPr="00A775CA">
              <w:rPr>
                <w:rFonts w:cs="Arial"/>
              </w:rPr>
              <w:t>C075-AH-SPC-0004</w:t>
            </w:r>
          </w:p>
        </w:tc>
        <w:tc>
          <w:tcPr>
            <w:tcW w:w="850" w:type="dxa"/>
            <w:vAlign w:val="center"/>
          </w:tcPr>
          <w:p w:rsidR="00A24E9F" w:rsidRPr="00D42D17" w:rsidRDefault="002942FF" w:rsidP="00E32128">
            <w:pPr>
              <w:tabs>
                <w:tab w:val="left" w:pos="851"/>
              </w:tabs>
              <w:spacing w:before="40" w:after="40"/>
              <w:ind w:left="18" w:right="57"/>
            </w:pPr>
            <w:r>
              <w:rPr>
                <w:rFonts w:cs="Arial"/>
              </w:rPr>
              <w:t>5</w:t>
            </w:r>
          </w:p>
        </w:tc>
        <w:tc>
          <w:tcPr>
            <w:tcW w:w="5670" w:type="dxa"/>
            <w:vAlign w:val="center"/>
          </w:tcPr>
          <w:p w:rsidR="00C547F9" w:rsidRDefault="00A775CA">
            <w:pPr>
              <w:tabs>
                <w:tab w:val="left" w:pos="851"/>
              </w:tabs>
              <w:spacing w:before="40" w:after="40"/>
              <w:ind w:left="18" w:right="57"/>
            </w:pPr>
            <w:r w:rsidRPr="00A775CA">
              <w:rPr>
                <w:rFonts w:cs="Arial"/>
              </w:rPr>
              <w:t xml:space="preserve">Specification : Health, Safety, Environment and Security </w:t>
            </w:r>
            <w:r w:rsidR="00E75218">
              <w:rPr>
                <w:rFonts w:cs="Arial"/>
              </w:rPr>
              <w:t>Major</w:t>
            </w:r>
            <w:r w:rsidR="00E75218" w:rsidRPr="00A775CA">
              <w:rPr>
                <w:rFonts w:cs="Arial"/>
              </w:rPr>
              <w:t xml:space="preserve"> </w:t>
            </w:r>
            <w:r w:rsidRPr="00A775CA">
              <w:rPr>
                <w:rFonts w:cs="Arial"/>
              </w:rPr>
              <w:t>Contrac</w:t>
            </w:r>
            <w:r w:rsidR="00E75218">
              <w:rPr>
                <w:rFonts w:cs="Arial"/>
              </w:rPr>
              <w:t>t Onshore</w:t>
            </w:r>
            <w:r w:rsidRPr="00A775CA">
              <w:rPr>
                <w:rFonts w:cs="Arial"/>
              </w:rPr>
              <w:t xml:space="preserve"> </w:t>
            </w:r>
          </w:p>
        </w:tc>
      </w:tr>
      <w:tr w:rsidR="005C454A" w:rsidRPr="00D42D17" w:rsidTr="00E32128">
        <w:tc>
          <w:tcPr>
            <w:tcW w:w="2660" w:type="dxa"/>
            <w:vAlign w:val="center"/>
          </w:tcPr>
          <w:p w:rsidR="00071553" w:rsidRDefault="005C454A" w:rsidP="00071553">
            <w:pPr>
              <w:tabs>
                <w:tab w:val="left" w:pos="851"/>
              </w:tabs>
              <w:spacing w:before="40" w:after="40"/>
              <w:ind w:left="18" w:right="57"/>
            </w:pPr>
            <w:r w:rsidRPr="00A775CA">
              <w:rPr>
                <w:rFonts w:cs="Arial"/>
              </w:rPr>
              <w:t>C075-AQ-SPC-000</w:t>
            </w:r>
            <w:r>
              <w:rPr>
                <w:rFonts w:cs="Arial"/>
              </w:rPr>
              <w:t>4</w:t>
            </w:r>
          </w:p>
        </w:tc>
        <w:tc>
          <w:tcPr>
            <w:tcW w:w="850" w:type="dxa"/>
            <w:vAlign w:val="center"/>
          </w:tcPr>
          <w:p w:rsidR="005C454A" w:rsidRPr="00D42D17" w:rsidRDefault="005C454A" w:rsidP="00E32128">
            <w:pPr>
              <w:tabs>
                <w:tab w:val="left" w:pos="851"/>
              </w:tabs>
              <w:spacing w:before="40" w:after="40"/>
              <w:ind w:left="18" w:right="57"/>
            </w:pPr>
            <w:r w:rsidRPr="00A775CA">
              <w:rPr>
                <w:rFonts w:cs="Arial"/>
              </w:rPr>
              <w:t>1</w:t>
            </w:r>
          </w:p>
        </w:tc>
        <w:tc>
          <w:tcPr>
            <w:tcW w:w="5670" w:type="dxa"/>
            <w:vAlign w:val="center"/>
          </w:tcPr>
          <w:p w:rsidR="005C454A" w:rsidRPr="00D42D17" w:rsidRDefault="005C454A" w:rsidP="00E32128">
            <w:pPr>
              <w:tabs>
                <w:tab w:val="left" w:pos="851"/>
              </w:tabs>
              <w:spacing w:before="40" w:after="40"/>
              <w:ind w:left="18" w:right="57"/>
            </w:pPr>
            <w:r w:rsidRPr="00A775CA">
              <w:rPr>
                <w:rFonts w:cs="Arial"/>
              </w:rPr>
              <w:t>Specification : Quality Requirements for Contractors</w:t>
            </w:r>
          </w:p>
        </w:tc>
      </w:tr>
      <w:tr w:rsidR="00A24E9F" w:rsidRPr="00D42D17" w:rsidTr="00E32128">
        <w:tc>
          <w:tcPr>
            <w:tcW w:w="2660" w:type="dxa"/>
            <w:vAlign w:val="center"/>
          </w:tcPr>
          <w:p w:rsidR="00071553" w:rsidRDefault="00A775CA" w:rsidP="00071553">
            <w:pPr>
              <w:tabs>
                <w:tab w:val="left" w:pos="851"/>
              </w:tabs>
              <w:spacing w:before="40" w:after="40"/>
              <w:ind w:left="18" w:right="57"/>
            </w:pPr>
            <w:r w:rsidRPr="00A775CA">
              <w:rPr>
                <w:rFonts w:cs="Arial"/>
              </w:rPr>
              <w:t>C075-AQ-SPC-</w:t>
            </w:r>
            <w:r w:rsidR="005C454A" w:rsidRPr="00A775CA">
              <w:rPr>
                <w:rFonts w:cs="Arial"/>
              </w:rPr>
              <w:t>000</w:t>
            </w:r>
            <w:r w:rsidR="005C454A">
              <w:rPr>
                <w:rFonts w:cs="Arial"/>
              </w:rPr>
              <w:t>1</w:t>
            </w:r>
          </w:p>
        </w:tc>
        <w:tc>
          <w:tcPr>
            <w:tcW w:w="850" w:type="dxa"/>
            <w:vAlign w:val="center"/>
          </w:tcPr>
          <w:p w:rsidR="00A24E9F" w:rsidRPr="00D42D17" w:rsidRDefault="00A775CA" w:rsidP="00E32128">
            <w:pPr>
              <w:tabs>
                <w:tab w:val="left" w:pos="851"/>
              </w:tabs>
              <w:spacing w:before="40" w:after="40"/>
              <w:ind w:left="18" w:right="57"/>
            </w:pPr>
            <w:r w:rsidRPr="00A775CA">
              <w:rPr>
                <w:rFonts w:cs="Arial"/>
              </w:rPr>
              <w:t>1</w:t>
            </w:r>
          </w:p>
        </w:tc>
        <w:tc>
          <w:tcPr>
            <w:tcW w:w="5670" w:type="dxa"/>
            <w:vAlign w:val="center"/>
          </w:tcPr>
          <w:p w:rsidR="00071553" w:rsidRDefault="00A775CA" w:rsidP="00071553">
            <w:pPr>
              <w:tabs>
                <w:tab w:val="left" w:pos="851"/>
              </w:tabs>
              <w:spacing w:before="40" w:after="40"/>
              <w:ind w:left="18" w:right="57"/>
            </w:pPr>
            <w:r w:rsidRPr="00A775CA">
              <w:rPr>
                <w:rFonts w:cs="Arial"/>
              </w:rPr>
              <w:t xml:space="preserve">Specification : Quality Requirements for </w:t>
            </w:r>
            <w:r w:rsidR="005C454A">
              <w:rPr>
                <w:rFonts w:cs="Arial"/>
              </w:rPr>
              <w:t>Suppliers</w:t>
            </w:r>
          </w:p>
        </w:tc>
      </w:tr>
      <w:tr w:rsidR="00B255F3" w:rsidRPr="00D42D17" w:rsidTr="00E32128">
        <w:tc>
          <w:tcPr>
            <w:tcW w:w="2660" w:type="dxa"/>
          </w:tcPr>
          <w:p w:rsidR="00B255F3" w:rsidRPr="006D6BCF" w:rsidRDefault="00B255F3" w:rsidP="00E32128">
            <w:pPr>
              <w:tabs>
                <w:tab w:val="left" w:pos="851"/>
              </w:tabs>
              <w:spacing w:before="40" w:after="40"/>
              <w:ind w:left="18" w:right="57"/>
            </w:pPr>
          </w:p>
        </w:tc>
        <w:tc>
          <w:tcPr>
            <w:tcW w:w="850" w:type="dxa"/>
          </w:tcPr>
          <w:p w:rsidR="00B255F3" w:rsidRDefault="00B255F3" w:rsidP="00E32128">
            <w:pPr>
              <w:tabs>
                <w:tab w:val="left" w:pos="851"/>
              </w:tabs>
              <w:spacing w:before="40" w:after="40"/>
              <w:ind w:left="18" w:right="57"/>
            </w:pPr>
          </w:p>
        </w:tc>
        <w:tc>
          <w:tcPr>
            <w:tcW w:w="5670" w:type="dxa"/>
          </w:tcPr>
          <w:p w:rsidR="00B255F3" w:rsidRPr="006D6BCF" w:rsidRDefault="00B255F3" w:rsidP="00E32128">
            <w:pPr>
              <w:tabs>
                <w:tab w:val="left" w:pos="851"/>
              </w:tabs>
              <w:spacing w:before="40" w:after="40"/>
              <w:ind w:left="18" w:right="57"/>
            </w:pPr>
          </w:p>
        </w:tc>
      </w:tr>
      <w:tr w:rsidR="006D6BCF" w:rsidRPr="00D42D17" w:rsidTr="00E32128">
        <w:tc>
          <w:tcPr>
            <w:tcW w:w="2660" w:type="dxa"/>
          </w:tcPr>
          <w:p w:rsidR="006D6BCF" w:rsidRPr="00D42D17" w:rsidRDefault="006D6BCF" w:rsidP="00E32128">
            <w:pPr>
              <w:tabs>
                <w:tab w:val="left" w:pos="851"/>
              </w:tabs>
              <w:spacing w:before="40" w:after="40"/>
              <w:ind w:left="18" w:right="57"/>
            </w:pPr>
            <w:r w:rsidRPr="006D6BCF">
              <w:t>B810-AJ-SOW-0001</w:t>
            </w:r>
          </w:p>
        </w:tc>
        <w:tc>
          <w:tcPr>
            <w:tcW w:w="850" w:type="dxa"/>
          </w:tcPr>
          <w:p w:rsidR="006D6BCF" w:rsidRPr="00D42D17" w:rsidRDefault="00B255F3" w:rsidP="00E32128">
            <w:pPr>
              <w:tabs>
                <w:tab w:val="left" w:pos="851"/>
              </w:tabs>
              <w:spacing w:before="40" w:after="40"/>
              <w:ind w:left="18" w:right="57"/>
            </w:pPr>
            <w:r>
              <w:t>0</w:t>
            </w:r>
          </w:p>
        </w:tc>
        <w:tc>
          <w:tcPr>
            <w:tcW w:w="5670" w:type="dxa"/>
          </w:tcPr>
          <w:p w:rsidR="006D6BCF" w:rsidRPr="00D42D17" w:rsidRDefault="006D6BCF" w:rsidP="00E32128">
            <w:pPr>
              <w:tabs>
                <w:tab w:val="left" w:pos="851"/>
              </w:tabs>
              <w:spacing w:before="40" w:after="40"/>
              <w:ind w:left="18" w:right="57"/>
            </w:pPr>
            <w:r w:rsidRPr="006D6BCF">
              <w:t>CPF ICSS EXHIBIT A.1 SOW</w:t>
            </w:r>
          </w:p>
        </w:tc>
      </w:tr>
      <w:tr w:rsidR="006D6BCF" w:rsidRPr="00D42D17" w:rsidTr="00E32128">
        <w:tc>
          <w:tcPr>
            <w:tcW w:w="2660" w:type="dxa"/>
            <w:vAlign w:val="center"/>
          </w:tcPr>
          <w:p w:rsidR="006D6BCF" w:rsidRPr="00D42D17" w:rsidRDefault="006D6BCF" w:rsidP="00E32128">
            <w:pPr>
              <w:tabs>
                <w:tab w:val="left" w:pos="851"/>
              </w:tabs>
              <w:spacing w:before="40" w:after="40"/>
              <w:ind w:left="18" w:right="57"/>
            </w:pPr>
            <w:r w:rsidRPr="006D6BCF">
              <w:t>B810-AJ-SOW-0002</w:t>
            </w:r>
          </w:p>
        </w:tc>
        <w:tc>
          <w:tcPr>
            <w:tcW w:w="850" w:type="dxa"/>
            <w:vAlign w:val="center"/>
          </w:tcPr>
          <w:p w:rsidR="006D6BCF" w:rsidRPr="00D42D17" w:rsidRDefault="00B255F3" w:rsidP="00E32128">
            <w:pPr>
              <w:tabs>
                <w:tab w:val="left" w:pos="851"/>
              </w:tabs>
              <w:spacing w:before="40" w:after="40"/>
              <w:ind w:left="18" w:right="57"/>
            </w:pPr>
            <w:r>
              <w:t>1</w:t>
            </w:r>
          </w:p>
        </w:tc>
        <w:tc>
          <w:tcPr>
            <w:tcW w:w="5670" w:type="dxa"/>
            <w:vAlign w:val="center"/>
          </w:tcPr>
          <w:p w:rsidR="006D6BCF" w:rsidRPr="00D42D17" w:rsidRDefault="006D6BCF" w:rsidP="00E32128">
            <w:pPr>
              <w:tabs>
                <w:tab w:val="left" w:pos="851"/>
              </w:tabs>
              <w:spacing w:before="40" w:after="40"/>
              <w:ind w:left="18" w:right="57"/>
            </w:pPr>
            <w:r w:rsidRPr="006D6BCF">
              <w:t>CPF/SPS Integration Pkg. ICSS EXHIBIT A.4 SOW</w:t>
            </w:r>
          </w:p>
        </w:tc>
      </w:tr>
      <w:tr w:rsidR="006D6BCF" w:rsidRPr="00D42D17" w:rsidTr="00E32128">
        <w:tc>
          <w:tcPr>
            <w:tcW w:w="2660" w:type="dxa"/>
            <w:vAlign w:val="center"/>
          </w:tcPr>
          <w:p w:rsidR="006D6BCF" w:rsidRPr="00D42D17" w:rsidRDefault="006D6BCF" w:rsidP="00E32128">
            <w:pPr>
              <w:tabs>
                <w:tab w:val="left" w:pos="851"/>
              </w:tabs>
              <w:spacing w:before="40" w:after="40"/>
              <w:ind w:left="18" w:right="57"/>
            </w:pPr>
            <w:r w:rsidRPr="006D6BCF">
              <w:t>S810-AJ-SOW-0001</w:t>
            </w:r>
          </w:p>
        </w:tc>
        <w:tc>
          <w:tcPr>
            <w:tcW w:w="850" w:type="dxa"/>
            <w:vAlign w:val="center"/>
          </w:tcPr>
          <w:p w:rsidR="006D6BCF" w:rsidRPr="00D42D17" w:rsidRDefault="006D6BCF" w:rsidP="00E32128">
            <w:pPr>
              <w:tabs>
                <w:tab w:val="left" w:pos="851"/>
              </w:tabs>
              <w:spacing w:before="40" w:after="40"/>
              <w:ind w:left="18" w:right="57"/>
            </w:pPr>
            <w:r>
              <w:t>0</w:t>
            </w:r>
          </w:p>
        </w:tc>
        <w:tc>
          <w:tcPr>
            <w:tcW w:w="5670" w:type="dxa"/>
            <w:vAlign w:val="center"/>
          </w:tcPr>
          <w:p w:rsidR="006D6BCF" w:rsidRPr="00D42D17" w:rsidRDefault="006D6BCF" w:rsidP="00E32128">
            <w:pPr>
              <w:tabs>
                <w:tab w:val="left" w:pos="851"/>
              </w:tabs>
              <w:spacing w:before="40" w:after="40"/>
              <w:ind w:left="18" w:right="57"/>
            </w:pPr>
            <w:r w:rsidRPr="006D6BCF">
              <w:t>FPSO ICSS EXHIBIT A.2 SOW</w:t>
            </w:r>
          </w:p>
        </w:tc>
      </w:tr>
      <w:tr w:rsidR="006D6BCF" w:rsidRPr="00D42D17" w:rsidTr="00E32128">
        <w:tc>
          <w:tcPr>
            <w:tcW w:w="2660" w:type="dxa"/>
            <w:vAlign w:val="center"/>
          </w:tcPr>
          <w:p w:rsidR="006D6BCF" w:rsidRPr="00D42D17" w:rsidRDefault="006D6BCF" w:rsidP="00E32128">
            <w:pPr>
              <w:tabs>
                <w:tab w:val="left" w:pos="851"/>
              </w:tabs>
              <w:spacing w:before="40" w:after="40"/>
              <w:ind w:left="18" w:right="57"/>
            </w:pPr>
            <w:r w:rsidRPr="006D6BCF">
              <w:t>S810-AJ-SOW-0002</w:t>
            </w:r>
          </w:p>
        </w:tc>
        <w:tc>
          <w:tcPr>
            <w:tcW w:w="850" w:type="dxa"/>
            <w:vAlign w:val="center"/>
          </w:tcPr>
          <w:p w:rsidR="006D6BCF" w:rsidRPr="00D42D17" w:rsidRDefault="006D6BCF" w:rsidP="00E32128">
            <w:pPr>
              <w:tabs>
                <w:tab w:val="left" w:pos="851"/>
              </w:tabs>
              <w:spacing w:before="40" w:after="40"/>
              <w:ind w:left="18" w:right="57"/>
            </w:pPr>
            <w:r>
              <w:t>0</w:t>
            </w:r>
          </w:p>
        </w:tc>
        <w:tc>
          <w:tcPr>
            <w:tcW w:w="5670" w:type="dxa"/>
            <w:vAlign w:val="center"/>
          </w:tcPr>
          <w:p w:rsidR="006D6BCF" w:rsidRPr="00D42D17" w:rsidRDefault="006D6BCF" w:rsidP="00E32128">
            <w:pPr>
              <w:tabs>
                <w:tab w:val="left" w:pos="851"/>
              </w:tabs>
              <w:spacing w:before="40" w:after="40"/>
              <w:ind w:left="18" w:right="57"/>
            </w:pPr>
            <w:r w:rsidRPr="006D6BCF">
              <w:t>FPSO Turret ICSS EXHIBIT A.5 SOW</w:t>
            </w:r>
          </w:p>
        </w:tc>
      </w:tr>
      <w:tr w:rsidR="006D6BCF" w:rsidRPr="00D42D17" w:rsidTr="00E32128">
        <w:tc>
          <w:tcPr>
            <w:tcW w:w="2660" w:type="dxa"/>
            <w:vAlign w:val="center"/>
          </w:tcPr>
          <w:p w:rsidR="006D6BCF" w:rsidRPr="00D42D17" w:rsidRDefault="006D6BCF" w:rsidP="00E32128">
            <w:pPr>
              <w:tabs>
                <w:tab w:val="left" w:pos="851"/>
              </w:tabs>
              <w:spacing w:before="40" w:after="40"/>
              <w:ind w:left="18" w:right="57"/>
            </w:pPr>
            <w:r w:rsidRPr="006D6BCF">
              <w:t>L810-AJ-SOW-0001</w:t>
            </w:r>
          </w:p>
        </w:tc>
        <w:tc>
          <w:tcPr>
            <w:tcW w:w="850" w:type="dxa"/>
            <w:vAlign w:val="center"/>
          </w:tcPr>
          <w:p w:rsidR="006D6BCF" w:rsidRPr="00D42D17" w:rsidRDefault="006D6BCF" w:rsidP="00E32128">
            <w:pPr>
              <w:tabs>
                <w:tab w:val="left" w:pos="851"/>
              </w:tabs>
              <w:spacing w:before="40" w:after="40"/>
              <w:ind w:left="18" w:right="57"/>
            </w:pPr>
            <w:r>
              <w:t>0</w:t>
            </w:r>
          </w:p>
        </w:tc>
        <w:tc>
          <w:tcPr>
            <w:tcW w:w="5670" w:type="dxa"/>
            <w:vAlign w:val="center"/>
          </w:tcPr>
          <w:p w:rsidR="006D6BCF" w:rsidRPr="00D42D17" w:rsidRDefault="006D6BCF" w:rsidP="00E32128">
            <w:pPr>
              <w:tabs>
                <w:tab w:val="left" w:pos="851"/>
              </w:tabs>
              <w:spacing w:before="40" w:after="40"/>
              <w:ind w:left="18" w:right="57"/>
            </w:pPr>
            <w:r w:rsidRPr="006D6BCF">
              <w:t>LNG ICSS EXHIBIT A.3 SOW</w:t>
            </w:r>
          </w:p>
        </w:tc>
      </w:tr>
      <w:tr w:rsidR="006D6BCF" w:rsidRPr="00D42D17" w:rsidTr="00E32128">
        <w:tc>
          <w:tcPr>
            <w:tcW w:w="2660" w:type="dxa"/>
            <w:vAlign w:val="center"/>
          </w:tcPr>
          <w:p w:rsidR="006D6BCF" w:rsidRPr="00D42D17" w:rsidRDefault="006D6BCF" w:rsidP="00E32128">
            <w:pPr>
              <w:tabs>
                <w:tab w:val="left" w:pos="851"/>
              </w:tabs>
              <w:spacing w:before="40" w:after="40"/>
              <w:ind w:left="18" w:right="57"/>
            </w:pPr>
            <w:r w:rsidRPr="006D6BCF">
              <w:t>C810-AJ-SOW-0001</w:t>
            </w:r>
          </w:p>
        </w:tc>
        <w:tc>
          <w:tcPr>
            <w:tcW w:w="850" w:type="dxa"/>
            <w:vAlign w:val="center"/>
          </w:tcPr>
          <w:p w:rsidR="006D6BCF" w:rsidRPr="00D42D17" w:rsidRDefault="006D6BCF" w:rsidP="00E32128">
            <w:pPr>
              <w:tabs>
                <w:tab w:val="left" w:pos="851"/>
              </w:tabs>
              <w:spacing w:before="40" w:after="40"/>
              <w:ind w:left="18" w:right="57"/>
            </w:pPr>
            <w:r>
              <w:t>0</w:t>
            </w:r>
          </w:p>
        </w:tc>
        <w:tc>
          <w:tcPr>
            <w:tcW w:w="5670" w:type="dxa"/>
            <w:vAlign w:val="center"/>
          </w:tcPr>
          <w:p w:rsidR="006D6BCF" w:rsidRPr="00D42D17" w:rsidRDefault="006D6BCF" w:rsidP="00E32128">
            <w:pPr>
              <w:tabs>
                <w:tab w:val="left" w:pos="851"/>
              </w:tabs>
              <w:spacing w:before="40" w:after="40"/>
              <w:ind w:left="18" w:right="57"/>
            </w:pPr>
            <w:r w:rsidRPr="006D6BCF">
              <w:t>Service to Company ICSS EXHIBIT A.0 SOW</w:t>
            </w:r>
          </w:p>
        </w:tc>
      </w:tr>
      <w:tr w:rsidR="00A24E9F" w:rsidRPr="00D42D17" w:rsidTr="00E32128">
        <w:tc>
          <w:tcPr>
            <w:tcW w:w="2660" w:type="dxa"/>
            <w:vAlign w:val="center"/>
          </w:tcPr>
          <w:p w:rsidR="005C2290" w:rsidRPr="00D42D17" w:rsidRDefault="005C2290" w:rsidP="00E32128">
            <w:pPr>
              <w:tabs>
                <w:tab w:val="left" w:pos="851"/>
              </w:tabs>
              <w:spacing w:before="40" w:after="40"/>
              <w:ind w:left="18" w:right="57"/>
            </w:pPr>
          </w:p>
        </w:tc>
        <w:tc>
          <w:tcPr>
            <w:tcW w:w="850" w:type="dxa"/>
            <w:vAlign w:val="center"/>
          </w:tcPr>
          <w:p w:rsidR="00A24E9F" w:rsidRPr="00D42D17" w:rsidRDefault="00A24E9F" w:rsidP="00E32128">
            <w:pPr>
              <w:tabs>
                <w:tab w:val="left" w:pos="851"/>
              </w:tabs>
              <w:spacing w:before="40" w:after="40"/>
              <w:ind w:left="18" w:right="57"/>
            </w:pPr>
          </w:p>
        </w:tc>
        <w:tc>
          <w:tcPr>
            <w:tcW w:w="5670" w:type="dxa"/>
            <w:vAlign w:val="center"/>
          </w:tcPr>
          <w:p w:rsidR="005C2290" w:rsidRPr="00D42D17" w:rsidRDefault="005C2290" w:rsidP="00E32128">
            <w:pPr>
              <w:tabs>
                <w:tab w:val="left" w:pos="851"/>
              </w:tabs>
              <w:spacing w:before="40" w:after="40"/>
              <w:ind w:left="18" w:right="57"/>
            </w:pPr>
          </w:p>
        </w:tc>
      </w:tr>
    </w:tbl>
    <w:p w:rsidR="00D05A8C" w:rsidRPr="00D42D17" w:rsidRDefault="00A775CA" w:rsidP="00E32128">
      <w:pPr>
        <w:autoSpaceDE w:val="0"/>
        <w:autoSpaceDN w:val="0"/>
        <w:adjustRightInd w:val="0"/>
        <w:ind w:left="18"/>
        <w:rPr>
          <w:rFonts w:cs="Arial"/>
        </w:rPr>
      </w:pPr>
      <w:r w:rsidRPr="00A775CA">
        <w:rPr>
          <w:rFonts w:cs="Arial"/>
        </w:rPr>
        <w:t>SEW-EM-301</w:t>
      </w:r>
      <w:r w:rsidRPr="00A775CA">
        <w:rPr>
          <w:rFonts w:cs="Arial"/>
        </w:rPr>
        <w:tab/>
      </w:r>
      <w:r w:rsidRPr="00A775CA">
        <w:rPr>
          <w:rFonts w:cs="Arial"/>
        </w:rPr>
        <w:tab/>
      </w:r>
      <w:r w:rsidRPr="00A775CA">
        <w:rPr>
          <w:rFonts w:cs="Arial"/>
        </w:rPr>
        <w:tab/>
      </w:r>
      <w:r w:rsidR="00E32128">
        <w:rPr>
          <w:rFonts w:cs="Arial"/>
        </w:rPr>
        <w:tab/>
      </w:r>
      <w:r w:rsidRPr="00A775CA">
        <w:rPr>
          <w:rFonts w:cs="Arial"/>
        </w:rPr>
        <w:t>Engineering Workflow</w:t>
      </w:r>
    </w:p>
    <w:p w:rsidR="00D05A8C" w:rsidRPr="00D42D17" w:rsidRDefault="00A775CA" w:rsidP="00E32128">
      <w:pPr>
        <w:autoSpaceDE w:val="0"/>
        <w:autoSpaceDN w:val="0"/>
        <w:adjustRightInd w:val="0"/>
        <w:ind w:left="18"/>
        <w:rPr>
          <w:rFonts w:cs="Arial"/>
        </w:rPr>
      </w:pPr>
      <w:r w:rsidRPr="00A775CA">
        <w:rPr>
          <w:rFonts w:cs="Arial"/>
        </w:rPr>
        <w:t>SEW-EM-701</w:t>
      </w:r>
      <w:r w:rsidRPr="00A775CA">
        <w:rPr>
          <w:rFonts w:cs="Arial"/>
        </w:rPr>
        <w:tab/>
      </w:r>
      <w:r w:rsidRPr="00A775CA">
        <w:rPr>
          <w:rFonts w:cs="Arial"/>
        </w:rPr>
        <w:tab/>
      </w:r>
      <w:r w:rsidRPr="00A775CA">
        <w:rPr>
          <w:rFonts w:cs="Arial"/>
        </w:rPr>
        <w:tab/>
      </w:r>
      <w:r w:rsidRPr="00A775CA">
        <w:rPr>
          <w:rFonts w:cs="Arial"/>
        </w:rPr>
        <w:tab/>
        <w:t>DCS Application Software Backup and Disaster Recovery</w:t>
      </w:r>
    </w:p>
    <w:p w:rsidR="00D05A8C" w:rsidRPr="00D42D17" w:rsidRDefault="00A775CA" w:rsidP="00E32128">
      <w:pPr>
        <w:autoSpaceDE w:val="0"/>
        <w:autoSpaceDN w:val="0"/>
        <w:adjustRightInd w:val="0"/>
        <w:ind w:left="18"/>
        <w:rPr>
          <w:rFonts w:cs="Arial"/>
        </w:rPr>
      </w:pPr>
      <w:r w:rsidRPr="00A775CA">
        <w:rPr>
          <w:rFonts w:cs="Arial"/>
        </w:rPr>
        <w:t>SEW-EM-503</w:t>
      </w:r>
      <w:r w:rsidRPr="00A775CA">
        <w:rPr>
          <w:rFonts w:cs="Arial"/>
        </w:rPr>
        <w:tab/>
      </w:r>
      <w:r w:rsidRPr="00A775CA">
        <w:rPr>
          <w:rFonts w:cs="Arial"/>
        </w:rPr>
        <w:tab/>
      </w:r>
      <w:r w:rsidRPr="00A775CA">
        <w:rPr>
          <w:rFonts w:cs="Arial"/>
        </w:rPr>
        <w:tab/>
      </w:r>
      <w:r w:rsidRPr="00A775CA">
        <w:rPr>
          <w:rFonts w:cs="Arial"/>
        </w:rPr>
        <w:tab/>
        <w:t>Project Document Practice</w:t>
      </w:r>
    </w:p>
    <w:p w:rsidR="00D05A8C" w:rsidRPr="00D42D17" w:rsidRDefault="00A775CA" w:rsidP="00E32128">
      <w:pPr>
        <w:autoSpaceDE w:val="0"/>
        <w:autoSpaceDN w:val="0"/>
        <w:adjustRightInd w:val="0"/>
        <w:ind w:left="18"/>
        <w:rPr>
          <w:rFonts w:cs="Arial"/>
        </w:rPr>
      </w:pPr>
      <w:r w:rsidRPr="00A775CA">
        <w:rPr>
          <w:rFonts w:cs="Arial"/>
        </w:rPr>
        <w:t xml:space="preserve">SEW-DC-101 </w:t>
      </w:r>
      <w:r w:rsidRPr="00A775CA">
        <w:rPr>
          <w:rFonts w:cs="Arial"/>
        </w:rPr>
        <w:tab/>
      </w:r>
      <w:r w:rsidRPr="00A775CA">
        <w:rPr>
          <w:rFonts w:cs="Arial"/>
        </w:rPr>
        <w:tab/>
      </w:r>
      <w:r w:rsidRPr="00A775CA">
        <w:rPr>
          <w:rFonts w:cs="Arial"/>
        </w:rPr>
        <w:tab/>
      </w:r>
      <w:r w:rsidRPr="00A775CA">
        <w:rPr>
          <w:rFonts w:cs="Arial"/>
        </w:rPr>
        <w:tab/>
        <w:t>Document Control Procedure</w:t>
      </w:r>
    </w:p>
    <w:p w:rsidR="00D05A8C" w:rsidRPr="00D42D17" w:rsidRDefault="00A775CA" w:rsidP="00E32128">
      <w:pPr>
        <w:autoSpaceDE w:val="0"/>
        <w:autoSpaceDN w:val="0"/>
        <w:adjustRightInd w:val="0"/>
        <w:ind w:left="18"/>
        <w:rPr>
          <w:rFonts w:cs="Arial"/>
        </w:rPr>
      </w:pPr>
      <w:r w:rsidRPr="00A775CA">
        <w:rPr>
          <w:rFonts w:cs="Arial"/>
        </w:rPr>
        <w:t xml:space="preserve">SEW-F-601 </w:t>
      </w:r>
      <w:r w:rsidRPr="00A775CA">
        <w:rPr>
          <w:rFonts w:cs="Arial"/>
        </w:rPr>
        <w:tab/>
      </w:r>
      <w:r w:rsidRPr="00A775CA">
        <w:rPr>
          <w:rFonts w:cs="Arial"/>
        </w:rPr>
        <w:tab/>
      </w:r>
      <w:r w:rsidRPr="00A775CA">
        <w:rPr>
          <w:rFonts w:cs="Arial"/>
        </w:rPr>
        <w:tab/>
      </w:r>
      <w:r w:rsidRPr="00A775CA">
        <w:rPr>
          <w:rFonts w:cs="Arial"/>
        </w:rPr>
        <w:tab/>
        <w:t>Procurement of Non-Yokogawa Products</w:t>
      </w:r>
    </w:p>
    <w:p w:rsidR="00D05A8C" w:rsidRPr="00D42D17" w:rsidRDefault="00A775CA" w:rsidP="00E32128">
      <w:pPr>
        <w:autoSpaceDE w:val="0"/>
        <w:autoSpaceDN w:val="0"/>
        <w:adjustRightInd w:val="0"/>
        <w:ind w:left="18"/>
        <w:rPr>
          <w:rFonts w:cs="Arial"/>
        </w:rPr>
      </w:pPr>
      <w:r w:rsidRPr="00A775CA">
        <w:rPr>
          <w:rFonts w:cs="Arial"/>
        </w:rPr>
        <w:t xml:space="preserve">SEW-F-603 </w:t>
      </w:r>
      <w:r w:rsidRPr="00A775CA">
        <w:rPr>
          <w:rFonts w:cs="Arial"/>
        </w:rPr>
        <w:tab/>
      </w:r>
      <w:r w:rsidRPr="00A775CA">
        <w:rPr>
          <w:rFonts w:cs="Arial"/>
        </w:rPr>
        <w:tab/>
      </w:r>
      <w:r w:rsidRPr="00A775CA">
        <w:rPr>
          <w:rFonts w:cs="Arial"/>
        </w:rPr>
        <w:tab/>
      </w:r>
      <w:r w:rsidRPr="00A775CA">
        <w:rPr>
          <w:rFonts w:cs="Arial"/>
        </w:rPr>
        <w:tab/>
        <w:t>3rd Party Vendor Classification and Criteria for Evaluation</w:t>
      </w:r>
    </w:p>
    <w:p w:rsidR="00D05A8C" w:rsidRPr="00D42D17" w:rsidRDefault="00A775CA" w:rsidP="00E32128">
      <w:pPr>
        <w:autoSpaceDE w:val="0"/>
        <w:autoSpaceDN w:val="0"/>
        <w:adjustRightInd w:val="0"/>
        <w:ind w:left="18"/>
        <w:rPr>
          <w:rFonts w:cs="Arial"/>
        </w:rPr>
      </w:pPr>
      <w:r w:rsidRPr="00A775CA">
        <w:rPr>
          <w:rFonts w:cs="Arial"/>
        </w:rPr>
        <w:t xml:space="preserve">SEW-EM-362 </w:t>
      </w:r>
      <w:r w:rsidRPr="00A775CA">
        <w:rPr>
          <w:rFonts w:cs="Arial"/>
        </w:rPr>
        <w:tab/>
      </w:r>
      <w:r w:rsidRPr="00A775CA">
        <w:rPr>
          <w:rFonts w:cs="Arial"/>
        </w:rPr>
        <w:tab/>
      </w:r>
      <w:r w:rsidRPr="00A775CA">
        <w:rPr>
          <w:rFonts w:cs="Arial"/>
        </w:rPr>
        <w:tab/>
      </w:r>
      <w:r w:rsidRPr="00A775CA">
        <w:rPr>
          <w:rFonts w:cs="Arial"/>
        </w:rPr>
        <w:tab/>
        <w:t>Project Identification and Traceability</w:t>
      </w:r>
    </w:p>
    <w:tbl>
      <w:tblPr>
        <w:tblW w:w="9354" w:type="dxa"/>
        <w:tblInd w:w="24" w:type="dxa"/>
        <w:tblLayout w:type="fixed"/>
        <w:tblLook w:val="01E0"/>
      </w:tblPr>
      <w:tblGrid>
        <w:gridCol w:w="2694"/>
        <w:gridCol w:w="900"/>
        <w:gridCol w:w="5760"/>
      </w:tblGrid>
      <w:tr w:rsidR="00E32128" w:rsidRPr="004D6A33" w:rsidTr="00E32128">
        <w:trPr>
          <w:trHeight w:val="360"/>
        </w:trPr>
        <w:tc>
          <w:tcPr>
            <w:tcW w:w="2694" w:type="dxa"/>
          </w:tcPr>
          <w:p w:rsidR="00071553" w:rsidRDefault="00E32128" w:rsidP="00071553">
            <w:pPr>
              <w:spacing w:before="120"/>
              <w:ind w:left="18" w:right="-64"/>
              <w:rPr>
                <w:sz w:val="18"/>
                <w:szCs w:val="18"/>
              </w:rPr>
            </w:pPr>
            <w:r>
              <w:rPr>
                <w:sz w:val="18"/>
                <w:szCs w:val="18"/>
              </w:rPr>
              <w:t>C810-AJ-LIS-0001</w:t>
            </w:r>
          </w:p>
        </w:tc>
        <w:tc>
          <w:tcPr>
            <w:tcW w:w="900" w:type="dxa"/>
          </w:tcPr>
          <w:p w:rsidR="00E32128" w:rsidRPr="004D6A33" w:rsidRDefault="00E32128" w:rsidP="00E32128">
            <w:pPr>
              <w:spacing w:before="120"/>
              <w:ind w:left="18" w:right="-64"/>
              <w:rPr>
                <w:sz w:val="18"/>
                <w:szCs w:val="18"/>
              </w:rPr>
            </w:pPr>
          </w:p>
        </w:tc>
        <w:tc>
          <w:tcPr>
            <w:tcW w:w="5760" w:type="dxa"/>
          </w:tcPr>
          <w:p w:rsidR="00071553" w:rsidRDefault="00E32128" w:rsidP="00071553">
            <w:pPr>
              <w:spacing w:before="120"/>
              <w:ind w:left="18" w:right="-64"/>
              <w:rPr>
                <w:sz w:val="18"/>
                <w:szCs w:val="18"/>
              </w:rPr>
            </w:pPr>
            <w:r w:rsidRPr="004D6A33">
              <w:rPr>
                <w:sz w:val="18"/>
                <w:szCs w:val="18"/>
              </w:rPr>
              <w:t>ICSS FEED Master Document List</w:t>
            </w:r>
          </w:p>
        </w:tc>
      </w:tr>
      <w:tr w:rsidR="00E32128" w:rsidRPr="004D6A33" w:rsidTr="00E32128">
        <w:trPr>
          <w:trHeight w:val="360"/>
        </w:trPr>
        <w:tc>
          <w:tcPr>
            <w:tcW w:w="2694" w:type="dxa"/>
          </w:tcPr>
          <w:p w:rsidR="00071553" w:rsidRDefault="00E32128" w:rsidP="00071553">
            <w:pPr>
              <w:spacing w:before="120"/>
              <w:ind w:left="18" w:right="-64"/>
              <w:rPr>
                <w:sz w:val="18"/>
                <w:szCs w:val="18"/>
              </w:rPr>
            </w:pPr>
            <w:r w:rsidRPr="004D6A33">
              <w:rPr>
                <w:sz w:val="18"/>
                <w:szCs w:val="18"/>
              </w:rPr>
              <w:t>C810-AJ-PLN-0002</w:t>
            </w:r>
          </w:p>
        </w:tc>
        <w:tc>
          <w:tcPr>
            <w:tcW w:w="900" w:type="dxa"/>
          </w:tcPr>
          <w:p w:rsidR="00E32128" w:rsidRPr="004D6A33" w:rsidRDefault="00E32128" w:rsidP="00E32128">
            <w:pPr>
              <w:spacing w:before="120"/>
              <w:ind w:left="18" w:right="-63"/>
              <w:rPr>
                <w:sz w:val="18"/>
                <w:szCs w:val="18"/>
              </w:rPr>
            </w:pPr>
          </w:p>
        </w:tc>
        <w:tc>
          <w:tcPr>
            <w:tcW w:w="5760" w:type="dxa"/>
          </w:tcPr>
          <w:p w:rsidR="00E32128" w:rsidRPr="004D6A33" w:rsidRDefault="00E32128" w:rsidP="00E32128">
            <w:pPr>
              <w:spacing w:before="120"/>
              <w:ind w:left="18" w:right="-63"/>
              <w:rPr>
                <w:sz w:val="18"/>
                <w:szCs w:val="18"/>
              </w:rPr>
            </w:pPr>
            <w:r w:rsidRPr="004D6A33">
              <w:rPr>
                <w:sz w:val="18"/>
                <w:szCs w:val="18"/>
              </w:rPr>
              <w:t>ICSS Project Quality Plan (PQP)</w:t>
            </w:r>
          </w:p>
        </w:tc>
      </w:tr>
      <w:tr w:rsidR="00E32128" w:rsidRPr="004D6A33" w:rsidTr="00E32128">
        <w:trPr>
          <w:trHeight w:val="360"/>
        </w:trPr>
        <w:tc>
          <w:tcPr>
            <w:tcW w:w="2694" w:type="dxa"/>
          </w:tcPr>
          <w:p w:rsidR="00071553" w:rsidRDefault="00E75218" w:rsidP="00071553">
            <w:pPr>
              <w:spacing w:before="120"/>
              <w:ind w:left="18" w:right="-64"/>
              <w:rPr>
                <w:sz w:val="18"/>
                <w:szCs w:val="18"/>
              </w:rPr>
            </w:pPr>
            <w:r>
              <w:rPr>
                <w:sz w:val="18"/>
                <w:szCs w:val="18"/>
              </w:rPr>
              <w:t>C810-DJ-SCM-000</w:t>
            </w:r>
            <w:r w:rsidR="00E32128" w:rsidRPr="004D6A33">
              <w:rPr>
                <w:sz w:val="18"/>
                <w:szCs w:val="18"/>
              </w:rPr>
              <w:t>1</w:t>
            </w:r>
          </w:p>
        </w:tc>
        <w:tc>
          <w:tcPr>
            <w:tcW w:w="900" w:type="dxa"/>
          </w:tcPr>
          <w:p w:rsidR="00E32128" w:rsidRPr="004D6A33" w:rsidRDefault="00E32128" w:rsidP="00E32128">
            <w:pPr>
              <w:spacing w:before="120"/>
              <w:ind w:left="18" w:right="-63"/>
              <w:rPr>
                <w:sz w:val="18"/>
                <w:szCs w:val="18"/>
              </w:rPr>
            </w:pPr>
          </w:p>
        </w:tc>
        <w:tc>
          <w:tcPr>
            <w:tcW w:w="5760" w:type="dxa"/>
          </w:tcPr>
          <w:p w:rsidR="00E32128" w:rsidRPr="004D6A33" w:rsidRDefault="00E32128" w:rsidP="00E32128">
            <w:pPr>
              <w:spacing w:before="120"/>
              <w:ind w:left="18" w:right="-63"/>
              <w:rPr>
                <w:sz w:val="18"/>
                <w:szCs w:val="18"/>
              </w:rPr>
            </w:pPr>
            <w:r w:rsidRPr="004D6A33">
              <w:rPr>
                <w:sz w:val="18"/>
                <w:szCs w:val="18"/>
              </w:rPr>
              <w:t>ICSS System Architecture Schematic</w:t>
            </w:r>
          </w:p>
        </w:tc>
      </w:tr>
      <w:tr w:rsidR="00E32128" w:rsidRPr="004D6A33" w:rsidTr="00E32128">
        <w:trPr>
          <w:trHeight w:val="360"/>
        </w:trPr>
        <w:tc>
          <w:tcPr>
            <w:tcW w:w="2694" w:type="dxa"/>
          </w:tcPr>
          <w:p w:rsidR="00071553" w:rsidRDefault="00E32128" w:rsidP="00071553">
            <w:pPr>
              <w:spacing w:before="120"/>
              <w:ind w:left="18" w:right="-64"/>
              <w:rPr>
                <w:sz w:val="18"/>
                <w:szCs w:val="18"/>
              </w:rPr>
            </w:pPr>
            <w:r w:rsidRPr="004D6A33">
              <w:rPr>
                <w:sz w:val="18"/>
                <w:szCs w:val="18"/>
              </w:rPr>
              <w:t>C810-DJ-BLD-0001</w:t>
            </w:r>
          </w:p>
        </w:tc>
        <w:tc>
          <w:tcPr>
            <w:tcW w:w="900" w:type="dxa"/>
          </w:tcPr>
          <w:p w:rsidR="00E32128" w:rsidRPr="004D6A33" w:rsidRDefault="00E32128" w:rsidP="00E32128">
            <w:pPr>
              <w:spacing w:before="120"/>
              <w:ind w:left="18" w:right="-63"/>
              <w:rPr>
                <w:sz w:val="18"/>
                <w:szCs w:val="18"/>
              </w:rPr>
            </w:pPr>
          </w:p>
        </w:tc>
        <w:tc>
          <w:tcPr>
            <w:tcW w:w="5760" w:type="dxa"/>
          </w:tcPr>
          <w:p w:rsidR="00E32128" w:rsidRPr="004D6A33" w:rsidRDefault="00E32128" w:rsidP="00E32128">
            <w:pPr>
              <w:spacing w:before="120"/>
              <w:ind w:left="18" w:right="-63"/>
              <w:rPr>
                <w:sz w:val="18"/>
                <w:szCs w:val="18"/>
              </w:rPr>
            </w:pPr>
            <w:r w:rsidRPr="004D6A33">
              <w:rPr>
                <w:sz w:val="18"/>
                <w:szCs w:val="18"/>
              </w:rPr>
              <w:t>ICSS Overall Block Diagram</w:t>
            </w:r>
          </w:p>
        </w:tc>
      </w:tr>
      <w:tr w:rsidR="00E75218" w:rsidRPr="004D6A33" w:rsidTr="00D328E7">
        <w:trPr>
          <w:trHeight w:val="360"/>
        </w:trPr>
        <w:tc>
          <w:tcPr>
            <w:tcW w:w="2694" w:type="dxa"/>
          </w:tcPr>
          <w:p w:rsidR="00071553" w:rsidRDefault="00E75218" w:rsidP="00071553">
            <w:pPr>
              <w:spacing w:before="120"/>
              <w:ind w:left="18" w:right="-64"/>
              <w:rPr>
                <w:sz w:val="18"/>
                <w:szCs w:val="18"/>
              </w:rPr>
            </w:pPr>
            <w:r w:rsidRPr="004D6A33">
              <w:rPr>
                <w:sz w:val="18"/>
                <w:szCs w:val="18"/>
              </w:rPr>
              <w:t>C810-AJ-SPC-00</w:t>
            </w:r>
            <w:r>
              <w:rPr>
                <w:sz w:val="18"/>
                <w:szCs w:val="18"/>
              </w:rPr>
              <w:t>30</w:t>
            </w:r>
          </w:p>
        </w:tc>
        <w:tc>
          <w:tcPr>
            <w:tcW w:w="900" w:type="dxa"/>
          </w:tcPr>
          <w:p w:rsidR="00E75218" w:rsidRPr="004D6A33" w:rsidRDefault="00E75218" w:rsidP="00D328E7">
            <w:pPr>
              <w:spacing w:before="120"/>
              <w:ind w:left="18" w:right="-64"/>
              <w:rPr>
                <w:sz w:val="18"/>
                <w:szCs w:val="18"/>
              </w:rPr>
            </w:pPr>
          </w:p>
        </w:tc>
        <w:tc>
          <w:tcPr>
            <w:tcW w:w="5760" w:type="dxa"/>
          </w:tcPr>
          <w:p w:rsidR="00C547F9" w:rsidRDefault="00E75218">
            <w:pPr>
              <w:spacing w:before="120"/>
              <w:ind w:left="18" w:right="-64"/>
              <w:rPr>
                <w:sz w:val="18"/>
                <w:szCs w:val="18"/>
              </w:rPr>
            </w:pPr>
            <w:r w:rsidRPr="004D6A33">
              <w:rPr>
                <w:sz w:val="18"/>
                <w:szCs w:val="18"/>
              </w:rPr>
              <w:t xml:space="preserve">ICSS </w:t>
            </w:r>
            <w:r>
              <w:rPr>
                <w:sz w:val="18"/>
                <w:szCs w:val="18"/>
              </w:rPr>
              <w:t>Overview</w:t>
            </w:r>
          </w:p>
        </w:tc>
      </w:tr>
      <w:tr w:rsidR="00E32128" w:rsidRPr="004D6A33" w:rsidTr="00E32128">
        <w:trPr>
          <w:trHeight w:val="360"/>
        </w:trPr>
        <w:tc>
          <w:tcPr>
            <w:tcW w:w="2694" w:type="dxa"/>
          </w:tcPr>
          <w:p w:rsidR="00071553" w:rsidRDefault="00E32128" w:rsidP="00071553">
            <w:pPr>
              <w:spacing w:before="120"/>
              <w:ind w:left="18" w:right="-64"/>
              <w:rPr>
                <w:sz w:val="18"/>
                <w:szCs w:val="18"/>
              </w:rPr>
            </w:pPr>
            <w:r w:rsidRPr="004D6A33">
              <w:rPr>
                <w:sz w:val="18"/>
                <w:szCs w:val="18"/>
              </w:rPr>
              <w:t>C810-AJ-SPC-0021</w:t>
            </w:r>
          </w:p>
        </w:tc>
        <w:tc>
          <w:tcPr>
            <w:tcW w:w="900" w:type="dxa"/>
          </w:tcPr>
          <w:p w:rsidR="00E32128" w:rsidRPr="004D6A33" w:rsidRDefault="00E32128" w:rsidP="00E32128">
            <w:pPr>
              <w:spacing w:before="120"/>
              <w:ind w:left="18" w:right="-64"/>
              <w:rPr>
                <w:sz w:val="18"/>
                <w:szCs w:val="18"/>
              </w:rPr>
            </w:pPr>
          </w:p>
        </w:tc>
        <w:tc>
          <w:tcPr>
            <w:tcW w:w="5760" w:type="dxa"/>
          </w:tcPr>
          <w:p w:rsidR="00E32128" w:rsidRPr="004D6A33" w:rsidRDefault="00E32128" w:rsidP="00E32128">
            <w:pPr>
              <w:spacing w:before="120"/>
              <w:ind w:left="18" w:right="-64"/>
              <w:rPr>
                <w:sz w:val="18"/>
                <w:szCs w:val="18"/>
              </w:rPr>
            </w:pPr>
            <w:r w:rsidRPr="004D6A33">
              <w:rPr>
                <w:sz w:val="18"/>
                <w:szCs w:val="18"/>
              </w:rPr>
              <w:t>ICSS Network Specification</w:t>
            </w:r>
          </w:p>
        </w:tc>
      </w:tr>
      <w:tr w:rsidR="00B255F3" w:rsidRPr="004D6A33" w:rsidTr="00B255F3">
        <w:trPr>
          <w:trHeight w:val="360"/>
        </w:trPr>
        <w:tc>
          <w:tcPr>
            <w:tcW w:w="2694" w:type="dxa"/>
          </w:tcPr>
          <w:p w:rsidR="00C547F9" w:rsidRDefault="00B255F3">
            <w:pPr>
              <w:spacing w:before="120"/>
              <w:ind w:left="18" w:right="-64"/>
              <w:rPr>
                <w:sz w:val="18"/>
                <w:szCs w:val="18"/>
              </w:rPr>
            </w:pPr>
            <w:r w:rsidRPr="004D6A33">
              <w:rPr>
                <w:sz w:val="18"/>
                <w:szCs w:val="18"/>
              </w:rPr>
              <w:t>C810-AJ-SPC-00</w:t>
            </w:r>
            <w:r>
              <w:rPr>
                <w:sz w:val="18"/>
                <w:szCs w:val="18"/>
              </w:rPr>
              <w:t>33</w:t>
            </w:r>
          </w:p>
        </w:tc>
        <w:tc>
          <w:tcPr>
            <w:tcW w:w="900" w:type="dxa"/>
          </w:tcPr>
          <w:p w:rsidR="00B255F3" w:rsidRPr="004D6A33" w:rsidRDefault="00B255F3" w:rsidP="00D328E7">
            <w:pPr>
              <w:spacing w:before="120"/>
              <w:ind w:left="18" w:right="-64"/>
              <w:rPr>
                <w:sz w:val="18"/>
                <w:szCs w:val="18"/>
              </w:rPr>
            </w:pPr>
          </w:p>
        </w:tc>
        <w:tc>
          <w:tcPr>
            <w:tcW w:w="5760" w:type="dxa"/>
          </w:tcPr>
          <w:p w:rsidR="00C547F9" w:rsidRDefault="00B255F3">
            <w:pPr>
              <w:spacing w:before="120"/>
              <w:ind w:left="18" w:right="-64"/>
              <w:rPr>
                <w:sz w:val="18"/>
                <w:szCs w:val="18"/>
              </w:rPr>
            </w:pPr>
            <w:r>
              <w:rPr>
                <w:sz w:val="18"/>
                <w:szCs w:val="18"/>
              </w:rPr>
              <w:t>EPC to ICSS Data Exchange Mechanism</w:t>
            </w:r>
          </w:p>
        </w:tc>
      </w:tr>
    </w:tbl>
    <w:p w:rsidR="00F643DE" w:rsidRPr="00D42D17" w:rsidRDefault="00A775CA" w:rsidP="00F643DE">
      <w:pPr>
        <w:pStyle w:val="Heading2"/>
        <w:rPr>
          <w:rFonts w:hint="eastAsia"/>
        </w:rPr>
      </w:pPr>
      <w:bookmarkStart w:id="586" w:name="_Toc307434593"/>
      <w:bookmarkStart w:id="587" w:name="_Toc307447312"/>
      <w:bookmarkStart w:id="588" w:name="_Toc307476965"/>
      <w:bookmarkEnd w:id="586"/>
      <w:bookmarkEnd w:id="587"/>
      <w:bookmarkEnd w:id="588"/>
      <w:r w:rsidRPr="00A775CA">
        <w:rPr>
          <w:rStyle w:val="L1NormalChar"/>
          <w:b/>
        </w:rPr>
        <w:br w:type="page"/>
      </w:r>
      <w:bookmarkStart w:id="589" w:name="_Toc308600710"/>
      <w:r w:rsidRPr="00A775CA">
        <w:rPr>
          <w:b/>
        </w:rPr>
        <w:lastRenderedPageBreak/>
        <w:t>ICSS Overall Organi</w:t>
      </w:r>
      <w:r w:rsidRPr="00A775CA">
        <w:rPr>
          <w:rFonts w:eastAsia="MS Mincho"/>
          <w:b/>
          <w:lang w:eastAsia="ja-JP"/>
        </w:rPr>
        <w:t>s</w:t>
      </w:r>
      <w:r w:rsidRPr="00A775CA">
        <w:rPr>
          <w:b/>
        </w:rPr>
        <w:t>ation Strategy during Project Execution Phase</w:t>
      </w:r>
      <w:bookmarkEnd w:id="589"/>
    </w:p>
    <w:p w:rsidR="00F643DE" w:rsidRPr="00D42D17" w:rsidRDefault="00A775CA" w:rsidP="000E60DD">
      <w:pPr>
        <w:pStyle w:val="L1Normal"/>
      </w:pPr>
      <w:r w:rsidRPr="00A775CA">
        <w:t xml:space="preserve">During the project execution phase (EPC Phase), </w:t>
      </w:r>
      <w:r w:rsidR="00AC2259">
        <w:t>ICSS Supplier</w:t>
      </w:r>
      <w:r w:rsidRPr="00A775CA">
        <w:t xml:space="preserve"> shall form the ICSS project teams (IPTs), namely ICSS </w:t>
      </w:r>
      <w:r w:rsidR="00B255F3">
        <w:t>P</w:t>
      </w:r>
      <w:r w:rsidRPr="00A775CA">
        <w:t xml:space="preserve">T1, ICSS </w:t>
      </w:r>
      <w:r w:rsidR="00B255F3">
        <w:t>P</w:t>
      </w:r>
      <w:r w:rsidRPr="00A775CA">
        <w:t>T2, etc. corresponding to the each EPC contracted by COMPANY.  These ICSS project teams shall, base on EPC contract requirement interface with each EPC Contractor to carry out the respective scope of work.</w:t>
      </w:r>
    </w:p>
    <w:p w:rsidR="00D742C9" w:rsidRPr="00D42D17" w:rsidRDefault="00A775CA" w:rsidP="000E60DD">
      <w:pPr>
        <w:pStyle w:val="L1Normal"/>
      </w:pPr>
      <w:r w:rsidRPr="00A775CA">
        <w:t xml:space="preserve">There shall be also an ICSS Core team (ICT) directly contracted by Inpex for the ICSS overall coordination and </w:t>
      </w:r>
      <w:r w:rsidR="00B255F3">
        <w:t xml:space="preserve">engineering </w:t>
      </w:r>
      <w:r w:rsidRPr="00A775CA">
        <w:t>compliance roles.</w:t>
      </w:r>
    </w:p>
    <w:p w:rsidR="0008667F" w:rsidRPr="00D42D17" w:rsidRDefault="00A775CA" w:rsidP="0008667F">
      <w:pPr>
        <w:pStyle w:val="Caption"/>
      </w:pPr>
      <w:r w:rsidRPr="00A775CA">
        <w:t xml:space="preserve">Figure </w:t>
      </w:r>
      <w:fldSimple w:instr=" STYLEREF 1 \s ">
        <w:r w:rsidR="001317AF">
          <w:rPr>
            <w:noProof/>
          </w:rPr>
          <w:t>1</w:t>
        </w:r>
      </w:fldSimple>
      <w:r w:rsidRPr="00A775CA">
        <w:noBreakHyphen/>
      </w:r>
      <w:fldSimple w:instr=" SEQ Figure \* ARABIC \s 1 ">
        <w:r w:rsidR="001317AF">
          <w:rPr>
            <w:noProof/>
          </w:rPr>
          <w:t>1</w:t>
        </w:r>
      </w:fldSimple>
      <w:r w:rsidRPr="00A775CA">
        <w:t xml:space="preserve">  ICSS Overall Organisation</w:t>
      </w:r>
    </w:p>
    <w:p w:rsidR="00F643DE" w:rsidRPr="00D42D17" w:rsidRDefault="00FD69E3" w:rsidP="00B255F3">
      <w:pPr>
        <w:pStyle w:val="L1TbleTxt"/>
      </w:pPr>
      <w:r w:rsidRPr="00D42D17">
        <w:object w:dxaOrig="14472" w:dyaOrig="11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4pt;height:366pt" o:ole="">
            <v:imagedata r:id="rId9" o:title=""/>
          </v:shape>
          <o:OLEObject Type="Embed" ProgID="Visio.Drawing.11" ShapeID="_x0000_i1025" DrawAspect="Content" ObjectID="_1382343508" r:id="rId10"/>
        </w:object>
      </w:r>
    </w:p>
    <w:p w:rsidR="0008667F" w:rsidRPr="00D42D17" w:rsidRDefault="00A775CA" w:rsidP="0008667F">
      <w:pPr>
        <w:pStyle w:val="Heading2"/>
        <w:rPr>
          <w:rFonts w:hint="eastAsia"/>
        </w:rPr>
      </w:pPr>
      <w:bookmarkStart w:id="590" w:name="_Toc308600711"/>
      <w:r w:rsidRPr="00A775CA">
        <w:rPr>
          <w:b/>
        </w:rPr>
        <w:t>Owner (INPEX</w:t>
      </w:r>
      <w:r w:rsidR="00B255F3">
        <w:rPr>
          <w:b/>
        </w:rPr>
        <w:t xml:space="preserve"> Operation Pty Ltd</w:t>
      </w:r>
      <w:r w:rsidRPr="00A775CA">
        <w:rPr>
          <w:b/>
        </w:rPr>
        <w:t>)</w:t>
      </w:r>
      <w:bookmarkEnd w:id="590"/>
    </w:p>
    <w:p w:rsidR="0008667F" w:rsidRPr="00D42D17" w:rsidRDefault="00A775CA" w:rsidP="000E60DD">
      <w:pPr>
        <w:pStyle w:val="L1Normal"/>
      </w:pPr>
      <w:r w:rsidRPr="00A775CA">
        <w:t xml:space="preserve">Company shall have an ICSS steering technical team representative in </w:t>
      </w:r>
      <w:r w:rsidR="00AC2259">
        <w:t>ICSS Supplier</w:t>
      </w:r>
      <w:r w:rsidRPr="00A775CA">
        <w:t xml:space="preserve"> location (Singapore) throughout the entire ICSS development cycle till ICSS delivery.</w:t>
      </w:r>
    </w:p>
    <w:p w:rsidR="001B620B" w:rsidRPr="00D42D17" w:rsidRDefault="00A775CA" w:rsidP="000E60DD">
      <w:pPr>
        <w:pStyle w:val="L1Normal"/>
      </w:pPr>
      <w:r w:rsidRPr="00A775CA">
        <w:br w:type="page"/>
      </w:r>
    </w:p>
    <w:p w:rsidR="00E46AA4" w:rsidRPr="00D42D17" w:rsidRDefault="00A775CA" w:rsidP="00E46AA4">
      <w:pPr>
        <w:pStyle w:val="Heading2"/>
        <w:rPr>
          <w:rFonts w:hint="eastAsia"/>
        </w:rPr>
      </w:pPr>
      <w:bookmarkStart w:id="591" w:name="OLE_LINK27"/>
      <w:bookmarkStart w:id="592" w:name="OLE_LINK28"/>
      <w:bookmarkStart w:id="593" w:name="_Toc308600712"/>
      <w:r w:rsidRPr="00A775CA">
        <w:rPr>
          <w:b/>
        </w:rPr>
        <w:t>EPC Contractors</w:t>
      </w:r>
      <w:bookmarkEnd w:id="593"/>
    </w:p>
    <w:p w:rsidR="00EC121F" w:rsidRPr="00D42D17" w:rsidRDefault="00A775CA" w:rsidP="000E60DD">
      <w:pPr>
        <w:pStyle w:val="L1Normal"/>
      </w:pPr>
      <w:r w:rsidRPr="00A775CA">
        <w:t>The following EPC Package</w:t>
      </w:r>
      <w:r w:rsidR="00B255F3">
        <w:t>s are</w:t>
      </w:r>
      <w:r w:rsidRPr="00A775CA">
        <w:t xml:space="preserve"> currently </w:t>
      </w:r>
      <w:r w:rsidR="00B255F3">
        <w:t>anticipated</w:t>
      </w:r>
      <w:r w:rsidR="00B255F3" w:rsidRPr="00A775CA">
        <w:t xml:space="preserve"> </w:t>
      </w:r>
      <w:r w:rsidRPr="00A775CA">
        <w:t>for IGFDP Project</w:t>
      </w:r>
      <w:r w:rsidR="00B255F3">
        <w:t>s</w:t>
      </w:r>
      <w:r w:rsidRPr="00A775CA">
        <w:t xml:space="preserve"> and </w:t>
      </w:r>
      <w:bookmarkStart w:id="594" w:name="_Ref107219973"/>
      <w:bookmarkStart w:id="595" w:name="_Ref107220100"/>
      <w:r w:rsidR="00B255F3">
        <w:t xml:space="preserve">related </w:t>
      </w:r>
      <w:r w:rsidRPr="00A775CA">
        <w:t xml:space="preserve">EPC Contractor name abbreviation for ICSS </w:t>
      </w:r>
      <w:r w:rsidR="00B255F3">
        <w:t>d</w:t>
      </w:r>
      <w:r w:rsidR="00B255F3" w:rsidRPr="00A775CA">
        <w:t>ocumentation</w:t>
      </w:r>
      <w:r w:rsidRPr="00A775CA">
        <w:t>:</w:t>
      </w:r>
    </w:p>
    <w:tbl>
      <w:tblPr>
        <w:tblW w:w="8711" w:type="dxa"/>
        <w:tblInd w:w="96" w:type="dxa"/>
        <w:tblLook w:val="0000"/>
      </w:tblPr>
      <w:tblGrid>
        <w:gridCol w:w="330"/>
        <w:gridCol w:w="1186"/>
        <w:gridCol w:w="1448"/>
        <w:gridCol w:w="1217"/>
        <w:gridCol w:w="709"/>
        <w:gridCol w:w="1186"/>
        <w:gridCol w:w="1471"/>
        <w:gridCol w:w="1164"/>
      </w:tblGrid>
      <w:tr w:rsidR="00DA7E7F" w:rsidRPr="00D42D17" w:rsidTr="00526AA5">
        <w:trPr>
          <w:trHeight w:val="264"/>
        </w:trPr>
        <w:tc>
          <w:tcPr>
            <w:tcW w:w="0" w:type="auto"/>
            <w:tcBorders>
              <w:top w:val="single" w:sz="4" w:space="0" w:color="auto"/>
              <w:left w:val="single" w:sz="4" w:space="0" w:color="auto"/>
              <w:bottom w:val="single" w:sz="4" w:space="0" w:color="auto"/>
              <w:right w:val="single" w:sz="4" w:space="0" w:color="auto"/>
            </w:tcBorders>
            <w:shd w:val="clear" w:color="auto" w:fill="CCCCFF"/>
            <w:vAlign w:val="center"/>
          </w:tcPr>
          <w:p w:rsidR="005C2290" w:rsidRPr="00D42D17" w:rsidRDefault="00A775CA">
            <w:pPr>
              <w:ind w:left="-68" w:right="-74"/>
              <w:jc w:val="center"/>
              <w:rPr>
                <w:lang w:eastAsia="ja-JP"/>
              </w:rPr>
            </w:pPr>
            <w:r w:rsidRPr="00A775CA">
              <w:rPr>
                <w:lang w:eastAsia="ja-JP"/>
              </w:rPr>
              <w:t>No</w:t>
            </w:r>
          </w:p>
        </w:tc>
        <w:tc>
          <w:tcPr>
            <w:tcW w:w="1186" w:type="dxa"/>
            <w:tcBorders>
              <w:top w:val="single" w:sz="4" w:space="0" w:color="auto"/>
              <w:left w:val="single" w:sz="4" w:space="0" w:color="auto"/>
              <w:bottom w:val="single" w:sz="4" w:space="0" w:color="auto"/>
              <w:right w:val="single" w:sz="4" w:space="0" w:color="auto"/>
            </w:tcBorders>
            <w:shd w:val="clear" w:color="auto" w:fill="CCCCFF"/>
            <w:vAlign w:val="center"/>
          </w:tcPr>
          <w:p w:rsidR="005C2290" w:rsidRPr="00D42D17" w:rsidRDefault="00A775CA">
            <w:pPr>
              <w:ind w:left="-68" w:right="-74"/>
              <w:jc w:val="center"/>
              <w:rPr>
                <w:lang w:eastAsia="ja-JP"/>
              </w:rPr>
            </w:pPr>
            <w:r w:rsidRPr="00A775CA">
              <w:rPr>
                <w:lang w:eastAsia="ja-JP"/>
              </w:rPr>
              <w:t>Location</w:t>
            </w:r>
          </w:p>
        </w:tc>
        <w:tc>
          <w:tcPr>
            <w:tcW w:w="1448" w:type="dxa"/>
            <w:tcBorders>
              <w:top w:val="single" w:sz="4" w:space="0" w:color="auto"/>
              <w:left w:val="single" w:sz="4" w:space="0" w:color="auto"/>
              <w:bottom w:val="single" w:sz="4" w:space="0" w:color="auto"/>
              <w:right w:val="single" w:sz="4" w:space="0" w:color="auto"/>
            </w:tcBorders>
            <w:shd w:val="clear" w:color="auto" w:fill="CCCCFF"/>
            <w:vAlign w:val="center"/>
          </w:tcPr>
          <w:p w:rsidR="005C2290" w:rsidRPr="00D42D17" w:rsidRDefault="00A775CA">
            <w:pPr>
              <w:ind w:left="-68" w:right="-74"/>
              <w:jc w:val="center"/>
              <w:rPr>
                <w:lang w:eastAsia="ja-JP"/>
              </w:rPr>
            </w:pPr>
            <w:r w:rsidRPr="00A775CA">
              <w:rPr>
                <w:lang w:eastAsia="ja-JP"/>
              </w:rPr>
              <w:t>Package</w:t>
            </w:r>
          </w:p>
        </w:tc>
        <w:tc>
          <w:tcPr>
            <w:tcW w:w="1217" w:type="dxa"/>
            <w:tcBorders>
              <w:top w:val="single" w:sz="4" w:space="0" w:color="auto"/>
              <w:left w:val="single" w:sz="4" w:space="0" w:color="auto"/>
              <w:bottom w:val="single" w:sz="4" w:space="0" w:color="auto"/>
              <w:right w:val="single" w:sz="4" w:space="0" w:color="auto"/>
            </w:tcBorders>
            <w:shd w:val="clear" w:color="auto" w:fill="CCCCFF"/>
            <w:vAlign w:val="center"/>
          </w:tcPr>
          <w:p w:rsidR="005C2290" w:rsidRPr="00D42D17" w:rsidRDefault="00A775CA">
            <w:pPr>
              <w:ind w:left="-68" w:right="-74"/>
              <w:jc w:val="center"/>
              <w:rPr>
                <w:lang w:eastAsia="ja-JP"/>
              </w:rPr>
            </w:pPr>
            <w:r w:rsidRPr="00A775CA">
              <w:rPr>
                <w:lang w:eastAsia="ja-JP"/>
              </w:rPr>
              <w:t>Package Abbreviation</w:t>
            </w:r>
          </w:p>
        </w:tc>
        <w:tc>
          <w:tcPr>
            <w:tcW w:w="709" w:type="dxa"/>
            <w:tcBorders>
              <w:top w:val="single" w:sz="4" w:space="0" w:color="auto"/>
              <w:left w:val="single" w:sz="4" w:space="0" w:color="auto"/>
              <w:bottom w:val="single" w:sz="4" w:space="0" w:color="auto"/>
              <w:right w:val="single" w:sz="4" w:space="0" w:color="auto"/>
            </w:tcBorders>
            <w:shd w:val="clear" w:color="auto" w:fill="CCCCFF"/>
            <w:vAlign w:val="center"/>
          </w:tcPr>
          <w:p w:rsidR="005C2290" w:rsidRPr="00D42D17" w:rsidRDefault="00A775CA">
            <w:pPr>
              <w:ind w:left="-68" w:right="-74"/>
              <w:jc w:val="center"/>
              <w:rPr>
                <w:lang w:eastAsia="ja-JP"/>
              </w:rPr>
            </w:pPr>
            <w:r w:rsidRPr="00A775CA">
              <w:rPr>
                <w:lang w:eastAsia="ja-JP"/>
              </w:rPr>
              <w:t>ICSS</w:t>
            </w:r>
          </w:p>
          <w:p w:rsidR="005C2290" w:rsidRPr="00D42D17" w:rsidRDefault="00A775CA">
            <w:pPr>
              <w:ind w:left="-68" w:right="-74"/>
              <w:jc w:val="center"/>
              <w:rPr>
                <w:lang w:eastAsia="ja-JP"/>
              </w:rPr>
            </w:pPr>
            <w:r w:rsidRPr="00A775CA">
              <w:rPr>
                <w:lang w:eastAsia="ja-JP"/>
              </w:rPr>
              <w:t>Code</w:t>
            </w:r>
          </w:p>
        </w:tc>
        <w:tc>
          <w:tcPr>
            <w:tcW w:w="1186" w:type="dxa"/>
            <w:tcBorders>
              <w:top w:val="single" w:sz="4" w:space="0" w:color="auto"/>
              <w:left w:val="single" w:sz="4" w:space="0" w:color="auto"/>
              <w:bottom w:val="single" w:sz="4" w:space="0" w:color="auto"/>
              <w:right w:val="single" w:sz="4" w:space="0" w:color="auto"/>
            </w:tcBorders>
            <w:shd w:val="clear" w:color="auto" w:fill="CCCCFF"/>
            <w:vAlign w:val="center"/>
          </w:tcPr>
          <w:p w:rsidR="005C2290" w:rsidRPr="00D42D17" w:rsidRDefault="00A775CA">
            <w:pPr>
              <w:ind w:left="-68" w:right="-74"/>
              <w:jc w:val="center"/>
              <w:rPr>
                <w:lang w:eastAsia="ja-JP"/>
              </w:rPr>
            </w:pPr>
            <w:r w:rsidRPr="00A775CA">
              <w:rPr>
                <w:lang w:eastAsia="ja-JP"/>
              </w:rPr>
              <w:t>EPC Abbreviation</w:t>
            </w:r>
          </w:p>
        </w:tc>
        <w:tc>
          <w:tcPr>
            <w:tcW w:w="1471" w:type="dxa"/>
            <w:tcBorders>
              <w:top w:val="single" w:sz="4" w:space="0" w:color="auto"/>
              <w:left w:val="single" w:sz="4" w:space="0" w:color="auto"/>
              <w:bottom w:val="single" w:sz="4" w:space="0" w:color="auto"/>
              <w:right w:val="single" w:sz="4" w:space="0" w:color="auto"/>
            </w:tcBorders>
            <w:shd w:val="clear" w:color="auto" w:fill="CCCCFF"/>
            <w:vAlign w:val="center"/>
          </w:tcPr>
          <w:p w:rsidR="005C2290" w:rsidRPr="00D42D17" w:rsidRDefault="00A775CA">
            <w:pPr>
              <w:ind w:left="-68" w:right="-74"/>
              <w:jc w:val="center"/>
              <w:rPr>
                <w:lang w:eastAsia="ja-JP"/>
              </w:rPr>
            </w:pPr>
            <w:r w:rsidRPr="00A775CA">
              <w:rPr>
                <w:lang w:eastAsia="ja-JP"/>
              </w:rPr>
              <w:t>EPC Contractor</w:t>
            </w:r>
          </w:p>
        </w:tc>
        <w:tc>
          <w:tcPr>
            <w:tcW w:w="1164" w:type="dxa"/>
            <w:tcBorders>
              <w:top w:val="single" w:sz="4" w:space="0" w:color="auto"/>
              <w:left w:val="single" w:sz="4" w:space="0" w:color="auto"/>
              <w:bottom w:val="single" w:sz="4" w:space="0" w:color="auto"/>
              <w:right w:val="single" w:sz="4" w:space="0" w:color="auto"/>
            </w:tcBorders>
            <w:shd w:val="clear" w:color="auto" w:fill="CCCCFF"/>
            <w:vAlign w:val="center"/>
          </w:tcPr>
          <w:p w:rsidR="005C2290" w:rsidRPr="00D42D17" w:rsidRDefault="00A775CA">
            <w:pPr>
              <w:ind w:left="-68" w:right="-74"/>
              <w:jc w:val="center"/>
              <w:rPr>
                <w:lang w:eastAsia="ja-JP"/>
              </w:rPr>
            </w:pPr>
            <w:r w:rsidRPr="00A775CA">
              <w:rPr>
                <w:lang w:eastAsia="ja-JP"/>
              </w:rPr>
              <w:t>Eng. Location</w:t>
            </w:r>
          </w:p>
        </w:tc>
      </w:tr>
      <w:tr w:rsidR="002514BA" w:rsidRPr="00D42D17" w:rsidTr="00FD69E3">
        <w:trPr>
          <w:trHeight w:val="981"/>
        </w:trPr>
        <w:tc>
          <w:tcPr>
            <w:tcW w:w="0" w:type="auto"/>
            <w:tcBorders>
              <w:top w:val="nil"/>
              <w:left w:val="single" w:sz="4" w:space="0" w:color="auto"/>
              <w:bottom w:val="single" w:sz="4" w:space="0" w:color="auto"/>
              <w:right w:val="single" w:sz="4" w:space="0" w:color="auto"/>
            </w:tcBorders>
            <w:shd w:val="clear" w:color="auto" w:fill="D6E3BC"/>
            <w:vAlign w:val="center"/>
          </w:tcPr>
          <w:p w:rsidR="007404D4" w:rsidRDefault="00A775CA" w:rsidP="003C69AF">
            <w:pPr>
              <w:spacing w:beforeLines="40" w:afterLines="40"/>
              <w:ind w:left="-68" w:right="-74"/>
              <w:jc w:val="center"/>
              <w:rPr>
                <w:lang w:eastAsia="ja-JP"/>
              </w:rPr>
            </w:pPr>
            <w:r w:rsidRPr="00A775CA">
              <w:rPr>
                <w:lang w:eastAsia="ja-JP"/>
              </w:rPr>
              <w:t>1</w:t>
            </w:r>
          </w:p>
        </w:tc>
        <w:tc>
          <w:tcPr>
            <w:tcW w:w="1186" w:type="dxa"/>
            <w:tcBorders>
              <w:top w:val="nil"/>
              <w:left w:val="single" w:sz="4" w:space="0" w:color="auto"/>
              <w:bottom w:val="single" w:sz="4" w:space="0" w:color="auto"/>
              <w:right w:val="single" w:sz="4" w:space="0" w:color="auto"/>
            </w:tcBorders>
            <w:shd w:val="clear" w:color="auto" w:fill="D6E3BC"/>
            <w:vAlign w:val="center"/>
          </w:tcPr>
          <w:p w:rsidR="007404D4" w:rsidRDefault="00A775CA" w:rsidP="003C69AF">
            <w:pPr>
              <w:spacing w:beforeLines="40" w:afterLines="40"/>
              <w:ind w:left="-68" w:right="-74"/>
              <w:jc w:val="center"/>
              <w:rPr>
                <w:lang w:eastAsia="ja-JP"/>
              </w:rPr>
            </w:pPr>
            <w:r w:rsidRPr="00A775CA">
              <w:rPr>
                <w:lang w:eastAsia="ja-JP"/>
              </w:rPr>
              <w:t>ONSHORE</w:t>
            </w:r>
          </w:p>
        </w:tc>
        <w:tc>
          <w:tcPr>
            <w:tcW w:w="1448" w:type="dxa"/>
            <w:tcBorders>
              <w:top w:val="nil"/>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b/>
                <w:lang w:eastAsia="ja-JP"/>
              </w:rPr>
            </w:pPr>
            <w:r w:rsidRPr="00A775CA">
              <w:rPr>
                <w:b/>
                <w:lang w:eastAsia="ja-JP"/>
              </w:rPr>
              <w:t>LNG Facilities</w:t>
            </w:r>
          </w:p>
        </w:tc>
        <w:tc>
          <w:tcPr>
            <w:tcW w:w="1217" w:type="dxa"/>
            <w:tcBorders>
              <w:top w:val="nil"/>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LNG</w:t>
            </w:r>
          </w:p>
        </w:tc>
        <w:tc>
          <w:tcPr>
            <w:tcW w:w="709" w:type="dxa"/>
            <w:tcBorders>
              <w:top w:val="nil"/>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LN</w:t>
            </w:r>
          </w:p>
        </w:tc>
        <w:tc>
          <w:tcPr>
            <w:tcW w:w="1186" w:type="dxa"/>
            <w:tcBorders>
              <w:top w:val="nil"/>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JKC</w:t>
            </w:r>
          </w:p>
          <w:p w:rsidR="00071553" w:rsidRDefault="00A775CA" w:rsidP="003C69AF">
            <w:pPr>
              <w:spacing w:beforeLines="40" w:afterLines="40"/>
              <w:ind w:left="-68" w:right="-74"/>
              <w:jc w:val="center"/>
              <w:rPr>
                <w:lang w:eastAsia="ja-JP"/>
              </w:rPr>
            </w:pPr>
            <w:r w:rsidRPr="00A775CA">
              <w:rPr>
                <w:lang w:eastAsia="ja-JP"/>
              </w:rPr>
              <w:t xml:space="preserve">Note-1 </w:t>
            </w:r>
          </w:p>
        </w:tc>
        <w:tc>
          <w:tcPr>
            <w:tcW w:w="1471" w:type="dxa"/>
            <w:tcBorders>
              <w:top w:val="nil"/>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JKC</w:t>
            </w:r>
          </w:p>
        </w:tc>
        <w:tc>
          <w:tcPr>
            <w:tcW w:w="1164" w:type="dxa"/>
            <w:tcBorders>
              <w:top w:val="nil"/>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Japan</w:t>
            </w:r>
          </w:p>
        </w:tc>
      </w:tr>
      <w:tr w:rsidR="00C1030D" w:rsidRPr="00D42D17" w:rsidTr="00FD69E3">
        <w:trPr>
          <w:trHeight w:val="423"/>
        </w:trPr>
        <w:tc>
          <w:tcPr>
            <w:tcW w:w="0" w:type="auto"/>
            <w:vMerge w:val="restart"/>
            <w:tcBorders>
              <w:top w:val="nil"/>
              <w:left w:val="single" w:sz="4" w:space="0" w:color="auto"/>
              <w:right w:val="single" w:sz="4" w:space="0" w:color="auto"/>
            </w:tcBorders>
            <w:shd w:val="clear" w:color="auto" w:fill="B6DDE8"/>
            <w:vAlign w:val="center"/>
          </w:tcPr>
          <w:p w:rsidR="007404D4" w:rsidRDefault="00A775CA" w:rsidP="003C69AF">
            <w:pPr>
              <w:spacing w:beforeLines="40" w:afterLines="40"/>
              <w:ind w:left="-68" w:right="-74"/>
              <w:jc w:val="center"/>
              <w:rPr>
                <w:lang w:eastAsia="ja-JP"/>
              </w:rPr>
            </w:pPr>
            <w:r w:rsidRPr="00A775CA">
              <w:rPr>
                <w:lang w:eastAsia="ja-JP"/>
              </w:rPr>
              <w:t>2</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B6DDE8"/>
            <w:vAlign w:val="center"/>
          </w:tcPr>
          <w:p w:rsidR="007404D4" w:rsidRDefault="00A775CA" w:rsidP="003C69AF">
            <w:pPr>
              <w:spacing w:beforeLines="40" w:afterLines="40"/>
              <w:ind w:left="-68" w:right="-74"/>
              <w:jc w:val="center"/>
              <w:rPr>
                <w:lang w:eastAsia="ja-JP"/>
              </w:rPr>
            </w:pPr>
            <w:r w:rsidRPr="00A775CA">
              <w:rPr>
                <w:lang w:eastAsia="ja-JP"/>
              </w:rPr>
              <w:t>OFFSHORE</w:t>
            </w:r>
          </w:p>
        </w:tc>
        <w:tc>
          <w:tcPr>
            <w:tcW w:w="1448" w:type="dxa"/>
            <w:vMerge w:val="restart"/>
            <w:tcBorders>
              <w:top w:val="nil"/>
              <w:left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b/>
                <w:lang w:eastAsia="ja-JP"/>
              </w:rPr>
              <w:t>CPF</w:t>
            </w:r>
          </w:p>
        </w:tc>
        <w:tc>
          <w:tcPr>
            <w:tcW w:w="1217" w:type="dxa"/>
            <w:tcBorders>
              <w:top w:val="single" w:sz="4" w:space="0" w:color="auto"/>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Top Side</w:t>
            </w:r>
          </w:p>
        </w:tc>
        <w:tc>
          <w:tcPr>
            <w:tcW w:w="709" w:type="dxa"/>
            <w:tcBorders>
              <w:top w:val="single" w:sz="4" w:space="0" w:color="auto"/>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BT</w:t>
            </w:r>
          </w:p>
        </w:tc>
        <w:tc>
          <w:tcPr>
            <w:tcW w:w="1186" w:type="dxa"/>
            <w:tcBorders>
              <w:top w:val="single" w:sz="4" w:space="0" w:color="auto"/>
              <w:left w:val="single" w:sz="4" w:space="0" w:color="auto"/>
              <w:bottom w:val="single" w:sz="4" w:space="0" w:color="auto"/>
              <w:right w:val="single" w:sz="4" w:space="0" w:color="auto"/>
            </w:tcBorders>
            <w:shd w:val="clear" w:color="auto" w:fill="auto"/>
            <w:vAlign w:val="center"/>
          </w:tcPr>
          <w:p w:rsidR="00071553" w:rsidRDefault="00A775CA" w:rsidP="003C69AF">
            <w:pPr>
              <w:spacing w:beforeLines="40" w:afterLines="40"/>
              <w:ind w:left="-68" w:right="-74"/>
              <w:jc w:val="center"/>
              <w:rPr>
                <w:lang w:eastAsia="ja-JP"/>
              </w:rPr>
            </w:pPr>
            <w:r w:rsidRPr="00A775CA">
              <w:rPr>
                <w:color w:val="808080"/>
                <w:lang w:eastAsia="ja-JP"/>
              </w:rPr>
              <w:t>TBA</w:t>
            </w:r>
          </w:p>
        </w:tc>
        <w:tc>
          <w:tcPr>
            <w:tcW w:w="1471" w:type="dxa"/>
            <w:tcBorders>
              <w:top w:val="nil"/>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rFonts w:eastAsia="SimSun"/>
                <w:color w:val="808080"/>
                <w:lang w:eastAsia="zh-CN"/>
              </w:rPr>
            </w:pPr>
            <w:r w:rsidRPr="00A775CA">
              <w:rPr>
                <w:color w:val="808080"/>
                <w:lang w:eastAsia="ja-JP"/>
              </w:rPr>
              <w:t>TBA</w:t>
            </w:r>
          </w:p>
        </w:tc>
        <w:tc>
          <w:tcPr>
            <w:tcW w:w="1164" w:type="dxa"/>
            <w:tcBorders>
              <w:top w:val="nil"/>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color w:val="808080"/>
                <w:lang w:eastAsia="ja-JP"/>
              </w:rPr>
            </w:pPr>
            <w:r w:rsidRPr="00A775CA">
              <w:rPr>
                <w:color w:val="808080"/>
                <w:lang w:eastAsia="ja-JP"/>
              </w:rPr>
              <w:t>TBA</w:t>
            </w:r>
          </w:p>
        </w:tc>
      </w:tr>
      <w:tr w:rsidR="00B255F3" w:rsidRPr="00D42D17" w:rsidTr="00FD69E3">
        <w:trPr>
          <w:trHeight w:val="531"/>
        </w:trPr>
        <w:tc>
          <w:tcPr>
            <w:tcW w:w="0" w:type="auto"/>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186" w:type="dxa"/>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448" w:type="dxa"/>
            <w:vMerge/>
            <w:tcBorders>
              <w:left w:val="single" w:sz="4" w:space="0" w:color="auto"/>
              <w:bottom w:val="single" w:sz="4" w:space="0" w:color="auto"/>
              <w:right w:val="single" w:sz="4" w:space="0" w:color="auto"/>
            </w:tcBorders>
            <w:vAlign w:val="center"/>
          </w:tcPr>
          <w:p w:rsidR="007404D4" w:rsidRDefault="007404D4" w:rsidP="003C69AF">
            <w:pPr>
              <w:spacing w:beforeLines="40" w:afterLines="40"/>
              <w:ind w:left="-68" w:right="-74"/>
              <w:jc w:val="center"/>
              <w:rPr>
                <w:lang w:eastAsia="ja-JP"/>
              </w:rPr>
            </w:pPr>
          </w:p>
        </w:tc>
        <w:tc>
          <w:tcPr>
            <w:tcW w:w="1217" w:type="dxa"/>
            <w:tcBorders>
              <w:top w:val="single" w:sz="4" w:space="0" w:color="auto"/>
              <w:left w:val="single" w:sz="4" w:space="0" w:color="auto"/>
              <w:right w:val="single" w:sz="4" w:space="0" w:color="auto"/>
            </w:tcBorders>
            <w:vAlign w:val="center"/>
          </w:tcPr>
          <w:p w:rsidR="007404D4" w:rsidRDefault="00B255F3" w:rsidP="003C69AF">
            <w:pPr>
              <w:spacing w:beforeLines="40" w:afterLines="40"/>
              <w:ind w:left="-68" w:right="-74"/>
              <w:jc w:val="center"/>
              <w:rPr>
                <w:lang w:eastAsia="ja-JP"/>
              </w:rPr>
            </w:pPr>
            <w:r>
              <w:rPr>
                <w:lang w:eastAsia="ja-JP"/>
              </w:rPr>
              <w:t xml:space="preserve">SPS </w:t>
            </w:r>
            <w:proofErr w:type="spellStart"/>
            <w:r>
              <w:rPr>
                <w:lang w:eastAsia="ja-JP"/>
              </w:rPr>
              <w:t>Integ</w:t>
            </w:r>
            <w:r w:rsidR="00FD69E3">
              <w:rPr>
                <w:lang w:eastAsia="ja-JP"/>
              </w:rPr>
              <w:t>r</w:t>
            </w:r>
            <w:proofErr w:type="spellEnd"/>
            <w:r>
              <w:rPr>
                <w:lang w:eastAsia="ja-JP"/>
              </w:rPr>
              <w:t>.</w:t>
            </w:r>
          </w:p>
        </w:tc>
        <w:tc>
          <w:tcPr>
            <w:tcW w:w="709" w:type="dxa"/>
            <w:tcBorders>
              <w:top w:val="single" w:sz="4" w:space="0" w:color="auto"/>
              <w:left w:val="single" w:sz="4" w:space="0" w:color="auto"/>
              <w:right w:val="single" w:sz="4" w:space="0" w:color="auto"/>
            </w:tcBorders>
            <w:vAlign w:val="center"/>
          </w:tcPr>
          <w:p w:rsidR="007404D4" w:rsidRDefault="00B255F3" w:rsidP="003C69AF">
            <w:pPr>
              <w:spacing w:beforeLines="40" w:afterLines="40"/>
              <w:ind w:left="-68" w:right="-74"/>
              <w:jc w:val="center"/>
              <w:rPr>
                <w:lang w:eastAsia="ja-JP"/>
              </w:rPr>
            </w:pPr>
            <w:r>
              <w:rPr>
                <w:lang w:eastAsia="ja-JP"/>
              </w:rPr>
              <w:t>BS</w:t>
            </w:r>
          </w:p>
        </w:tc>
        <w:tc>
          <w:tcPr>
            <w:tcW w:w="1186" w:type="dxa"/>
            <w:tcBorders>
              <w:top w:val="single" w:sz="4" w:space="0" w:color="auto"/>
              <w:left w:val="single" w:sz="4" w:space="0" w:color="auto"/>
              <w:right w:val="single" w:sz="4" w:space="0" w:color="auto"/>
            </w:tcBorders>
            <w:shd w:val="clear" w:color="auto" w:fill="auto"/>
            <w:vAlign w:val="center"/>
          </w:tcPr>
          <w:p w:rsidR="007404D4" w:rsidRDefault="00FD69E3" w:rsidP="003C69AF">
            <w:pPr>
              <w:spacing w:beforeLines="40" w:afterLines="40"/>
              <w:ind w:left="0" w:right="-74"/>
              <w:jc w:val="center"/>
              <w:rPr>
                <w:lang w:eastAsia="ja-JP"/>
              </w:rPr>
            </w:pPr>
            <w:r w:rsidRPr="00A775CA">
              <w:rPr>
                <w:color w:val="808080"/>
                <w:lang w:eastAsia="ja-JP"/>
              </w:rPr>
              <w:t>TBA</w:t>
            </w:r>
          </w:p>
        </w:tc>
        <w:tc>
          <w:tcPr>
            <w:tcW w:w="1471" w:type="dxa"/>
            <w:tcBorders>
              <w:top w:val="single" w:sz="4" w:space="0" w:color="auto"/>
              <w:left w:val="single" w:sz="4" w:space="0" w:color="auto"/>
              <w:bottom w:val="single" w:sz="4" w:space="0" w:color="auto"/>
              <w:right w:val="single" w:sz="4" w:space="0" w:color="auto"/>
            </w:tcBorders>
            <w:vAlign w:val="center"/>
          </w:tcPr>
          <w:p w:rsidR="007404D4" w:rsidRDefault="00FD69E3" w:rsidP="003C69AF">
            <w:pPr>
              <w:spacing w:beforeLines="40" w:afterLines="40"/>
              <w:ind w:left="-68" w:right="-74"/>
              <w:jc w:val="center"/>
              <w:rPr>
                <w:color w:val="808080"/>
                <w:lang w:eastAsia="ja-JP"/>
              </w:rPr>
            </w:pPr>
            <w:r w:rsidRPr="00A775CA">
              <w:rPr>
                <w:color w:val="808080"/>
                <w:lang w:eastAsia="ja-JP"/>
              </w:rPr>
              <w:t>TBA</w:t>
            </w:r>
          </w:p>
        </w:tc>
        <w:tc>
          <w:tcPr>
            <w:tcW w:w="1164" w:type="dxa"/>
            <w:tcBorders>
              <w:top w:val="single" w:sz="4" w:space="0" w:color="auto"/>
              <w:left w:val="single" w:sz="4" w:space="0" w:color="auto"/>
              <w:bottom w:val="single" w:sz="4" w:space="0" w:color="auto"/>
              <w:right w:val="single" w:sz="4" w:space="0" w:color="auto"/>
            </w:tcBorders>
            <w:vAlign w:val="center"/>
          </w:tcPr>
          <w:p w:rsidR="007404D4" w:rsidRDefault="00FD69E3" w:rsidP="003C69AF">
            <w:pPr>
              <w:spacing w:beforeLines="40" w:afterLines="40"/>
              <w:ind w:left="-68" w:right="-74"/>
              <w:jc w:val="center"/>
              <w:rPr>
                <w:color w:val="808080"/>
                <w:lang w:eastAsia="ja-JP"/>
              </w:rPr>
            </w:pPr>
            <w:r w:rsidRPr="00A775CA">
              <w:rPr>
                <w:color w:val="808080"/>
                <w:lang w:eastAsia="ja-JP"/>
              </w:rPr>
              <w:t>TBA</w:t>
            </w:r>
          </w:p>
        </w:tc>
      </w:tr>
      <w:tr w:rsidR="00C1030D" w:rsidRPr="00D42D17" w:rsidTr="00FD69E3">
        <w:trPr>
          <w:trHeight w:val="531"/>
        </w:trPr>
        <w:tc>
          <w:tcPr>
            <w:tcW w:w="0" w:type="auto"/>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186" w:type="dxa"/>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448" w:type="dxa"/>
            <w:vMerge/>
            <w:tcBorders>
              <w:left w:val="single" w:sz="4" w:space="0" w:color="auto"/>
              <w:bottom w:val="single" w:sz="4" w:space="0" w:color="auto"/>
              <w:right w:val="single" w:sz="4" w:space="0" w:color="auto"/>
            </w:tcBorders>
            <w:vAlign w:val="center"/>
          </w:tcPr>
          <w:p w:rsidR="007404D4" w:rsidRDefault="007404D4" w:rsidP="003C69AF">
            <w:pPr>
              <w:spacing w:beforeLines="40" w:afterLines="40"/>
              <w:ind w:left="-68" w:right="-74"/>
              <w:jc w:val="center"/>
              <w:rPr>
                <w:lang w:eastAsia="ja-JP"/>
              </w:rPr>
            </w:pPr>
          </w:p>
        </w:tc>
        <w:tc>
          <w:tcPr>
            <w:tcW w:w="1217" w:type="dxa"/>
            <w:tcBorders>
              <w:top w:val="single" w:sz="4" w:space="0" w:color="auto"/>
              <w:left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Hull</w:t>
            </w:r>
          </w:p>
        </w:tc>
        <w:tc>
          <w:tcPr>
            <w:tcW w:w="709" w:type="dxa"/>
            <w:tcBorders>
              <w:top w:val="single" w:sz="4" w:space="0" w:color="auto"/>
              <w:left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BH</w:t>
            </w:r>
          </w:p>
        </w:tc>
        <w:tc>
          <w:tcPr>
            <w:tcW w:w="1186" w:type="dxa"/>
            <w:tcBorders>
              <w:top w:val="single" w:sz="4" w:space="0" w:color="auto"/>
              <w:left w:val="single" w:sz="4" w:space="0" w:color="auto"/>
              <w:right w:val="single" w:sz="4" w:space="0" w:color="auto"/>
            </w:tcBorders>
            <w:shd w:val="clear" w:color="auto" w:fill="auto"/>
            <w:vAlign w:val="center"/>
          </w:tcPr>
          <w:p w:rsidR="00071553" w:rsidRDefault="00071553" w:rsidP="003C69AF">
            <w:pPr>
              <w:spacing w:beforeLines="40" w:afterLines="40"/>
              <w:ind w:left="0" w:right="-74"/>
              <w:jc w:val="center"/>
              <w:rPr>
                <w:lang w:eastAsia="ja-JP"/>
              </w:rPr>
            </w:pPr>
            <w:r w:rsidRPr="00071553">
              <w:rPr>
                <w:color w:val="808080" w:themeColor="background1" w:themeShade="80"/>
                <w:lang w:eastAsia="ja-JP"/>
              </w:rPr>
              <w:t>TBA</w:t>
            </w:r>
          </w:p>
        </w:tc>
        <w:tc>
          <w:tcPr>
            <w:tcW w:w="1471" w:type="dxa"/>
            <w:tcBorders>
              <w:top w:val="single" w:sz="4" w:space="0" w:color="auto"/>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color w:val="808080"/>
                <w:lang w:eastAsia="ja-JP"/>
              </w:rPr>
            </w:pPr>
            <w:r w:rsidRPr="00A775CA">
              <w:rPr>
                <w:color w:val="808080"/>
                <w:lang w:eastAsia="ja-JP"/>
              </w:rPr>
              <w:t>TBA</w:t>
            </w:r>
          </w:p>
        </w:tc>
        <w:tc>
          <w:tcPr>
            <w:tcW w:w="1164" w:type="dxa"/>
            <w:tcBorders>
              <w:top w:val="single" w:sz="4" w:space="0" w:color="auto"/>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color w:val="808080"/>
                <w:lang w:eastAsia="zh-CN"/>
              </w:rPr>
            </w:pPr>
            <w:r w:rsidRPr="00A775CA">
              <w:rPr>
                <w:color w:val="808080"/>
                <w:lang w:eastAsia="ja-JP"/>
              </w:rPr>
              <w:t>TBA</w:t>
            </w:r>
          </w:p>
        </w:tc>
      </w:tr>
      <w:tr w:rsidR="00C1030D" w:rsidRPr="00D42D17" w:rsidTr="00FD69E3">
        <w:trPr>
          <w:trHeight w:val="264"/>
        </w:trPr>
        <w:tc>
          <w:tcPr>
            <w:tcW w:w="0" w:type="auto"/>
            <w:vMerge w:val="restart"/>
            <w:tcBorders>
              <w:top w:val="nil"/>
              <w:left w:val="single" w:sz="4" w:space="0" w:color="auto"/>
              <w:right w:val="single" w:sz="4" w:space="0" w:color="auto"/>
            </w:tcBorders>
            <w:shd w:val="clear" w:color="auto" w:fill="B6DDE8"/>
            <w:vAlign w:val="center"/>
          </w:tcPr>
          <w:p w:rsidR="007404D4" w:rsidRDefault="00A775CA" w:rsidP="003C69AF">
            <w:pPr>
              <w:spacing w:beforeLines="40" w:afterLines="40"/>
              <w:ind w:left="-68" w:right="-74"/>
              <w:jc w:val="center"/>
              <w:rPr>
                <w:lang w:eastAsia="ja-JP"/>
              </w:rPr>
            </w:pPr>
            <w:r w:rsidRPr="00A775CA">
              <w:rPr>
                <w:lang w:eastAsia="ja-JP"/>
              </w:rPr>
              <w:t>3</w:t>
            </w:r>
          </w:p>
        </w:tc>
        <w:tc>
          <w:tcPr>
            <w:tcW w:w="1186" w:type="dxa"/>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448" w:type="dxa"/>
            <w:vMerge w:val="restart"/>
            <w:tcBorders>
              <w:top w:val="nil"/>
              <w:left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b/>
                <w:lang w:eastAsia="ja-JP"/>
              </w:rPr>
              <w:t>FPSO</w:t>
            </w:r>
          </w:p>
        </w:tc>
        <w:tc>
          <w:tcPr>
            <w:tcW w:w="1217" w:type="dxa"/>
            <w:tcBorders>
              <w:top w:val="single" w:sz="4" w:space="0" w:color="auto"/>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lang w:eastAsia="ja-JP"/>
              </w:rPr>
            </w:pPr>
            <w:r w:rsidRPr="00A775CA">
              <w:rPr>
                <w:lang w:eastAsia="ja-JP"/>
              </w:rPr>
              <w:t>Top Side</w:t>
            </w:r>
          </w:p>
        </w:tc>
        <w:tc>
          <w:tcPr>
            <w:tcW w:w="709" w:type="dxa"/>
            <w:tcBorders>
              <w:top w:val="single" w:sz="4" w:space="0" w:color="auto"/>
              <w:left w:val="single" w:sz="4" w:space="0" w:color="auto"/>
              <w:bottom w:val="single" w:sz="4" w:space="0" w:color="auto"/>
              <w:right w:val="single" w:sz="4" w:space="0" w:color="auto"/>
            </w:tcBorders>
            <w:vAlign w:val="center"/>
          </w:tcPr>
          <w:p w:rsidR="00071553" w:rsidRDefault="00FD69E3" w:rsidP="003C69AF">
            <w:pPr>
              <w:spacing w:beforeLines="40" w:afterLines="40"/>
              <w:ind w:left="-68" w:right="-74"/>
              <w:jc w:val="center"/>
              <w:rPr>
                <w:lang w:eastAsia="ja-JP"/>
              </w:rPr>
            </w:pPr>
            <w:r w:rsidRPr="00A775CA">
              <w:rPr>
                <w:lang w:eastAsia="ja-JP"/>
              </w:rPr>
              <w:t>S</w:t>
            </w:r>
            <w:r>
              <w:rPr>
                <w:lang w:eastAsia="ja-JP"/>
              </w:rPr>
              <w:t>T</w:t>
            </w:r>
          </w:p>
        </w:tc>
        <w:tc>
          <w:tcPr>
            <w:tcW w:w="1186" w:type="dxa"/>
            <w:tcBorders>
              <w:top w:val="single" w:sz="4" w:space="0" w:color="auto"/>
              <w:left w:val="single" w:sz="4" w:space="0" w:color="auto"/>
              <w:bottom w:val="single" w:sz="4" w:space="0" w:color="auto"/>
              <w:right w:val="single" w:sz="4" w:space="0" w:color="auto"/>
            </w:tcBorders>
            <w:shd w:val="clear" w:color="auto" w:fill="auto"/>
            <w:vAlign w:val="center"/>
          </w:tcPr>
          <w:p w:rsidR="00071553" w:rsidRDefault="00A775CA" w:rsidP="003C69AF">
            <w:pPr>
              <w:spacing w:beforeLines="40" w:afterLines="40"/>
              <w:ind w:left="-68" w:right="-74"/>
              <w:jc w:val="center"/>
              <w:rPr>
                <w:lang w:eastAsia="ja-JP"/>
              </w:rPr>
            </w:pPr>
            <w:r w:rsidRPr="00A775CA">
              <w:rPr>
                <w:color w:val="808080"/>
                <w:lang w:eastAsia="ja-JP"/>
              </w:rPr>
              <w:t>TBA</w:t>
            </w:r>
          </w:p>
        </w:tc>
        <w:tc>
          <w:tcPr>
            <w:tcW w:w="1471" w:type="dxa"/>
            <w:tcBorders>
              <w:top w:val="single" w:sz="4" w:space="0" w:color="auto"/>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color w:val="808080"/>
                <w:lang w:eastAsia="ja-JP"/>
              </w:rPr>
            </w:pPr>
            <w:r w:rsidRPr="00A775CA">
              <w:rPr>
                <w:color w:val="808080"/>
                <w:lang w:eastAsia="ja-JP"/>
              </w:rPr>
              <w:t>TBA</w:t>
            </w:r>
          </w:p>
        </w:tc>
        <w:tc>
          <w:tcPr>
            <w:tcW w:w="1164" w:type="dxa"/>
            <w:tcBorders>
              <w:top w:val="single" w:sz="4" w:space="0" w:color="auto"/>
              <w:left w:val="single" w:sz="4" w:space="0" w:color="auto"/>
              <w:bottom w:val="single" w:sz="4" w:space="0" w:color="auto"/>
              <w:right w:val="single" w:sz="4" w:space="0" w:color="auto"/>
            </w:tcBorders>
            <w:vAlign w:val="center"/>
          </w:tcPr>
          <w:p w:rsidR="007404D4" w:rsidRDefault="00A775CA" w:rsidP="003C69AF">
            <w:pPr>
              <w:spacing w:beforeLines="40" w:afterLines="40"/>
              <w:ind w:left="-68" w:right="-74"/>
              <w:jc w:val="center"/>
              <w:rPr>
                <w:color w:val="808080"/>
                <w:lang w:eastAsia="ja-JP"/>
              </w:rPr>
            </w:pPr>
            <w:r w:rsidRPr="00A775CA">
              <w:rPr>
                <w:color w:val="808080"/>
                <w:lang w:eastAsia="ja-JP"/>
              </w:rPr>
              <w:t>TBA</w:t>
            </w:r>
          </w:p>
        </w:tc>
      </w:tr>
      <w:tr w:rsidR="00B255F3" w:rsidRPr="00D42D17" w:rsidTr="00FD69E3">
        <w:trPr>
          <w:trHeight w:val="264"/>
        </w:trPr>
        <w:tc>
          <w:tcPr>
            <w:tcW w:w="0" w:type="auto"/>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186" w:type="dxa"/>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448" w:type="dxa"/>
            <w:vMerge/>
            <w:tcBorders>
              <w:left w:val="single" w:sz="4" w:space="0" w:color="auto"/>
              <w:bottom w:val="single" w:sz="4" w:space="0" w:color="auto"/>
              <w:right w:val="single" w:sz="4" w:space="0" w:color="auto"/>
            </w:tcBorders>
            <w:vAlign w:val="center"/>
          </w:tcPr>
          <w:p w:rsidR="007404D4" w:rsidRDefault="007404D4" w:rsidP="003C69AF">
            <w:pPr>
              <w:spacing w:beforeLines="40" w:afterLines="40"/>
              <w:ind w:left="-68" w:right="-74"/>
              <w:jc w:val="center"/>
              <w:rPr>
                <w:lang w:eastAsia="ja-JP"/>
              </w:rPr>
            </w:pPr>
          </w:p>
        </w:tc>
        <w:tc>
          <w:tcPr>
            <w:tcW w:w="1217" w:type="dxa"/>
            <w:tcBorders>
              <w:top w:val="single" w:sz="4" w:space="0" w:color="auto"/>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lang w:eastAsia="ja-JP"/>
              </w:rPr>
            </w:pPr>
            <w:r>
              <w:rPr>
                <w:lang w:eastAsia="ja-JP"/>
              </w:rPr>
              <w:t>Turret</w:t>
            </w:r>
          </w:p>
        </w:tc>
        <w:tc>
          <w:tcPr>
            <w:tcW w:w="709" w:type="dxa"/>
            <w:tcBorders>
              <w:top w:val="single" w:sz="4" w:space="0" w:color="auto"/>
              <w:left w:val="single" w:sz="4" w:space="0" w:color="auto"/>
              <w:bottom w:val="single" w:sz="4" w:space="0" w:color="auto"/>
              <w:right w:val="single" w:sz="4" w:space="0" w:color="auto"/>
            </w:tcBorders>
            <w:vAlign w:val="center"/>
          </w:tcPr>
          <w:p w:rsidR="00071553" w:rsidRDefault="00B255F3" w:rsidP="003C69AF">
            <w:pPr>
              <w:spacing w:beforeLines="40" w:afterLines="40"/>
              <w:ind w:left="-68" w:right="-74"/>
              <w:jc w:val="center"/>
              <w:rPr>
                <w:lang w:eastAsia="ja-JP"/>
              </w:rPr>
            </w:pPr>
            <w:r w:rsidRPr="00A775CA">
              <w:rPr>
                <w:lang w:eastAsia="ja-JP"/>
              </w:rPr>
              <w:t>S</w:t>
            </w:r>
            <w:r w:rsidR="00FD69E3">
              <w:rPr>
                <w:lang w:eastAsia="ja-JP"/>
              </w:rPr>
              <w:t>R</w:t>
            </w:r>
          </w:p>
        </w:tc>
        <w:tc>
          <w:tcPr>
            <w:tcW w:w="1186" w:type="dxa"/>
            <w:tcBorders>
              <w:top w:val="single" w:sz="4" w:space="0" w:color="auto"/>
              <w:left w:val="single" w:sz="4" w:space="0" w:color="auto"/>
              <w:bottom w:val="single" w:sz="4" w:space="0" w:color="auto"/>
              <w:right w:val="single" w:sz="4" w:space="0" w:color="auto"/>
            </w:tcBorders>
            <w:shd w:val="clear" w:color="auto" w:fill="auto"/>
            <w:vAlign w:val="center"/>
          </w:tcPr>
          <w:p w:rsidR="00071553" w:rsidRDefault="00B255F3" w:rsidP="003C69AF">
            <w:pPr>
              <w:spacing w:beforeLines="40" w:afterLines="40"/>
              <w:ind w:left="-68" w:right="-74"/>
              <w:jc w:val="center"/>
              <w:rPr>
                <w:color w:val="808080"/>
                <w:lang w:eastAsia="ja-JP"/>
              </w:rPr>
            </w:pPr>
            <w:r w:rsidRPr="00A775CA">
              <w:rPr>
                <w:color w:val="808080"/>
                <w:lang w:eastAsia="ja-JP"/>
              </w:rPr>
              <w:t>TBA</w:t>
            </w:r>
          </w:p>
        </w:tc>
        <w:tc>
          <w:tcPr>
            <w:tcW w:w="1471" w:type="dxa"/>
            <w:tcBorders>
              <w:top w:val="nil"/>
              <w:left w:val="single" w:sz="4" w:space="0" w:color="auto"/>
              <w:bottom w:val="single" w:sz="4" w:space="0" w:color="auto"/>
              <w:right w:val="single" w:sz="4" w:space="0" w:color="auto"/>
            </w:tcBorders>
            <w:vAlign w:val="center"/>
          </w:tcPr>
          <w:p w:rsidR="007404D4" w:rsidRDefault="00071553" w:rsidP="003C69AF">
            <w:pPr>
              <w:spacing w:beforeLines="40" w:afterLines="40"/>
              <w:ind w:left="-68" w:right="-74"/>
              <w:jc w:val="center"/>
              <w:rPr>
                <w:lang w:eastAsia="ja-JP"/>
              </w:rPr>
            </w:pPr>
            <w:r w:rsidRPr="00071553">
              <w:rPr>
                <w:lang w:eastAsia="ja-JP"/>
              </w:rPr>
              <w:t>SBM</w:t>
            </w:r>
          </w:p>
        </w:tc>
        <w:tc>
          <w:tcPr>
            <w:tcW w:w="1164" w:type="dxa"/>
            <w:tcBorders>
              <w:top w:val="nil"/>
              <w:left w:val="single" w:sz="4" w:space="0" w:color="auto"/>
              <w:bottom w:val="single" w:sz="4" w:space="0" w:color="auto"/>
              <w:right w:val="single" w:sz="4" w:space="0" w:color="auto"/>
            </w:tcBorders>
            <w:vAlign w:val="center"/>
          </w:tcPr>
          <w:p w:rsidR="007404D4" w:rsidRDefault="00D328E7" w:rsidP="003C69AF">
            <w:pPr>
              <w:spacing w:beforeLines="40" w:afterLines="40"/>
              <w:ind w:left="-68" w:right="-74"/>
              <w:jc w:val="center"/>
              <w:rPr>
                <w:lang w:eastAsia="ja-JP"/>
              </w:rPr>
            </w:pPr>
            <w:r>
              <w:rPr>
                <w:lang w:eastAsia="ja-JP"/>
              </w:rPr>
              <w:t>UK/MY</w:t>
            </w:r>
          </w:p>
        </w:tc>
      </w:tr>
      <w:tr w:rsidR="00B255F3" w:rsidRPr="00D42D17" w:rsidTr="00FD69E3">
        <w:trPr>
          <w:trHeight w:val="264"/>
        </w:trPr>
        <w:tc>
          <w:tcPr>
            <w:tcW w:w="0" w:type="auto"/>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186" w:type="dxa"/>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448" w:type="dxa"/>
            <w:vMerge/>
            <w:tcBorders>
              <w:left w:val="single" w:sz="4" w:space="0" w:color="auto"/>
              <w:bottom w:val="single" w:sz="4" w:space="0" w:color="auto"/>
              <w:right w:val="single" w:sz="4" w:space="0" w:color="auto"/>
            </w:tcBorders>
            <w:vAlign w:val="center"/>
          </w:tcPr>
          <w:p w:rsidR="007404D4" w:rsidRDefault="007404D4" w:rsidP="003C69AF">
            <w:pPr>
              <w:spacing w:beforeLines="40" w:afterLines="40"/>
              <w:ind w:left="-68" w:right="-74"/>
              <w:jc w:val="center"/>
              <w:rPr>
                <w:lang w:eastAsia="ja-JP"/>
              </w:rPr>
            </w:pPr>
          </w:p>
        </w:tc>
        <w:tc>
          <w:tcPr>
            <w:tcW w:w="1217" w:type="dxa"/>
            <w:tcBorders>
              <w:top w:val="single" w:sz="4" w:space="0" w:color="auto"/>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lang w:eastAsia="ja-JP"/>
              </w:rPr>
            </w:pPr>
            <w:r w:rsidRPr="00A775CA">
              <w:rPr>
                <w:lang w:eastAsia="ja-JP"/>
              </w:rPr>
              <w:t>Hull</w:t>
            </w:r>
          </w:p>
        </w:tc>
        <w:tc>
          <w:tcPr>
            <w:tcW w:w="709" w:type="dxa"/>
            <w:tcBorders>
              <w:top w:val="single" w:sz="4" w:space="0" w:color="auto"/>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sz w:val="16"/>
                <w:lang w:eastAsia="ja-JP"/>
              </w:rPr>
            </w:pPr>
            <w:r w:rsidRPr="00A775CA">
              <w:rPr>
                <w:lang w:eastAsia="ja-JP"/>
              </w:rPr>
              <w:t>SH</w:t>
            </w:r>
          </w:p>
        </w:tc>
        <w:tc>
          <w:tcPr>
            <w:tcW w:w="1186" w:type="dxa"/>
            <w:tcBorders>
              <w:top w:val="single" w:sz="4" w:space="0" w:color="auto"/>
              <w:left w:val="single" w:sz="4" w:space="0" w:color="auto"/>
              <w:bottom w:val="single" w:sz="4" w:space="0" w:color="auto"/>
              <w:right w:val="single" w:sz="4" w:space="0" w:color="auto"/>
            </w:tcBorders>
            <w:shd w:val="clear" w:color="auto" w:fill="auto"/>
            <w:vAlign w:val="center"/>
          </w:tcPr>
          <w:p w:rsidR="00071553" w:rsidRDefault="00B255F3" w:rsidP="003C69AF">
            <w:pPr>
              <w:spacing w:beforeLines="40" w:afterLines="40"/>
              <w:ind w:left="-68" w:right="-74"/>
              <w:jc w:val="center"/>
              <w:rPr>
                <w:lang w:eastAsia="ja-JP"/>
              </w:rPr>
            </w:pPr>
            <w:r w:rsidRPr="00A775CA">
              <w:rPr>
                <w:color w:val="808080"/>
                <w:lang w:eastAsia="ja-JP"/>
              </w:rPr>
              <w:t>TBA</w:t>
            </w:r>
          </w:p>
        </w:tc>
        <w:tc>
          <w:tcPr>
            <w:tcW w:w="1471" w:type="dxa"/>
            <w:tcBorders>
              <w:top w:val="nil"/>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color w:val="808080"/>
                <w:lang w:eastAsia="ja-JP"/>
              </w:rPr>
            </w:pPr>
            <w:r w:rsidRPr="00A775CA">
              <w:rPr>
                <w:color w:val="808080"/>
                <w:lang w:eastAsia="ja-JP"/>
              </w:rPr>
              <w:t>TBA</w:t>
            </w:r>
          </w:p>
        </w:tc>
        <w:tc>
          <w:tcPr>
            <w:tcW w:w="1164" w:type="dxa"/>
            <w:tcBorders>
              <w:top w:val="nil"/>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color w:val="808080"/>
                <w:lang w:eastAsia="ja-JP"/>
              </w:rPr>
            </w:pPr>
            <w:r w:rsidRPr="00A775CA">
              <w:rPr>
                <w:color w:val="808080"/>
                <w:lang w:eastAsia="ja-JP"/>
              </w:rPr>
              <w:t>TBA</w:t>
            </w:r>
          </w:p>
        </w:tc>
      </w:tr>
      <w:tr w:rsidR="00B255F3" w:rsidRPr="00D42D17" w:rsidTr="00FD69E3">
        <w:trPr>
          <w:trHeight w:val="264"/>
        </w:trPr>
        <w:tc>
          <w:tcPr>
            <w:tcW w:w="0" w:type="auto"/>
            <w:tcBorders>
              <w:top w:val="nil"/>
              <w:left w:val="single" w:sz="4" w:space="0" w:color="auto"/>
              <w:bottom w:val="single" w:sz="4" w:space="0" w:color="auto"/>
              <w:right w:val="single" w:sz="4" w:space="0" w:color="auto"/>
            </w:tcBorders>
            <w:shd w:val="clear" w:color="auto" w:fill="B6DDE8"/>
            <w:vAlign w:val="center"/>
          </w:tcPr>
          <w:p w:rsidR="007404D4" w:rsidRDefault="00FD69E3" w:rsidP="003C69AF">
            <w:pPr>
              <w:spacing w:beforeLines="40" w:afterLines="40"/>
              <w:ind w:left="-68" w:right="-74"/>
              <w:jc w:val="center"/>
              <w:rPr>
                <w:lang w:eastAsia="ja-JP"/>
              </w:rPr>
            </w:pPr>
            <w:r>
              <w:rPr>
                <w:lang w:eastAsia="ja-JP"/>
              </w:rPr>
              <w:t>4</w:t>
            </w:r>
          </w:p>
        </w:tc>
        <w:tc>
          <w:tcPr>
            <w:tcW w:w="1186" w:type="dxa"/>
            <w:vMerge/>
            <w:tcBorders>
              <w:left w:val="single" w:sz="4" w:space="0" w:color="auto"/>
              <w:bottom w:val="single" w:sz="4" w:space="0" w:color="auto"/>
              <w:right w:val="single" w:sz="4" w:space="0" w:color="auto"/>
            </w:tcBorders>
            <w:shd w:val="clear" w:color="auto" w:fill="B6DDE8"/>
            <w:vAlign w:val="center"/>
          </w:tcPr>
          <w:p w:rsidR="007404D4" w:rsidRDefault="007404D4" w:rsidP="003C69AF">
            <w:pPr>
              <w:spacing w:beforeLines="40" w:afterLines="40"/>
              <w:ind w:left="-68" w:right="-74"/>
              <w:jc w:val="center"/>
              <w:rPr>
                <w:lang w:eastAsia="ja-JP"/>
              </w:rPr>
            </w:pPr>
          </w:p>
        </w:tc>
        <w:tc>
          <w:tcPr>
            <w:tcW w:w="1448" w:type="dxa"/>
            <w:tcBorders>
              <w:top w:val="nil"/>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b/>
                <w:lang w:eastAsia="ja-JP"/>
              </w:rPr>
            </w:pPr>
            <w:r w:rsidRPr="00A775CA">
              <w:rPr>
                <w:b/>
                <w:lang w:eastAsia="ja-JP"/>
              </w:rPr>
              <w:t>Subsea Production System</w:t>
            </w:r>
          </w:p>
        </w:tc>
        <w:tc>
          <w:tcPr>
            <w:tcW w:w="1217" w:type="dxa"/>
            <w:tcBorders>
              <w:top w:val="nil"/>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lang w:eastAsia="ja-JP"/>
              </w:rPr>
            </w:pPr>
            <w:r w:rsidRPr="00A775CA">
              <w:rPr>
                <w:lang w:eastAsia="ja-JP"/>
              </w:rPr>
              <w:t>SPS</w:t>
            </w:r>
          </w:p>
        </w:tc>
        <w:tc>
          <w:tcPr>
            <w:tcW w:w="709" w:type="dxa"/>
            <w:tcBorders>
              <w:top w:val="nil"/>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lang w:eastAsia="ja-JP"/>
              </w:rPr>
            </w:pPr>
            <w:r w:rsidRPr="00A775CA">
              <w:rPr>
                <w:lang w:eastAsia="ja-JP"/>
              </w:rPr>
              <w:t>US</w:t>
            </w:r>
          </w:p>
        </w:tc>
        <w:tc>
          <w:tcPr>
            <w:tcW w:w="1186" w:type="dxa"/>
            <w:tcBorders>
              <w:top w:val="nil"/>
              <w:left w:val="single" w:sz="4" w:space="0" w:color="auto"/>
              <w:bottom w:val="single" w:sz="4" w:space="0" w:color="auto"/>
              <w:right w:val="single" w:sz="4" w:space="0" w:color="auto"/>
            </w:tcBorders>
            <w:vAlign w:val="center"/>
          </w:tcPr>
          <w:p w:rsidR="00071553" w:rsidRDefault="00B255F3" w:rsidP="003C69AF">
            <w:pPr>
              <w:spacing w:beforeLines="40" w:afterLines="40"/>
              <w:ind w:left="-68" w:right="-74"/>
              <w:jc w:val="center"/>
              <w:rPr>
                <w:lang w:eastAsia="ja-JP"/>
              </w:rPr>
            </w:pPr>
            <w:r w:rsidRPr="00A775CA">
              <w:rPr>
                <w:color w:val="808080"/>
                <w:lang w:eastAsia="ja-JP"/>
              </w:rPr>
              <w:t>TB</w:t>
            </w:r>
            <w:r w:rsidR="00FD69E3">
              <w:rPr>
                <w:color w:val="808080"/>
                <w:lang w:eastAsia="ja-JP"/>
              </w:rPr>
              <w:t>A</w:t>
            </w:r>
          </w:p>
        </w:tc>
        <w:tc>
          <w:tcPr>
            <w:tcW w:w="1471" w:type="dxa"/>
            <w:tcBorders>
              <w:top w:val="nil"/>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color w:val="808080"/>
                <w:lang w:eastAsia="ja-JP"/>
              </w:rPr>
            </w:pPr>
            <w:r w:rsidRPr="00A775CA">
              <w:rPr>
                <w:color w:val="808080"/>
                <w:lang w:eastAsia="ja-JP"/>
              </w:rPr>
              <w:t>TBA</w:t>
            </w:r>
          </w:p>
        </w:tc>
        <w:tc>
          <w:tcPr>
            <w:tcW w:w="1164" w:type="dxa"/>
            <w:tcBorders>
              <w:top w:val="nil"/>
              <w:left w:val="single" w:sz="4" w:space="0" w:color="auto"/>
              <w:bottom w:val="single" w:sz="4" w:space="0" w:color="auto"/>
              <w:right w:val="single" w:sz="4" w:space="0" w:color="auto"/>
            </w:tcBorders>
            <w:vAlign w:val="center"/>
          </w:tcPr>
          <w:p w:rsidR="007404D4" w:rsidRDefault="00B255F3" w:rsidP="003C69AF">
            <w:pPr>
              <w:spacing w:beforeLines="40" w:afterLines="40"/>
              <w:ind w:left="-68" w:right="-74"/>
              <w:jc w:val="center"/>
              <w:rPr>
                <w:color w:val="808080"/>
                <w:lang w:eastAsia="ja-JP"/>
              </w:rPr>
            </w:pPr>
            <w:r w:rsidRPr="00A775CA">
              <w:rPr>
                <w:color w:val="808080"/>
                <w:lang w:eastAsia="ja-JP"/>
              </w:rPr>
              <w:t xml:space="preserve">TBA </w:t>
            </w:r>
          </w:p>
        </w:tc>
      </w:tr>
    </w:tbl>
    <w:p w:rsidR="00FD69E3" w:rsidRDefault="00FD69E3" w:rsidP="002514BA">
      <w:pPr>
        <w:ind w:left="540" w:hanging="540"/>
      </w:pPr>
    </w:p>
    <w:p w:rsidR="002514BA" w:rsidRPr="00D42D17" w:rsidRDefault="00A775CA" w:rsidP="002514BA">
      <w:pPr>
        <w:ind w:left="540" w:hanging="540"/>
      </w:pPr>
      <w:r w:rsidRPr="00A775CA">
        <w:t>Note: This table is the register of the potential future ICSS Contracts, ICSS Code assigned here shall be used throughout ICSS documentation.</w:t>
      </w:r>
    </w:p>
    <w:p w:rsidR="00547D13" w:rsidRPr="00D42D17" w:rsidRDefault="00A775CA" w:rsidP="00654A45">
      <w:pPr>
        <w:ind w:left="540" w:hanging="540"/>
      </w:pPr>
      <w:r w:rsidRPr="00A775CA">
        <w:t>Note 1:</w:t>
      </w:r>
      <w:r w:rsidRPr="00A775CA">
        <w:tab/>
        <w:t>Joint Venture</w:t>
      </w:r>
    </w:p>
    <w:p w:rsidR="005F0B8F" w:rsidRDefault="00A775CA" w:rsidP="00654A45">
      <w:pPr>
        <w:ind w:left="540" w:hanging="540"/>
      </w:pPr>
      <w:r w:rsidRPr="00A775CA">
        <w:t>Note 2:</w:t>
      </w:r>
      <w:r w:rsidRPr="00A775CA">
        <w:tab/>
        <w:t xml:space="preserve">TBA (To Be Advised); subject to change during </w:t>
      </w:r>
      <w:r w:rsidR="00FD69E3">
        <w:t xml:space="preserve">PRE-FID/ </w:t>
      </w:r>
      <w:r w:rsidRPr="00A775CA">
        <w:t>ITT</w:t>
      </w:r>
      <w:r w:rsidR="00FD69E3">
        <w:t xml:space="preserve"> phases</w:t>
      </w:r>
      <w:r w:rsidRPr="00A775CA">
        <w:t>.</w:t>
      </w:r>
    </w:p>
    <w:p w:rsidR="00E12AF5" w:rsidRDefault="00E12AF5" w:rsidP="00654A45">
      <w:pPr>
        <w:ind w:left="540" w:hanging="540"/>
      </w:pPr>
    </w:p>
    <w:p w:rsidR="00E12AF5" w:rsidRDefault="00E12AF5" w:rsidP="00E12AF5">
      <w:pPr>
        <w:ind w:left="0"/>
        <w:rPr>
          <w:rFonts w:cs="Arial"/>
        </w:rPr>
      </w:pPr>
    </w:p>
    <w:p w:rsidR="00E12AF5" w:rsidRPr="004D6A33" w:rsidRDefault="00E12AF5" w:rsidP="00E12AF5">
      <w:pPr>
        <w:ind w:left="0"/>
        <w:rPr>
          <w:rFonts w:cs="Arial"/>
        </w:rPr>
      </w:pPr>
      <w:r w:rsidRPr="004D6A33">
        <w:rPr>
          <w:rFonts w:cs="Arial"/>
        </w:rPr>
        <w:t>The Definitions used in this document are listed below:</w:t>
      </w:r>
    </w:p>
    <w:p w:rsidR="00E12AF5" w:rsidRPr="004D6A33" w:rsidRDefault="00E12AF5" w:rsidP="00E12AF5">
      <w:pPr>
        <w:autoSpaceDE w:val="0"/>
        <w:autoSpaceDN w:val="0"/>
        <w:adjustRightInd w:val="0"/>
        <w:ind w:left="0" w:firstLine="567"/>
        <w:rPr>
          <w:rFonts w:cs="Arial"/>
          <w:lang w:eastAsia="ja-JP"/>
        </w:rPr>
      </w:pPr>
    </w:p>
    <w:p w:rsidR="00E12AF5" w:rsidRDefault="00E12AF5" w:rsidP="00E12AF5">
      <w:pPr>
        <w:pStyle w:val="L1Bullet1"/>
      </w:pPr>
      <w:r w:rsidRPr="004D6A33">
        <w:t>Company</w:t>
      </w:r>
      <w:r w:rsidRPr="004D6A33">
        <w:tab/>
        <w:t>:  INPEX Operation Pty Ltd</w:t>
      </w:r>
    </w:p>
    <w:p w:rsidR="00E12AF5" w:rsidRDefault="00E12AF5" w:rsidP="00E12AF5">
      <w:pPr>
        <w:autoSpaceDE w:val="0"/>
        <w:autoSpaceDN w:val="0"/>
        <w:adjustRightInd w:val="0"/>
        <w:ind w:left="0"/>
        <w:rPr>
          <w:rFonts w:cs="Arial"/>
          <w:lang w:eastAsia="ja-JP"/>
        </w:rPr>
      </w:pPr>
    </w:p>
    <w:p w:rsidR="00E12AF5" w:rsidRDefault="00E12AF5" w:rsidP="00E12AF5">
      <w:pPr>
        <w:pStyle w:val="L1Bullet1"/>
      </w:pPr>
      <w:r w:rsidRPr="004D6A33">
        <w:t xml:space="preserve">EPC </w:t>
      </w:r>
      <w:r>
        <w:t>Contractor</w:t>
      </w:r>
      <w:r w:rsidRPr="004D6A33">
        <w:t>: Contractor responsible for</w:t>
      </w:r>
      <w:r>
        <w:t xml:space="preserve"> the facility </w:t>
      </w:r>
      <w:r w:rsidRPr="004D6A33">
        <w:t>Engineering, Procurement and/or Construction.</w:t>
      </w:r>
    </w:p>
    <w:p w:rsidR="00E12AF5" w:rsidRPr="00D42D17" w:rsidRDefault="00E12AF5" w:rsidP="00654A45">
      <w:pPr>
        <w:ind w:left="540" w:hanging="540"/>
      </w:pPr>
    </w:p>
    <w:p w:rsidR="00064447" w:rsidRPr="00D42D17" w:rsidRDefault="00AC2259" w:rsidP="00547D13">
      <w:pPr>
        <w:pStyle w:val="Heading1"/>
        <w:rPr>
          <w:rFonts w:hint="eastAsia"/>
        </w:rPr>
      </w:pPr>
      <w:bookmarkStart w:id="596" w:name="_Toc307434597"/>
      <w:bookmarkStart w:id="597" w:name="_Toc307447316"/>
      <w:bookmarkStart w:id="598" w:name="_Toc307476969"/>
      <w:bookmarkStart w:id="599" w:name="_Toc274495003"/>
      <w:bookmarkStart w:id="600" w:name="_Toc308600713"/>
      <w:bookmarkEnd w:id="591"/>
      <w:bookmarkEnd w:id="592"/>
      <w:bookmarkEnd w:id="596"/>
      <w:bookmarkEnd w:id="597"/>
      <w:bookmarkEnd w:id="598"/>
      <w:bookmarkEnd w:id="599"/>
      <w:r>
        <w:lastRenderedPageBreak/>
        <w:t>ICSS Supplier</w:t>
      </w:r>
      <w:r w:rsidR="00A775CA" w:rsidRPr="00A775CA">
        <w:t xml:space="preserve"> Project Scope of </w:t>
      </w:r>
      <w:bookmarkEnd w:id="594"/>
      <w:bookmarkEnd w:id="595"/>
      <w:r w:rsidR="00A775CA" w:rsidRPr="00A775CA">
        <w:t>Work</w:t>
      </w:r>
      <w:bookmarkEnd w:id="600"/>
    </w:p>
    <w:p w:rsidR="00064447" w:rsidRPr="00D42D17" w:rsidRDefault="00A775CA" w:rsidP="00064447">
      <w:pPr>
        <w:pStyle w:val="Heading2"/>
        <w:rPr>
          <w:rFonts w:hint="eastAsia"/>
        </w:rPr>
      </w:pPr>
      <w:bookmarkStart w:id="601" w:name="_Toc308600714"/>
      <w:r w:rsidRPr="00A775CA">
        <w:rPr>
          <w:b/>
        </w:rPr>
        <w:t xml:space="preserve">ICSS Package Scope of Work – By </w:t>
      </w:r>
      <w:r w:rsidR="00AC2259">
        <w:rPr>
          <w:b/>
        </w:rPr>
        <w:t>ICSS Supplier</w:t>
      </w:r>
      <w:bookmarkEnd w:id="601"/>
    </w:p>
    <w:p w:rsidR="00064447" w:rsidRDefault="00A775CA" w:rsidP="000E60DD">
      <w:pPr>
        <w:pStyle w:val="L1Normal"/>
      </w:pPr>
      <w:r w:rsidRPr="00A775CA">
        <w:t>The following are a brief description of ICSS packages to be included in the scope of work.</w:t>
      </w:r>
    </w:p>
    <w:p w:rsidR="00D328E7" w:rsidRDefault="00D328E7" w:rsidP="00D328E7">
      <w:pPr>
        <w:pStyle w:val="L1Normal"/>
      </w:pPr>
      <w:r>
        <w:t xml:space="preserve">ICSS </w:t>
      </w:r>
      <w:r w:rsidR="00E12AF5">
        <w:t xml:space="preserve">Supplier </w:t>
      </w:r>
      <w:r>
        <w:t xml:space="preserve">consists of main two </w:t>
      </w:r>
      <w:r w:rsidR="00E12AF5">
        <w:t xml:space="preserve">major </w:t>
      </w:r>
      <w:r>
        <w:t>suppliers and manufacturer respectively:</w:t>
      </w:r>
    </w:p>
    <w:p w:rsidR="00E12AF5" w:rsidRDefault="00E12AF5" w:rsidP="00E12AF5">
      <w:pPr>
        <w:pStyle w:val="L1Bullet1"/>
        <w:numPr>
          <w:ilvl w:val="0"/>
          <w:numId w:val="50"/>
        </w:numPr>
      </w:pPr>
      <w:r w:rsidRPr="003B1DA2">
        <w:t>Yokogawa Australia (YAU)</w:t>
      </w:r>
      <w:r w:rsidRPr="004D6A33">
        <w:t>, ICSS project e</w:t>
      </w:r>
      <w:r w:rsidRPr="003B1DA2">
        <w:t xml:space="preserve">xecution </w:t>
      </w:r>
      <w:r w:rsidRPr="004D6A33">
        <w:t>is implemented by</w:t>
      </w:r>
      <w:r w:rsidRPr="003B1DA2">
        <w:t xml:space="preserve"> Yokogawa Engineering Asia Pte </w:t>
      </w:r>
      <w:r w:rsidRPr="004D6A33">
        <w:t>L</w:t>
      </w:r>
      <w:r w:rsidRPr="003B1DA2">
        <w:t>td</w:t>
      </w:r>
      <w:r w:rsidRPr="004D6A33">
        <w:t xml:space="preserve"> Singapore (YEA). YEA is the main automation supplier including services, equipment fabrication or material </w:t>
      </w:r>
      <w:r w:rsidR="006B0325" w:rsidRPr="004D6A33">
        <w:t>and responsible</w:t>
      </w:r>
      <w:r w:rsidRPr="004D6A33">
        <w:t xml:space="preserve"> for the supply of services, equipment and material regarding the entire ICSS.</w:t>
      </w:r>
    </w:p>
    <w:p w:rsidR="00E12AF5" w:rsidRDefault="00E12AF5" w:rsidP="00E12AF5">
      <w:pPr>
        <w:pStyle w:val="L1Bullet1"/>
        <w:numPr>
          <w:ilvl w:val="0"/>
          <w:numId w:val="50"/>
        </w:numPr>
      </w:pPr>
      <w:r w:rsidRPr="004D6A33">
        <w:t xml:space="preserve">Hima Australia Pty Ltd , project execution is implemented by HIMA Paul Hildebrandt GmbH + Co KG the supplier of services, equipment fabrication or material of all  Safety Systems and responsible for the supply of services, equipment and material regarding the Safety Systems (SIS,HIPS,FGS,AFS) </w:t>
      </w:r>
    </w:p>
    <w:p w:rsidR="00C547F9" w:rsidRDefault="00D328E7">
      <w:pPr>
        <w:pStyle w:val="L1Normal"/>
      </w:pPr>
      <w:r>
        <w:t xml:space="preserve">Yokogawa is the main ICSS supplier and Hima a sub-supplier of Yokogawa for all Safety Systems. </w:t>
      </w:r>
    </w:p>
    <w:p w:rsidR="00071553" w:rsidRDefault="00BF4E4C" w:rsidP="00071553">
      <w:pPr>
        <w:pStyle w:val="Heading3"/>
      </w:pPr>
      <w:r>
        <w:t>ICSS Packages</w:t>
      </w:r>
    </w:p>
    <w:p w:rsidR="00D328E7" w:rsidRDefault="00D328E7" w:rsidP="00D328E7">
      <w:pPr>
        <w:pStyle w:val="L1Normal"/>
      </w:pPr>
      <w:r>
        <w:t xml:space="preserve">The ICSS </w:t>
      </w:r>
      <w:r w:rsidR="00BF4E4C">
        <w:t>is segmented into multiple packages such as</w:t>
      </w:r>
      <w:r>
        <w:t xml:space="preserve">: </w:t>
      </w:r>
    </w:p>
    <w:p w:rsidR="00071553" w:rsidRPr="003C69AF" w:rsidRDefault="00D328E7" w:rsidP="00071553">
      <w:pPr>
        <w:pStyle w:val="L1Bullet1"/>
        <w:rPr>
          <w:highlight w:val="yellow"/>
        </w:rPr>
      </w:pPr>
      <w:r w:rsidRPr="003C69AF">
        <w:rPr>
          <w:highlight w:val="yellow"/>
        </w:rPr>
        <w:t xml:space="preserve">LNG facilities </w:t>
      </w:r>
      <w:r w:rsidRPr="003C69AF">
        <w:rPr>
          <w:highlight w:val="yellow"/>
        </w:rPr>
        <w:tab/>
      </w:r>
      <w:r w:rsidRPr="003C69AF">
        <w:rPr>
          <w:highlight w:val="yellow"/>
        </w:rPr>
        <w:tab/>
      </w:r>
      <w:r w:rsidRPr="003C69AF">
        <w:rPr>
          <w:highlight w:val="yellow"/>
        </w:rPr>
        <w:tab/>
      </w:r>
      <w:r w:rsidRPr="003C69AF">
        <w:rPr>
          <w:highlight w:val="yellow"/>
        </w:rPr>
        <w:tab/>
      </w:r>
      <w:r w:rsidRPr="003C69AF">
        <w:rPr>
          <w:highlight w:val="yellow"/>
        </w:rPr>
        <w:tab/>
        <w:t>(800451-Onshore-LNG)</w:t>
      </w:r>
    </w:p>
    <w:p w:rsidR="00D328E7" w:rsidRDefault="00D328E7" w:rsidP="00D328E7">
      <w:pPr>
        <w:pStyle w:val="L1Bullet1"/>
      </w:pPr>
      <w:r>
        <w:t xml:space="preserve">CPF </w:t>
      </w:r>
      <w:r>
        <w:tab/>
      </w:r>
      <w:r>
        <w:tab/>
      </w:r>
      <w:r>
        <w:tab/>
      </w:r>
      <w:r>
        <w:tab/>
      </w:r>
      <w:r>
        <w:tab/>
      </w:r>
      <w:r>
        <w:tab/>
        <w:t>(800449-Offshore-CPF)</w:t>
      </w:r>
    </w:p>
    <w:p w:rsidR="00D328E7" w:rsidRDefault="00D328E7" w:rsidP="00D328E7">
      <w:pPr>
        <w:pStyle w:val="L1Bullet1"/>
      </w:pPr>
      <w:r>
        <w:t xml:space="preserve">SPS </w:t>
      </w:r>
      <w:r>
        <w:tab/>
      </w:r>
      <w:r>
        <w:tab/>
      </w:r>
      <w:r>
        <w:tab/>
      </w:r>
      <w:r>
        <w:tab/>
      </w:r>
      <w:r>
        <w:tab/>
      </w:r>
      <w:r>
        <w:tab/>
        <w:t>(800nnn-Offshore-SPS)</w:t>
      </w:r>
    </w:p>
    <w:p w:rsidR="00071553" w:rsidRDefault="00D328E7" w:rsidP="00071553">
      <w:pPr>
        <w:pStyle w:val="L1Bullet1"/>
      </w:pPr>
      <w:r>
        <w:t xml:space="preserve">FPSO </w:t>
      </w:r>
      <w:r>
        <w:tab/>
      </w:r>
      <w:r>
        <w:tab/>
      </w:r>
      <w:r>
        <w:tab/>
      </w:r>
      <w:r>
        <w:tab/>
      </w:r>
      <w:r>
        <w:tab/>
      </w:r>
      <w:r>
        <w:tab/>
        <w:t>(800447-Offshore-FPSO)</w:t>
      </w:r>
    </w:p>
    <w:p w:rsidR="00071553" w:rsidRDefault="00D328E7" w:rsidP="00071553">
      <w:pPr>
        <w:pStyle w:val="L1Bullet1"/>
      </w:pPr>
      <w:r>
        <w:t xml:space="preserve">FPSO Turret </w:t>
      </w:r>
      <w:r>
        <w:tab/>
      </w:r>
      <w:r>
        <w:tab/>
      </w:r>
      <w:r>
        <w:tab/>
      </w:r>
      <w:r>
        <w:tab/>
      </w:r>
      <w:r>
        <w:tab/>
        <w:t>(800448-Offshore-FPSO-Turret)</w:t>
      </w:r>
    </w:p>
    <w:p w:rsidR="00071553" w:rsidRDefault="00D328E7" w:rsidP="00071553">
      <w:pPr>
        <w:pStyle w:val="L1Bullet1"/>
      </w:pPr>
      <w:r>
        <w:t xml:space="preserve">Subsea to CPF to SPS Integration </w:t>
      </w:r>
      <w:r>
        <w:tab/>
      </w:r>
      <w:r>
        <w:tab/>
        <w:t>(800449-SPS/CPF Integration)</w:t>
      </w:r>
    </w:p>
    <w:p w:rsidR="00071553" w:rsidRDefault="00D328E7" w:rsidP="00071553">
      <w:pPr>
        <w:pStyle w:val="L1Bullet1"/>
      </w:pPr>
      <w:r>
        <w:t xml:space="preserve">Inpex Operation Pty Ltd </w:t>
      </w:r>
      <w:r>
        <w:tab/>
      </w:r>
      <w:r>
        <w:tab/>
      </w:r>
      <w:r>
        <w:tab/>
        <w:t>(800519-To Company)</w:t>
      </w:r>
    </w:p>
    <w:p w:rsidR="00071553" w:rsidRDefault="00071553" w:rsidP="00071553">
      <w:pPr>
        <w:pStyle w:val="L1Bullet1"/>
        <w:numPr>
          <w:ilvl w:val="0"/>
          <w:numId w:val="0"/>
        </w:numPr>
        <w:ind w:left="850" w:hanging="562"/>
      </w:pPr>
    </w:p>
    <w:p w:rsidR="00071553" w:rsidRDefault="00BF4E4C" w:rsidP="00071553">
      <w:pPr>
        <w:pStyle w:val="Heading3"/>
      </w:pPr>
      <w:r>
        <w:t xml:space="preserve">ICSS Scope </w:t>
      </w:r>
      <w:r w:rsidR="002C27FF">
        <w:t>o</w:t>
      </w:r>
      <w:r>
        <w:t>f Work</w:t>
      </w:r>
    </w:p>
    <w:p w:rsidR="00BF4E4C" w:rsidRDefault="00BF4E4C" w:rsidP="00BF4E4C">
      <w:pPr>
        <w:pStyle w:val="L1Normal"/>
      </w:pPr>
      <w:r>
        <w:t>Each ICSS Supplier</w:t>
      </w:r>
      <w:r w:rsidR="002C27FF">
        <w:t>’s</w:t>
      </w:r>
      <w:r>
        <w:t xml:space="preserve"> IPT</w:t>
      </w:r>
      <w:r w:rsidR="002C27FF">
        <w:t>(s)</w:t>
      </w:r>
      <w:r>
        <w:t xml:space="preserve"> scope of supplies </w:t>
      </w:r>
      <w:r w:rsidR="006B0325">
        <w:t>is</w:t>
      </w:r>
      <w:r>
        <w:t xml:space="preserve"> specified in:</w:t>
      </w:r>
    </w:p>
    <w:p w:rsidR="00C547F9" w:rsidRDefault="00BF4E4C">
      <w:pPr>
        <w:pStyle w:val="L1Normal"/>
      </w:pPr>
      <w:r>
        <w:sym w:font="Wingdings" w:char="F0EE"/>
      </w:r>
      <w:r>
        <w:t xml:space="preserve"> Refer to B810-AJ-SOW-0001</w:t>
      </w:r>
      <w:r>
        <w:tab/>
        <w:t xml:space="preserve">CPF </w:t>
      </w:r>
      <w:r>
        <w:tab/>
      </w:r>
      <w:r>
        <w:tab/>
      </w:r>
      <w:r>
        <w:tab/>
      </w:r>
      <w:r>
        <w:tab/>
        <w:t>ICSS EXHIBIT A.1 SOW</w:t>
      </w:r>
    </w:p>
    <w:p w:rsidR="00C547F9" w:rsidRDefault="00BF4E4C">
      <w:pPr>
        <w:pStyle w:val="L1Normal"/>
      </w:pPr>
      <w:r>
        <w:sym w:font="Wingdings" w:char="F0EE"/>
      </w:r>
      <w:r>
        <w:t xml:space="preserve"> Refer to B810-AJ-SOW-0002</w:t>
      </w:r>
      <w:r>
        <w:tab/>
        <w:t xml:space="preserve">CPF/SPS Integration Pkg. </w:t>
      </w:r>
      <w:r>
        <w:tab/>
        <w:t>ICSS EXHIBIT A.4 SOW</w:t>
      </w:r>
    </w:p>
    <w:p w:rsidR="00C547F9" w:rsidRDefault="00BF4E4C">
      <w:pPr>
        <w:pStyle w:val="L1Normal"/>
      </w:pPr>
      <w:r>
        <w:sym w:font="Wingdings" w:char="F0EE"/>
      </w:r>
      <w:r>
        <w:t xml:space="preserve"> Refer to S810-AJ-SOW-0001</w:t>
      </w:r>
      <w:r>
        <w:tab/>
        <w:t xml:space="preserve">FPSO </w:t>
      </w:r>
      <w:r>
        <w:tab/>
      </w:r>
      <w:r>
        <w:tab/>
      </w:r>
      <w:r>
        <w:tab/>
      </w:r>
      <w:r>
        <w:tab/>
        <w:t>ICSS EXHIBIT A.2 SOW</w:t>
      </w:r>
    </w:p>
    <w:p w:rsidR="00C547F9" w:rsidRDefault="00BF4E4C">
      <w:pPr>
        <w:pStyle w:val="L1Normal"/>
      </w:pPr>
      <w:r>
        <w:sym w:font="Wingdings" w:char="F0EE"/>
      </w:r>
      <w:r>
        <w:t xml:space="preserve"> Refer to S810-AJ-SOW-0002</w:t>
      </w:r>
      <w:r>
        <w:tab/>
        <w:t xml:space="preserve">FPSO Turret </w:t>
      </w:r>
      <w:r>
        <w:tab/>
      </w:r>
      <w:r>
        <w:tab/>
      </w:r>
      <w:r>
        <w:tab/>
        <w:t>ICSS EXHIBIT A.5 SOW</w:t>
      </w:r>
    </w:p>
    <w:p w:rsidR="00C547F9" w:rsidRDefault="00BF4E4C">
      <w:pPr>
        <w:pStyle w:val="L1Normal"/>
      </w:pPr>
      <w:r>
        <w:sym w:font="Wingdings" w:char="F0EE"/>
      </w:r>
      <w:r>
        <w:t xml:space="preserve"> </w:t>
      </w:r>
      <w:r w:rsidRPr="003C69AF">
        <w:rPr>
          <w:highlight w:val="yellow"/>
        </w:rPr>
        <w:t>Refer to L810-AJ-SOW-0001</w:t>
      </w:r>
      <w:r w:rsidRPr="003C69AF">
        <w:rPr>
          <w:highlight w:val="yellow"/>
        </w:rPr>
        <w:tab/>
        <w:t xml:space="preserve">LNG  </w:t>
      </w:r>
      <w:r w:rsidRPr="003C69AF">
        <w:rPr>
          <w:highlight w:val="yellow"/>
        </w:rPr>
        <w:tab/>
      </w:r>
      <w:r w:rsidRPr="003C69AF">
        <w:rPr>
          <w:highlight w:val="yellow"/>
        </w:rPr>
        <w:tab/>
      </w:r>
      <w:r w:rsidRPr="003C69AF">
        <w:rPr>
          <w:highlight w:val="yellow"/>
        </w:rPr>
        <w:tab/>
      </w:r>
      <w:r w:rsidRPr="003C69AF">
        <w:rPr>
          <w:highlight w:val="yellow"/>
        </w:rPr>
        <w:tab/>
        <w:t>ICSS EXHIBIT A.3 SOW</w:t>
      </w:r>
    </w:p>
    <w:p w:rsidR="00C547F9" w:rsidRDefault="00FE00F7">
      <w:pPr>
        <w:pStyle w:val="L1Normal"/>
      </w:pPr>
      <w:r>
        <w:sym w:font="Wingdings" w:char="F0EE"/>
      </w:r>
      <w:r>
        <w:t xml:space="preserve"> </w:t>
      </w:r>
      <w:r w:rsidRPr="00FE00F7">
        <w:t>Refer to C810-AJ-SOW-0001</w:t>
      </w:r>
      <w:r>
        <w:t xml:space="preserve"> </w:t>
      </w:r>
      <w:r w:rsidRPr="00FE00F7">
        <w:t>Service</w:t>
      </w:r>
      <w:r w:rsidR="002C27FF">
        <w:t>s</w:t>
      </w:r>
      <w:r w:rsidRPr="00FE00F7">
        <w:t xml:space="preserve"> to Company </w:t>
      </w:r>
      <w:r>
        <w:tab/>
      </w:r>
      <w:r>
        <w:tab/>
      </w:r>
      <w:r w:rsidRPr="00FE00F7">
        <w:t>ICSS EXHIBIT A.0 SOW</w:t>
      </w:r>
    </w:p>
    <w:p w:rsidR="003173FA" w:rsidRPr="00D42D17" w:rsidRDefault="00AC2259" w:rsidP="00E52AFE">
      <w:pPr>
        <w:pStyle w:val="Heading2"/>
        <w:rPr>
          <w:rFonts w:hint="eastAsia"/>
        </w:rPr>
      </w:pPr>
      <w:bookmarkStart w:id="602" w:name="_Toc307434600"/>
      <w:bookmarkStart w:id="603" w:name="_Toc307447319"/>
      <w:bookmarkStart w:id="604" w:name="_Toc307476972"/>
      <w:bookmarkStart w:id="605" w:name="_Toc307434601"/>
      <w:bookmarkStart w:id="606" w:name="_Toc307447320"/>
      <w:bookmarkStart w:id="607" w:name="_Toc307476973"/>
      <w:bookmarkStart w:id="608" w:name="_Toc307434602"/>
      <w:bookmarkStart w:id="609" w:name="_Toc307447321"/>
      <w:bookmarkStart w:id="610" w:name="_Toc307476974"/>
      <w:bookmarkStart w:id="611" w:name="_Toc307434603"/>
      <w:bookmarkStart w:id="612" w:name="_Toc307447322"/>
      <w:bookmarkStart w:id="613" w:name="_Toc307476975"/>
      <w:bookmarkStart w:id="614" w:name="_Toc307434604"/>
      <w:bookmarkStart w:id="615" w:name="_Toc307447323"/>
      <w:bookmarkStart w:id="616" w:name="_Toc307476976"/>
      <w:bookmarkStart w:id="617" w:name="_Toc307434605"/>
      <w:bookmarkStart w:id="618" w:name="_Toc307447324"/>
      <w:bookmarkStart w:id="619" w:name="_Toc307476977"/>
      <w:bookmarkStart w:id="620" w:name="_Toc307434606"/>
      <w:bookmarkStart w:id="621" w:name="_Toc307447325"/>
      <w:bookmarkStart w:id="622" w:name="_Toc307476978"/>
      <w:bookmarkStart w:id="623" w:name="_Toc307434607"/>
      <w:bookmarkStart w:id="624" w:name="_Toc307447326"/>
      <w:bookmarkStart w:id="625" w:name="_Toc307476979"/>
      <w:bookmarkStart w:id="626" w:name="_Toc307434608"/>
      <w:bookmarkStart w:id="627" w:name="_Toc307447327"/>
      <w:bookmarkStart w:id="628" w:name="_Toc307476980"/>
      <w:bookmarkStart w:id="629" w:name="_Toc307434609"/>
      <w:bookmarkStart w:id="630" w:name="_Toc307447328"/>
      <w:bookmarkStart w:id="631" w:name="_Toc307476981"/>
      <w:bookmarkStart w:id="632" w:name="_Toc307434610"/>
      <w:bookmarkStart w:id="633" w:name="_Toc307447329"/>
      <w:bookmarkStart w:id="634" w:name="_Toc307476982"/>
      <w:bookmarkStart w:id="635" w:name="_Toc307434611"/>
      <w:bookmarkStart w:id="636" w:name="_Toc307447330"/>
      <w:bookmarkStart w:id="637" w:name="_Toc307476983"/>
      <w:bookmarkStart w:id="638" w:name="_Toc307434612"/>
      <w:bookmarkStart w:id="639" w:name="_Toc307447331"/>
      <w:bookmarkStart w:id="640" w:name="_Toc307476984"/>
      <w:bookmarkStart w:id="641" w:name="_Toc307434613"/>
      <w:bookmarkStart w:id="642" w:name="_Toc307447332"/>
      <w:bookmarkStart w:id="643" w:name="_Toc307476985"/>
      <w:bookmarkStart w:id="644" w:name="_Toc307434614"/>
      <w:bookmarkStart w:id="645" w:name="_Toc307447333"/>
      <w:bookmarkStart w:id="646" w:name="_Toc307476986"/>
      <w:bookmarkStart w:id="647" w:name="_Toc307434615"/>
      <w:bookmarkStart w:id="648" w:name="_Toc307447334"/>
      <w:bookmarkStart w:id="649" w:name="_Toc307476987"/>
      <w:bookmarkStart w:id="650" w:name="_Toc307434616"/>
      <w:bookmarkStart w:id="651" w:name="_Toc307447335"/>
      <w:bookmarkStart w:id="652" w:name="_Toc307476988"/>
      <w:bookmarkStart w:id="653" w:name="_Toc307434617"/>
      <w:bookmarkStart w:id="654" w:name="_Toc307447336"/>
      <w:bookmarkStart w:id="655" w:name="_Toc307476989"/>
      <w:bookmarkStart w:id="656" w:name="_Toc307434618"/>
      <w:bookmarkStart w:id="657" w:name="_Toc307447337"/>
      <w:bookmarkStart w:id="658" w:name="_Toc307476990"/>
      <w:bookmarkStart w:id="659" w:name="_Toc307434619"/>
      <w:bookmarkStart w:id="660" w:name="_Toc307447338"/>
      <w:bookmarkStart w:id="661" w:name="_Toc307476991"/>
      <w:bookmarkStart w:id="662" w:name="_Toc307434620"/>
      <w:bookmarkStart w:id="663" w:name="_Toc307447339"/>
      <w:bookmarkStart w:id="664" w:name="_Toc307476992"/>
      <w:bookmarkStart w:id="665" w:name="_Toc307434621"/>
      <w:bookmarkStart w:id="666" w:name="_Toc307447340"/>
      <w:bookmarkStart w:id="667" w:name="_Toc307476993"/>
      <w:bookmarkStart w:id="668" w:name="_Toc307434622"/>
      <w:bookmarkStart w:id="669" w:name="_Toc307447341"/>
      <w:bookmarkStart w:id="670" w:name="_Toc307476994"/>
      <w:bookmarkStart w:id="671" w:name="_Toc307434623"/>
      <w:bookmarkStart w:id="672" w:name="_Toc307447342"/>
      <w:bookmarkStart w:id="673" w:name="_Toc307476995"/>
      <w:bookmarkStart w:id="674" w:name="_Toc307434624"/>
      <w:bookmarkStart w:id="675" w:name="_Toc307447343"/>
      <w:bookmarkStart w:id="676" w:name="_Toc307476996"/>
      <w:bookmarkStart w:id="677" w:name="_Toc307434625"/>
      <w:bookmarkStart w:id="678" w:name="_Toc307447344"/>
      <w:bookmarkStart w:id="679" w:name="_Toc307476997"/>
      <w:bookmarkStart w:id="680" w:name="_Toc307434626"/>
      <w:bookmarkStart w:id="681" w:name="_Toc307447345"/>
      <w:bookmarkStart w:id="682" w:name="_Toc307476998"/>
      <w:bookmarkStart w:id="683" w:name="_Toc307434627"/>
      <w:bookmarkStart w:id="684" w:name="_Toc307447346"/>
      <w:bookmarkStart w:id="685" w:name="_Toc307476999"/>
      <w:bookmarkStart w:id="686" w:name="_Toc307434628"/>
      <w:bookmarkStart w:id="687" w:name="_Toc307447347"/>
      <w:bookmarkStart w:id="688" w:name="_Toc307477000"/>
      <w:bookmarkStart w:id="689" w:name="_Toc307434629"/>
      <w:bookmarkStart w:id="690" w:name="_Toc307447348"/>
      <w:bookmarkStart w:id="691" w:name="_Toc307477001"/>
      <w:bookmarkStart w:id="692" w:name="_Toc307434630"/>
      <w:bookmarkStart w:id="693" w:name="_Toc307447349"/>
      <w:bookmarkStart w:id="694" w:name="_Toc307477002"/>
      <w:bookmarkStart w:id="695" w:name="_Toc307434631"/>
      <w:bookmarkStart w:id="696" w:name="_Toc307447350"/>
      <w:bookmarkStart w:id="697" w:name="_Toc307477003"/>
      <w:bookmarkStart w:id="698" w:name="_Toc307434632"/>
      <w:bookmarkStart w:id="699" w:name="_Toc307447351"/>
      <w:bookmarkStart w:id="700" w:name="_Toc307477004"/>
      <w:bookmarkStart w:id="701" w:name="_Toc307434633"/>
      <w:bookmarkStart w:id="702" w:name="_Toc307447352"/>
      <w:bookmarkStart w:id="703" w:name="_Toc307477005"/>
      <w:bookmarkStart w:id="704" w:name="_Toc307434634"/>
      <w:bookmarkStart w:id="705" w:name="_Toc307447353"/>
      <w:bookmarkStart w:id="706" w:name="_Toc307477006"/>
      <w:bookmarkStart w:id="707" w:name="_Toc307434635"/>
      <w:bookmarkStart w:id="708" w:name="_Toc307447354"/>
      <w:bookmarkStart w:id="709" w:name="_Toc307477007"/>
      <w:bookmarkStart w:id="710" w:name="_Toc308600715"/>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r>
        <w:rPr>
          <w:b/>
        </w:rPr>
        <w:lastRenderedPageBreak/>
        <w:t>ICSS Supplier</w:t>
      </w:r>
      <w:r w:rsidR="00A775CA" w:rsidRPr="00A775CA">
        <w:rPr>
          <w:b/>
        </w:rPr>
        <w:t xml:space="preserve"> Project Development Cycle</w:t>
      </w:r>
      <w:bookmarkEnd w:id="710"/>
    </w:p>
    <w:p w:rsidR="00AC2259" w:rsidRDefault="00AC2259">
      <w:pPr>
        <w:pStyle w:val="L1Normal"/>
      </w:pPr>
      <w:r>
        <w:t>ICSS Supplier</w:t>
      </w:r>
      <w:r w:rsidR="00A775CA" w:rsidRPr="00A775CA">
        <w:t xml:space="preserve"> projects development cycle is divided into the following components: </w:t>
      </w:r>
    </w:p>
    <w:p w:rsidR="00C547F9" w:rsidRDefault="00A775CA">
      <w:pPr>
        <w:pStyle w:val="L1Bullet1"/>
      </w:pPr>
      <w:r w:rsidRPr="00A775CA">
        <w:t>Project Phases and Milestones</w:t>
      </w:r>
      <w:r w:rsidR="00FE00F7">
        <w:t xml:space="preserve"> </w:t>
      </w:r>
    </w:p>
    <w:p w:rsidR="00C547F9" w:rsidRDefault="00A775CA">
      <w:pPr>
        <w:pStyle w:val="L1Bullet1"/>
      </w:pPr>
      <w:r w:rsidRPr="00A775CA">
        <w:t xml:space="preserve">Project </w:t>
      </w:r>
      <w:r w:rsidR="00FE00F7">
        <w:t>Work Package/Unit</w:t>
      </w:r>
      <w:r w:rsidR="00FE00F7" w:rsidRPr="00A775CA">
        <w:t xml:space="preserve"> </w:t>
      </w:r>
      <w:r w:rsidRPr="00A775CA">
        <w:t xml:space="preserve">(within each phases) </w:t>
      </w:r>
    </w:p>
    <w:p w:rsidR="00AC2259" w:rsidRDefault="00A775CA">
      <w:pPr>
        <w:pStyle w:val="Heading3"/>
        <w:rPr>
          <w:rFonts w:hint="eastAsia"/>
        </w:rPr>
      </w:pPr>
      <w:r w:rsidRPr="00A775CA">
        <w:t>ICSS Project Development Phases and Milestones</w:t>
      </w:r>
    </w:p>
    <w:p w:rsidR="002F7499" w:rsidRPr="00D42D17" w:rsidRDefault="00A775CA" w:rsidP="000E60DD">
      <w:pPr>
        <w:pStyle w:val="L1Normal"/>
      </w:pPr>
      <w:r w:rsidRPr="00A775CA">
        <w:t xml:space="preserve">ICSS projects Development cycle are essentially and primarily segmented by the following PHASES and Milestones (Fig 2-1). The </w:t>
      </w:r>
      <w:r w:rsidR="00AC2259">
        <w:t>ICSS Supplier</w:t>
      </w:r>
      <w:r w:rsidRPr="00A775CA">
        <w:t xml:space="preserve"> Project Manager shall report the progress and quality gates for each phases and milestones in order to measure the project development status, risk area or critical milestone delays if any. </w:t>
      </w:r>
    </w:p>
    <w:p w:rsidR="003173FA" w:rsidRPr="00D42D17" w:rsidRDefault="00A775CA" w:rsidP="000E60DD">
      <w:pPr>
        <w:pStyle w:val="L1Normal"/>
      </w:pPr>
      <w:r w:rsidRPr="00A775CA">
        <w:t xml:space="preserve">The </w:t>
      </w:r>
      <w:r w:rsidR="00AC2259">
        <w:t>ICSS Supplier</w:t>
      </w:r>
      <w:r w:rsidRPr="00A775CA">
        <w:t xml:space="preserve"> Project Development cycle’s phases are implemented as followed:</w:t>
      </w:r>
    </w:p>
    <w:p w:rsidR="00583C29" w:rsidRPr="00D42D17" w:rsidRDefault="00A775CA" w:rsidP="00583C29">
      <w:pPr>
        <w:pStyle w:val="Caption"/>
      </w:pPr>
      <w:bookmarkStart w:id="711" w:name="OLE_LINK31"/>
      <w:bookmarkStart w:id="712" w:name="OLE_LINK32"/>
      <w:r w:rsidRPr="00A775CA">
        <w:t xml:space="preserve">Figure </w:t>
      </w:r>
      <w:fldSimple w:instr=" STYLEREF 1 \s ">
        <w:r w:rsidR="001317AF">
          <w:rPr>
            <w:noProof/>
          </w:rPr>
          <w:t>2</w:t>
        </w:r>
      </w:fldSimple>
      <w:r w:rsidRPr="00A775CA">
        <w:noBreakHyphen/>
      </w:r>
      <w:fldSimple w:instr=" SEQ Figure \* ARABIC \s 1 ">
        <w:r w:rsidR="001317AF">
          <w:rPr>
            <w:noProof/>
          </w:rPr>
          <w:t>1</w:t>
        </w:r>
      </w:fldSimple>
      <w:r w:rsidRPr="00A775CA">
        <w:t xml:space="preserve">  </w:t>
      </w:r>
      <w:r w:rsidR="00AC2259">
        <w:t>ICSS Supplier</w:t>
      </w:r>
      <w:r w:rsidRPr="00A775CA">
        <w:t xml:space="preserve"> Project Development Cycle</w:t>
      </w:r>
    </w:p>
    <w:bookmarkEnd w:id="711"/>
    <w:bookmarkEnd w:id="712"/>
    <w:p w:rsidR="00071553" w:rsidRDefault="00A775CA" w:rsidP="00071553">
      <w:pPr>
        <w:pStyle w:val="L1TbleTxt"/>
        <w:spacing w:before="96" w:after="96"/>
      </w:pPr>
      <w:r w:rsidRPr="00A775CA">
        <w:t xml:space="preserve"> </w:t>
      </w:r>
      <w:del w:id="713" w:author="40202267" w:date="2011-11-09T11:14:00Z">
        <w:r w:rsidR="003C69AF" w:rsidRPr="003C69AF" w:rsidDel="007A0DEA">
          <w:rPr>
            <w:noProof/>
            <w:lang w:val="en-US"/>
          </w:rPr>
          <w:pict>
            <v:shape id="Picture 6" o:spid="_x0000_i1035" type="#_x0000_t75" style="width:453.6pt;height:150pt;visibility:visible;mso-wrap-style:square">
              <v:imagedata r:id="rId11" o:title=""/>
            </v:shape>
          </w:pict>
        </w:r>
      </w:del>
      <w:ins w:id="714" w:author="40202267" w:date="2011-11-09T11:14:00Z">
        <w:r w:rsidR="007A0DEA" w:rsidRPr="003C69AF">
          <w:rPr>
            <w:noProof/>
            <w:lang w:val="en-US"/>
          </w:rPr>
          <w:pict>
            <v:shape id="_x0000_i1036" type="#_x0000_t75" style="width:453.6pt;height:150pt;visibility:visible;mso-wrap-style:square">
              <v:imagedata r:id="rId11" o:title=""/>
            </v:shape>
          </w:pict>
        </w:r>
      </w:ins>
    </w:p>
    <w:p w:rsidR="00AD1E8A" w:rsidRPr="00D42D17" w:rsidRDefault="00A775CA" w:rsidP="00AD1E8A">
      <w:pPr>
        <w:pStyle w:val="Heading3"/>
        <w:rPr>
          <w:rFonts w:hint="eastAsia"/>
        </w:rPr>
      </w:pPr>
      <w:bookmarkStart w:id="715" w:name="OLE_LINK35"/>
      <w:bookmarkStart w:id="716" w:name="OLE_LINK36"/>
      <w:r w:rsidRPr="00A775CA">
        <w:t>ICSS Project Development Tasks</w:t>
      </w:r>
      <w:bookmarkEnd w:id="715"/>
      <w:bookmarkEnd w:id="716"/>
      <w:r w:rsidR="009A49CA">
        <w:t xml:space="preserve"> and Work Packages</w:t>
      </w:r>
    </w:p>
    <w:p w:rsidR="00AC2259" w:rsidRDefault="00A775CA">
      <w:pPr>
        <w:pStyle w:val="L1Normal"/>
      </w:pPr>
      <w:r w:rsidRPr="00A775CA">
        <w:t xml:space="preserve">ICSS project’s multiple tasks and work breakdown are essentially decided and logically linked for each respective IPT including EPC Contractor’s project inputs, requirements and all ICSS material or non material deliverables that shall map to respective EPC Contractor’s development schedule. </w:t>
      </w:r>
    </w:p>
    <w:p w:rsidR="00071553" w:rsidRDefault="00DF4AE3" w:rsidP="00071553">
      <w:pPr>
        <w:pStyle w:val="L1Bullet1"/>
      </w:pPr>
      <w:r>
        <w:t>WP01  Management Administration and Services</w:t>
      </w:r>
    </w:p>
    <w:p w:rsidR="00071553" w:rsidRDefault="00DF4AE3" w:rsidP="00071553">
      <w:pPr>
        <w:pStyle w:val="L1Bullet1"/>
      </w:pPr>
      <w:r>
        <w:t>WP02  Health, Safety Environment and Security</w:t>
      </w:r>
    </w:p>
    <w:p w:rsidR="00071553" w:rsidRDefault="00DF4AE3" w:rsidP="00071553">
      <w:pPr>
        <w:pStyle w:val="L1Bullet1"/>
      </w:pPr>
      <w:r>
        <w:t>WP03  Engineering</w:t>
      </w:r>
    </w:p>
    <w:p w:rsidR="00071553" w:rsidRDefault="00DF4AE3" w:rsidP="00071553">
      <w:pPr>
        <w:pStyle w:val="L1Bullet1"/>
      </w:pPr>
      <w:r>
        <w:t>WP04  Procurement services</w:t>
      </w:r>
    </w:p>
    <w:p w:rsidR="00071553" w:rsidRDefault="00DF4AE3" w:rsidP="00071553">
      <w:pPr>
        <w:pStyle w:val="L1Bullet1"/>
      </w:pPr>
      <w:r>
        <w:t>WP05  Fabrication and configuration</w:t>
      </w:r>
    </w:p>
    <w:p w:rsidR="00071553" w:rsidRDefault="00DF4AE3" w:rsidP="00071553">
      <w:pPr>
        <w:pStyle w:val="L1Bullet1"/>
      </w:pPr>
      <w:r>
        <w:t>WP06  Testing</w:t>
      </w:r>
    </w:p>
    <w:p w:rsidR="00071553" w:rsidRDefault="00071553" w:rsidP="00071553">
      <w:pPr>
        <w:pStyle w:val="L1Bullet1"/>
      </w:pPr>
      <w:r w:rsidRPr="00071553">
        <w:t>WP07  Packing, Loading, Transportation</w:t>
      </w:r>
    </w:p>
    <w:p w:rsidR="00071553" w:rsidRDefault="00071553" w:rsidP="00071553">
      <w:pPr>
        <w:pStyle w:val="L1Bullet1"/>
      </w:pPr>
      <w:r w:rsidRPr="00071553">
        <w:t>WP08  Assistance during installation, pre-commissioning at EPC’s Fabrication Yard or Integration Yard</w:t>
      </w:r>
    </w:p>
    <w:p w:rsidR="00071553" w:rsidRDefault="00071553" w:rsidP="00071553">
      <w:pPr>
        <w:pStyle w:val="L1Bullet1"/>
      </w:pPr>
      <w:r w:rsidRPr="00071553">
        <w:t xml:space="preserve">WP09  Assistance during commissioning, start-up and performance tests at final production Site (Onshore/Offshore) </w:t>
      </w:r>
    </w:p>
    <w:p w:rsidR="00071553" w:rsidRDefault="00DF4AE3" w:rsidP="00071553">
      <w:pPr>
        <w:pStyle w:val="L1Bullet1"/>
      </w:pPr>
      <w:r>
        <w:t>WP10  Final documentation and information handover</w:t>
      </w:r>
    </w:p>
    <w:p w:rsidR="00071553" w:rsidRDefault="00DF4AE3" w:rsidP="00071553">
      <w:pPr>
        <w:pStyle w:val="L1Bullet1"/>
      </w:pPr>
      <w:r>
        <w:t>WP11  Options</w:t>
      </w:r>
    </w:p>
    <w:p w:rsidR="00071553" w:rsidRDefault="00071553" w:rsidP="00071553">
      <w:pPr>
        <w:pStyle w:val="L1Bullet1"/>
        <w:numPr>
          <w:ilvl w:val="0"/>
          <w:numId w:val="0"/>
        </w:numPr>
        <w:ind w:left="850" w:hanging="562"/>
      </w:pPr>
    </w:p>
    <w:p w:rsidR="00C547F9" w:rsidRDefault="00331E95">
      <w:pPr>
        <w:pStyle w:val="L1Normal"/>
      </w:pPr>
      <w:r>
        <w:lastRenderedPageBreak/>
        <w:t>As th</w:t>
      </w:r>
      <w:r w:rsidR="003C69AF">
        <w:t>is</w:t>
      </w:r>
      <w:r>
        <w:t xml:space="preserve"> ICSS </w:t>
      </w:r>
      <w:r w:rsidR="003C69AF">
        <w:t xml:space="preserve">ITT </w:t>
      </w:r>
      <w:r>
        <w:t xml:space="preserve">SOWs for the EPC Phase are Ex Work (FOB) Singapore this PEP will exclude the detail ICSS execution of WP07, 08 and 09 that will be specified in </w:t>
      </w:r>
      <w:proofErr w:type="spellStart"/>
      <w:proofErr w:type="gramStart"/>
      <w:r w:rsidR="006B0325">
        <w:t>an</w:t>
      </w:r>
      <w:r>
        <w:t xml:space="preserve"> other</w:t>
      </w:r>
      <w:proofErr w:type="spellEnd"/>
      <w:proofErr w:type="gramEnd"/>
      <w:r>
        <w:t xml:space="preserve"> specific </w:t>
      </w:r>
      <w:r w:rsidR="003C69AF">
        <w:t xml:space="preserve">site </w:t>
      </w:r>
      <w:r>
        <w:t xml:space="preserve">execution plan. </w:t>
      </w:r>
    </w:p>
    <w:p w:rsidR="00AC2259" w:rsidRDefault="00FE2259">
      <w:pPr>
        <w:pStyle w:val="L1Normal"/>
      </w:pPr>
      <w:r>
        <w:sym w:font="Wingdings" w:char="F0E8"/>
      </w:r>
      <w:r>
        <w:t xml:space="preserve"> </w:t>
      </w:r>
      <w:r w:rsidR="00A775CA" w:rsidRPr="00A775CA">
        <w:t>Refer to figure 2-</w:t>
      </w:r>
      <w:r w:rsidR="00554932">
        <w:t>3-2</w:t>
      </w:r>
      <w:r w:rsidR="00A775CA" w:rsidRPr="00A775CA">
        <w:t xml:space="preserve"> below showing </w:t>
      </w:r>
      <w:r w:rsidR="00392907">
        <w:t>standard</w:t>
      </w:r>
      <w:r w:rsidR="00554932">
        <w:t xml:space="preserve"> </w:t>
      </w:r>
      <w:r w:rsidR="00420BD4">
        <w:t xml:space="preserve">logical </w:t>
      </w:r>
      <w:r w:rsidR="00A775CA" w:rsidRPr="00A775CA">
        <w:t>Project tasks</w:t>
      </w:r>
      <w:r w:rsidR="00DF4AE3">
        <w:t xml:space="preserve"> and logical</w:t>
      </w:r>
      <w:r w:rsidR="00DF4AE3" w:rsidRPr="00A775CA">
        <w:t xml:space="preserve"> </w:t>
      </w:r>
      <w:r w:rsidR="00A775CA" w:rsidRPr="00A775CA">
        <w:t>links</w:t>
      </w:r>
      <w:r w:rsidR="00DF4AE3">
        <w:t xml:space="preserve"> not Project specific.</w:t>
      </w:r>
    </w:p>
    <w:p w:rsidR="00AC2259" w:rsidRDefault="00AC2259">
      <w:pPr>
        <w:pStyle w:val="L1Normal"/>
        <w:ind w:left="720"/>
      </w:pPr>
    </w:p>
    <w:p w:rsidR="007623FD" w:rsidRPr="00D42D17" w:rsidRDefault="007623FD" w:rsidP="00ED3DBF">
      <w:pPr>
        <w:pStyle w:val="L1Normal"/>
        <w:ind w:left="720"/>
        <w:sectPr w:rsidR="007623FD" w:rsidRPr="00D42D17" w:rsidSect="00583C29">
          <w:headerReference w:type="default" r:id="rId12"/>
          <w:footerReference w:type="default" r:id="rId13"/>
          <w:pgSz w:w="11907" w:h="16840" w:code="9"/>
          <w:pgMar w:top="1412" w:right="1151" w:bottom="1440" w:left="1582" w:header="578" w:footer="578" w:gutter="0"/>
          <w:cols w:space="720"/>
          <w:docGrid w:linePitch="360"/>
        </w:sectPr>
      </w:pPr>
    </w:p>
    <w:p w:rsidR="004818C4" w:rsidRPr="00D42D17" w:rsidRDefault="00A775CA" w:rsidP="004818C4">
      <w:pPr>
        <w:pStyle w:val="Caption"/>
      </w:pPr>
      <w:r w:rsidRPr="00A775CA">
        <w:lastRenderedPageBreak/>
        <w:t xml:space="preserve">Figure </w:t>
      </w:r>
      <w:fldSimple w:instr=" STYLEREF 1 \s ">
        <w:r w:rsidR="001317AF">
          <w:rPr>
            <w:noProof/>
          </w:rPr>
          <w:t>2</w:t>
        </w:r>
      </w:fldSimple>
      <w:r w:rsidR="00554932">
        <w:t>-3-2</w:t>
      </w:r>
      <w:r w:rsidRPr="00A775CA">
        <w:t xml:space="preserve"> </w:t>
      </w:r>
      <w:r w:rsidR="00554932">
        <w:tab/>
      </w:r>
      <w:r w:rsidR="00AC2259">
        <w:t>ICSS Supplier</w:t>
      </w:r>
      <w:r w:rsidRPr="00A775CA">
        <w:t xml:space="preserve"> Project </w:t>
      </w:r>
      <w:r w:rsidR="002B538F">
        <w:t>t</w:t>
      </w:r>
      <w:r w:rsidRPr="00A775CA">
        <w:t xml:space="preserve">ypical </w:t>
      </w:r>
      <w:r w:rsidR="002B538F">
        <w:t>t</w:t>
      </w:r>
      <w:r w:rsidRPr="00A775CA">
        <w:t>asks with essential finish to start links.</w:t>
      </w:r>
    </w:p>
    <w:p w:rsidR="00C547F9" w:rsidRDefault="003C69AF">
      <w:pPr>
        <w:pStyle w:val="L1TbleTxt"/>
      </w:pPr>
      <w:proofErr w:type="gramStart"/>
      <w:r>
        <w:t>Note :</w:t>
      </w:r>
      <w:proofErr w:type="gramEnd"/>
      <w:r>
        <w:t xml:space="preserve"> </w:t>
      </w:r>
      <w:ins w:id="725" w:author="40202267" w:date="2011-11-09T11:10:00Z">
        <w:r>
          <w:t xml:space="preserve">Durations indicated are not the actual Project durations, refer to </w:t>
        </w:r>
        <w:r w:rsidR="007404D4">
          <w:t xml:space="preserve">the </w:t>
        </w:r>
        <w:r>
          <w:t xml:space="preserve">actual </w:t>
        </w:r>
      </w:ins>
      <w:ins w:id="726" w:author="40202267" w:date="2011-11-09T11:15:00Z">
        <w:r w:rsidR="007A0DEA">
          <w:t>L1</w:t>
        </w:r>
      </w:ins>
      <w:ins w:id="727" w:author="40202267" w:date="2011-11-09T11:10:00Z">
        <w:r>
          <w:t xml:space="preserve"> Project Schedule</w:t>
        </w:r>
        <w:r w:rsidDel="003C69AF">
          <w:t xml:space="preserve"> </w:t>
        </w:r>
      </w:ins>
      <w:del w:id="728" w:author="40202267" w:date="2011-11-09T11:10:00Z">
        <w:r w:rsidDel="003C69AF">
          <w:delText>Durations indicated are not the actual Project durations, refer to actual L1 Project Schedule</w:delText>
        </w:r>
      </w:del>
    </w:p>
    <w:p w:rsidR="00C547F9" w:rsidRDefault="003C69AF">
      <w:pPr>
        <w:pStyle w:val="L1TbleTxt"/>
      </w:pPr>
      <w:r>
        <w:pict>
          <v:shape id="_x0000_i1026" type="#_x0000_t75" style="width:698.4pt;height:328.8pt">
            <v:imagedata r:id="rId14" o:title=""/>
          </v:shape>
        </w:pict>
      </w:r>
    </w:p>
    <w:p w:rsidR="00AC2259" w:rsidRDefault="00AC2259">
      <w:pPr>
        <w:pStyle w:val="L1Normal"/>
        <w:ind w:left="720"/>
      </w:pPr>
    </w:p>
    <w:p w:rsidR="00AC2259" w:rsidRDefault="00AC2259">
      <w:pPr>
        <w:pStyle w:val="L1Normal"/>
      </w:pPr>
      <w:bookmarkStart w:id="729" w:name="_Toc70213205"/>
    </w:p>
    <w:p w:rsidR="007623FD" w:rsidRPr="00D42D17" w:rsidRDefault="007623FD" w:rsidP="007623FD">
      <w:pPr>
        <w:pStyle w:val="L1Normal"/>
        <w:sectPr w:rsidR="007623FD" w:rsidRPr="00D42D17" w:rsidSect="007623FD">
          <w:headerReference w:type="default" r:id="rId15"/>
          <w:footerReference w:type="default" r:id="rId16"/>
          <w:pgSz w:w="16840" w:h="11907" w:orient="landscape" w:code="9"/>
          <w:pgMar w:top="1582" w:right="1412" w:bottom="1151" w:left="1440" w:header="578" w:footer="578" w:gutter="0"/>
          <w:cols w:space="720"/>
          <w:docGrid w:linePitch="360"/>
        </w:sectPr>
      </w:pPr>
    </w:p>
    <w:p w:rsidR="00071553" w:rsidRDefault="00257C56" w:rsidP="00071553">
      <w:pPr>
        <w:pStyle w:val="Heading3"/>
      </w:pPr>
      <w:r>
        <w:lastRenderedPageBreak/>
        <w:t>Design Validation by IPT</w:t>
      </w:r>
    </w:p>
    <w:p w:rsidR="00554932" w:rsidRDefault="00554932" w:rsidP="00554932">
      <w:pPr>
        <w:pStyle w:val="L1Normal"/>
      </w:pPr>
      <w:r w:rsidRPr="00607337">
        <w:t>Besides the required project tasks, deliverables and schedule, the Company require to include the following dedicated tasks that shall be defined for each ICSS Projects:</w:t>
      </w:r>
    </w:p>
    <w:p w:rsidR="009A49CA" w:rsidRDefault="009A49CA" w:rsidP="009A49CA">
      <w:pPr>
        <w:pStyle w:val="L1Normal"/>
      </w:pPr>
      <w:r>
        <w:t xml:space="preserve">Design and development validation Design shall be performed in accordance with planned arrangements as defined in the ICSS FEED/PRE-FID </w:t>
      </w:r>
      <w:r w:rsidR="00257C56">
        <w:t>Standard Application s</w:t>
      </w:r>
      <w:r>
        <w:t xml:space="preserve">pecification to ensure that the resulting product is capable of meeting the requirements for the specified application or intended use. Wherever practicable, </w:t>
      </w:r>
      <w:r w:rsidR="00257C56">
        <w:t>d</w:t>
      </w:r>
      <w:r>
        <w:t xml:space="preserve">esign validation test </w:t>
      </w:r>
      <w:r w:rsidR="00257C56">
        <w:t xml:space="preserve">(DVT) </w:t>
      </w:r>
      <w:r>
        <w:t>shall be completed prior to the delivery or implementation of the product. Records of the results of validation and any necessary actions shall be maintained by both the ICT and IPTs.</w:t>
      </w:r>
    </w:p>
    <w:p w:rsidR="009A49CA" w:rsidRDefault="009A49CA" w:rsidP="009A49CA">
      <w:pPr>
        <w:pStyle w:val="L1Normal"/>
      </w:pPr>
      <w:r>
        <w:t>Design validation includes one or more of the following:</w:t>
      </w:r>
    </w:p>
    <w:p w:rsidR="00071553" w:rsidRDefault="009A49CA" w:rsidP="00071553">
      <w:pPr>
        <w:pStyle w:val="L1Bullet1"/>
      </w:pPr>
      <w:r>
        <w:t>prototype tests</w:t>
      </w:r>
    </w:p>
    <w:p w:rsidR="00071553" w:rsidRDefault="009A49CA" w:rsidP="00071553">
      <w:pPr>
        <w:pStyle w:val="L1Bullet1"/>
      </w:pPr>
      <w:r>
        <w:t>functional and/or operational tests of Interface systems (3</w:t>
      </w:r>
      <w:r w:rsidR="00071553" w:rsidRPr="00071553">
        <w:rPr>
          <w:vertAlign w:val="superscript"/>
        </w:rPr>
        <w:t>rd</w:t>
      </w:r>
      <w:r>
        <w:t xml:space="preserve"> Party or UCPs)</w:t>
      </w:r>
    </w:p>
    <w:p w:rsidR="00071553" w:rsidRDefault="009A49CA" w:rsidP="00071553">
      <w:pPr>
        <w:pStyle w:val="L1Bullet1"/>
      </w:pPr>
      <w:r>
        <w:t>tests specified by industry standards and/or regulatory requirements (DNV</w:t>
      </w:r>
      <w:r w:rsidR="008B7A3C">
        <w:t xml:space="preserve"> for Offshore Marine</w:t>
      </w:r>
      <w:r>
        <w:t>)</w:t>
      </w:r>
    </w:p>
    <w:p w:rsidR="00071553" w:rsidRDefault="009A49CA" w:rsidP="00071553">
      <w:pPr>
        <w:pStyle w:val="L1Bullet1"/>
      </w:pPr>
      <w:r>
        <w:t xml:space="preserve">Hart field </w:t>
      </w:r>
      <w:r w:rsidR="008B7A3C">
        <w:t>d</w:t>
      </w:r>
      <w:r>
        <w:t>evices interoperability reviews</w:t>
      </w:r>
    </w:p>
    <w:p w:rsidR="00071553" w:rsidRDefault="00257C56" w:rsidP="00071553">
      <w:pPr>
        <w:pStyle w:val="Heading4"/>
      </w:pPr>
      <w:r>
        <w:t>Hardware prototype or DVT</w:t>
      </w:r>
    </w:p>
    <w:p w:rsidR="00257C56" w:rsidRDefault="00257C56" w:rsidP="00257C56">
      <w:pPr>
        <w:pStyle w:val="L1Normal"/>
      </w:pPr>
      <w:r>
        <w:t xml:space="preserve">The hardware components and their installation in the ICSS equipments shall be demonstrated. Functionality of each individual major component shall be demonstrated and tested.  </w:t>
      </w:r>
    </w:p>
    <w:p w:rsidR="00071553" w:rsidRDefault="00257C56" w:rsidP="00071553">
      <w:pPr>
        <w:pStyle w:val="L1Bullet1"/>
      </w:pPr>
      <w:r>
        <w:t>Cabinet prototype, it shall only cover type of cabinets not already done by the ICSS FEED/Pre-FID or not originally in the ICSS scope of supply.</w:t>
      </w:r>
    </w:p>
    <w:p w:rsidR="00071553" w:rsidRDefault="00257C56" w:rsidP="00071553">
      <w:pPr>
        <w:pStyle w:val="L1Bullet1"/>
      </w:pPr>
      <w:r>
        <w:t>Consoles of each type for Offshore and Onshore facilities.</w:t>
      </w:r>
    </w:p>
    <w:p w:rsidR="00071553" w:rsidRDefault="00257C56" w:rsidP="00071553">
      <w:pPr>
        <w:pStyle w:val="Heading4"/>
      </w:pPr>
      <w:r>
        <w:t>Application Software Standard Applications</w:t>
      </w:r>
      <w:r w:rsidR="008B7A3C">
        <w:t xml:space="preserve"> DVT</w:t>
      </w:r>
    </w:p>
    <w:p w:rsidR="00257C56" w:rsidRDefault="00257C56" w:rsidP="00257C56">
      <w:pPr>
        <w:pStyle w:val="L1Normal"/>
      </w:pPr>
      <w:r>
        <w:t xml:space="preserve">The ICSS Standard Application were already pre-developed and tested as a part of the ICSS FEED/PRE-FID phases. </w:t>
      </w:r>
    </w:p>
    <w:p w:rsidR="00257C56" w:rsidRDefault="00257C56" w:rsidP="00257C56">
      <w:pPr>
        <w:pStyle w:val="L1Normal"/>
      </w:pPr>
      <w:r>
        <w:t>These test activities are reserved for new ICSS standard applications (or sub class of) specific to the current project requirement and not already functionally covered in the ICSS Standard Application register.</w:t>
      </w:r>
    </w:p>
    <w:p w:rsidR="00257C56" w:rsidRDefault="00257C56" w:rsidP="00257C56">
      <w:pPr>
        <w:pStyle w:val="L1Normal"/>
      </w:pPr>
      <w:r>
        <w:t>All project standard applications requirement shall be informed to the ICSS Core Team</w:t>
      </w:r>
      <w:r w:rsidR="008B7A3C">
        <w:t xml:space="preserve"> (ICT)</w:t>
      </w:r>
      <w:r>
        <w:t xml:space="preserve"> Engineering Manager prior is initiation. </w:t>
      </w:r>
    </w:p>
    <w:p w:rsidR="00257C56" w:rsidRDefault="00257C56" w:rsidP="00257C56">
      <w:pPr>
        <w:pStyle w:val="L1Normal"/>
      </w:pPr>
      <w:r>
        <w:t>Refer to:</w:t>
      </w:r>
    </w:p>
    <w:p w:rsidR="00257C56" w:rsidRDefault="008B7A3C" w:rsidP="00257C56">
      <w:pPr>
        <w:pStyle w:val="L1Normal"/>
      </w:pPr>
      <w:r>
        <w:sym w:font="Wingdings" w:char="F0EE"/>
      </w:r>
      <w:r>
        <w:t xml:space="preserve"> </w:t>
      </w:r>
      <w:r w:rsidR="00257C56">
        <w:t>C810-AJ-PRC-0001 ICSS Standard Application Library Procedure</w:t>
      </w:r>
    </w:p>
    <w:p w:rsidR="00257C56" w:rsidRDefault="008B7A3C" w:rsidP="00257C56">
      <w:pPr>
        <w:pStyle w:val="L1Normal"/>
      </w:pPr>
      <w:r>
        <w:t xml:space="preserve"> </w:t>
      </w:r>
      <w:r>
        <w:sym w:font="Wingdings" w:char="F0EE"/>
      </w:r>
      <w:r>
        <w:t xml:space="preserve"> </w:t>
      </w:r>
      <w:r w:rsidR="00257C56">
        <w:t>C810-AJ-DAT-0001 ICSS Standard Application Template Data Sheet</w:t>
      </w:r>
    </w:p>
    <w:p w:rsidR="00257C56" w:rsidRDefault="008B7A3C" w:rsidP="00257C56">
      <w:pPr>
        <w:pStyle w:val="L1Normal"/>
      </w:pPr>
      <w:r>
        <w:sym w:font="Wingdings" w:char="F0EE"/>
      </w:r>
      <w:r>
        <w:t xml:space="preserve"> </w:t>
      </w:r>
      <w:r w:rsidR="00257C56">
        <w:t xml:space="preserve">C810-AJ-LIS-0002 ICSS Standard Application Register </w:t>
      </w:r>
    </w:p>
    <w:p w:rsidR="00071553" w:rsidRDefault="00257C56" w:rsidP="00071553">
      <w:pPr>
        <w:pStyle w:val="Heading4"/>
      </w:pPr>
      <w:r>
        <w:t xml:space="preserve">Application Software for 3rd party or UCP System </w:t>
      </w:r>
      <w:r w:rsidR="008B7A3C">
        <w:t>DVT</w:t>
      </w:r>
    </w:p>
    <w:p w:rsidR="00257C56" w:rsidRDefault="00257C56" w:rsidP="00257C56">
      <w:pPr>
        <w:pStyle w:val="L1Normal"/>
      </w:pPr>
      <w:r>
        <w:lastRenderedPageBreak/>
        <w:t>ICSS prototype test (DVT) could be carried out for specific ICSS to 3rd Party/UCP System interface by respective project team</w:t>
      </w:r>
      <w:r w:rsidR="008B7A3C" w:rsidRPr="008B7A3C">
        <w:t xml:space="preserve"> </w:t>
      </w:r>
      <w:r w:rsidR="008B7A3C" w:rsidRPr="00607337">
        <w:t xml:space="preserve">using ICSS Mobile </w:t>
      </w:r>
      <w:r w:rsidR="008B7A3C">
        <w:t>Reference Systems (MRS)</w:t>
      </w:r>
      <w:r w:rsidR="008B7A3C" w:rsidRPr="00607337">
        <w:t xml:space="preserve"> as required</w:t>
      </w:r>
      <w:r w:rsidR="008B7A3C">
        <w:t>.</w:t>
      </w:r>
    </w:p>
    <w:p w:rsidR="00C547F9" w:rsidRDefault="00257C56">
      <w:pPr>
        <w:pStyle w:val="L1Normal"/>
      </w:pPr>
      <w:r>
        <w:t>The Project team shall also refer to the PCS – SIS/FGS/HIPS/3rd party communication specification which applies to each recognized different configurations as described in the ICSS Design Dossier Exhibit E documents such as C810-AJ-SPC-0018 (IFGDP-C0-PC-00-2800-001) ICSS Subsystems Communication Specification.</w:t>
      </w:r>
    </w:p>
    <w:p w:rsidR="00071553" w:rsidRDefault="008B7A3C" w:rsidP="00071553">
      <w:pPr>
        <w:pStyle w:val="Heading4"/>
      </w:pPr>
      <w:r>
        <w:t>Validation test of EPC</w:t>
      </w:r>
      <w:r>
        <w:rPr>
          <w:rFonts w:asciiTheme="minorHAnsi" w:hAnsiTheme="minorHAnsi"/>
          <w:lang w:val="en-US"/>
        </w:rPr>
        <w:t>’</w:t>
      </w:r>
      <w:r>
        <w:t>s</w:t>
      </w:r>
      <w:r w:rsidRPr="00607337">
        <w:t xml:space="preserve"> IO DB </w:t>
      </w:r>
      <w:r>
        <w:t>Table</w:t>
      </w:r>
    </w:p>
    <w:p w:rsidR="00071553" w:rsidRDefault="008B7A3C" w:rsidP="00071553">
      <w:pPr>
        <w:pStyle w:val="L1Normal"/>
      </w:pPr>
      <w:r>
        <w:t>Validation test of EPC</w:t>
      </w:r>
      <w:r w:rsidR="00554932" w:rsidRPr="00607337">
        <w:t xml:space="preserve"> </w:t>
      </w:r>
      <w:r>
        <w:t xml:space="preserve">specific </w:t>
      </w:r>
      <w:r w:rsidR="00554932" w:rsidRPr="00607337">
        <w:t xml:space="preserve">IO DB exchange mechanism from </w:t>
      </w:r>
      <w:r>
        <w:t>the</w:t>
      </w:r>
      <w:r w:rsidRPr="00607337">
        <w:t xml:space="preserve"> </w:t>
      </w:r>
      <w:r w:rsidR="00554932" w:rsidRPr="00607337">
        <w:t>typical IO Data sample extracted by the EPC Contractor’s from the SPI DB.</w:t>
      </w:r>
    </w:p>
    <w:p w:rsidR="00071553" w:rsidRDefault="008B7A3C" w:rsidP="00071553">
      <w:pPr>
        <w:pStyle w:val="Heading4"/>
      </w:pPr>
      <w:r>
        <w:t xml:space="preserve">HMI Design Validation </w:t>
      </w:r>
    </w:p>
    <w:p w:rsidR="00071553" w:rsidRDefault="00554932" w:rsidP="00071553">
      <w:pPr>
        <w:pStyle w:val="L1Normal"/>
      </w:pPr>
      <w:r w:rsidRPr="00607337">
        <w:t>Prototype Test for HMI with validation by Company Operation as per the ISO Standard 13407:1999 Human Centred design process for interactive systems.</w:t>
      </w:r>
    </w:p>
    <w:p w:rsidR="00071553" w:rsidRDefault="008B7A3C" w:rsidP="00071553">
      <w:pPr>
        <w:pStyle w:val="Heading4"/>
      </w:pPr>
      <w:r w:rsidRPr="00607337">
        <w:t>Prototype of HART</w:t>
      </w:r>
      <w:r w:rsidRPr="00607337">
        <w:rPr>
          <w:rFonts w:cs="Arial"/>
        </w:rPr>
        <w:t>®</w:t>
      </w:r>
      <w:r w:rsidRPr="00607337">
        <w:t xml:space="preserve"> Field Instruments </w:t>
      </w:r>
    </w:p>
    <w:p w:rsidR="00071553" w:rsidRDefault="00554932" w:rsidP="00071553">
      <w:pPr>
        <w:pStyle w:val="L1Normal"/>
      </w:pPr>
      <w:r w:rsidRPr="00607337">
        <w:t>Prototype of HART</w:t>
      </w:r>
      <w:r w:rsidRPr="00607337">
        <w:rPr>
          <w:rFonts w:cs="Arial"/>
        </w:rPr>
        <w:t>®</w:t>
      </w:r>
      <w:r w:rsidRPr="00607337">
        <w:t xml:space="preserve"> Field Instruments with associated DD file for its interoperability with ICSS and PRM for required field devices specified or procured by EPC Contractor.</w:t>
      </w:r>
    </w:p>
    <w:p w:rsidR="00554932" w:rsidRDefault="00554932" w:rsidP="00554932">
      <w:pPr>
        <w:pStyle w:val="L1Normal"/>
      </w:pPr>
      <w:r w:rsidRPr="00607337">
        <w:sym w:font="Wingdings" w:char="F0EE"/>
      </w:r>
      <w:r w:rsidRPr="00607337">
        <w:t xml:space="preserve"> Refer to ICSS Test Plan C810-AJ-PLN-0004 for the Prototype or Test requirements.</w:t>
      </w:r>
    </w:p>
    <w:tbl>
      <w:tblPr>
        <w:tblW w:w="9373" w:type="dxa"/>
        <w:tblInd w:w="95" w:type="dxa"/>
        <w:tblLook w:val="04A0"/>
      </w:tblPr>
      <w:tblGrid>
        <w:gridCol w:w="4963"/>
        <w:gridCol w:w="1170"/>
        <w:gridCol w:w="1450"/>
        <w:gridCol w:w="1790"/>
      </w:tblGrid>
      <w:tr w:rsidR="00554932" w:rsidRPr="009605D5" w:rsidTr="002B538F">
        <w:trPr>
          <w:trHeight w:val="255"/>
        </w:trPr>
        <w:tc>
          <w:tcPr>
            <w:tcW w:w="9373" w:type="dxa"/>
            <w:gridSpan w:val="4"/>
            <w:tcBorders>
              <w:top w:val="single" w:sz="8" w:space="0" w:color="7F7F7F"/>
              <w:left w:val="single" w:sz="8" w:space="0" w:color="7F7F7F"/>
              <w:bottom w:val="single" w:sz="4" w:space="0" w:color="A5A5A5"/>
              <w:right w:val="single" w:sz="8" w:space="0" w:color="7F7F7F"/>
            </w:tcBorders>
            <w:shd w:val="clear" w:color="000000" w:fill="215867"/>
            <w:noWrap/>
            <w:vAlign w:val="bottom"/>
            <w:hideMark/>
          </w:tcPr>
          <w:p w:rsidR="00554932" w:rsidRPr="009605D5" w:rsidRDefault="00554932" w:rsidP="002B538F">
            <w:pPr>
              <w:ind w:left="0"/>
              <w:rPr>
                <w:rFonts w:eastAsia="Times New Roman" w:cs="Arial"/>
                <w:b/>
                <w:bCs/>
                <w:color w:val="FFFFFF"/>
                <w:lang w:val="en-US"/>
              </w:rPr>
            </w:pPr>
            <w:r w:rsidRPr="009605D5">
              <w:rPr>
                <w:rFonts w:eastAsia="Times New Roman" w:cs="Arial"/>
                <w:b/>
                <w:bCs/>
                <w:color w:val="FFFFFF"/>
                <w:lang w:val="en-US"/>
              </w:rPr>
              <w:t>Prototyping responsibility Matrix</w:t>
            </w:r>
          </w:p>
        </w:tc>
      </w:tr>
      <w:tr w:rsidR="00554932" w:rsidRPr="009605D5" w:rsidTr="002B538F">
        <w:trPr>
          <w:trHeight w:val="765"/>
        </w:trPr>
        <w:tc>
          <w:tcPr>
            <w:tcW w:w="4963" w:type="dxa"/>
            <w:tcBorders>
              <w:top w:val="nil"/>
              <w:left w:val="single" w:sz="8" w:space="0" w:color="7F7F7F"/>
              <w:bottom w:val="single" w:sz="4" w:space="0" w:color="A5A5A5"/>
              <w:right w:val="single" w:sz="4" w:space="0" w:color="A5A5A5"/>
            </w:tcBorders>
            <w:shd w:val="clear" w:color="000000" w:fill="31849B"/>
            <w:noWrap/>
            <w:vAlign w:val="center"/>
            <w:hideMark/>
          </w:tcPr>
          <w:p w:rsidR="00554932" w:rsidRPr="009605D5" w:rsidRDefault="00554932" w:rsidP="002B538F">
            <w:pPr>
              <w:ind w:left="0"/>
              <w:jc w:val="center"/>
              <w:rPr>
                <w:rFonts w:eastAsia="Times New Roman" w:cs="Arial"/>
                <w:b/>
                <w:bCs/>
                <w:color w:val="FFFFFF"/>
                <w:lang w:val="en-US"/>
              </w:rPr>
            </w:pPr>
            <w:r w:rsidRPr="009605D5">
              <w:rPr>
                <w:rFonts w:eastAsia="Times New Roman" w:cs="Arial"/>
                <w:b/>
                <w:bCs/>
                <w:color w:val="FFFFFF"/>
                <w:lang w:val="en-US"/>
              </w:rPr>
              <w:t xml:space="preserve">Category </w:t>
            </w:r>
          </w:p>
        </w:tc>
        <w:tc>
          <w:tcPr>
            <w:tcW w:w="1170" w:type="dxa"/>
            <w:tcBorders>
              <w:top w:val="nil"/>
              <w:left w:val="nil"/>
              <w:bottom w:val="single" w:sz="4" w:space="0" w:color="A5A5A5"/>
              <w:right w:val="single" w:sz="4" w:space="0" w:color="A5A5A5"/>
            </w:tcBorders>
            <w:shd w:val="clear" w:color="000000" w:fill="31849B"/>
            <w:vAlign w:val="center"/>
            <w:hideMark/>
          </w:tcPr>
          <w:p w:rsidR="00554932" w:rsidRPr="009605D5" w:rsidRDefault="00554932" w:rsidP="002B538F">
            <w:pPr>
              <w:ind w:left="0"/>
              <w:jc w:val="center"/>
              <w:rPr>
                <w:rFonts w:eastAsia="Times New Roman" w:cs="Arial"/>
                <w:b/>
                <w:bCs/>
                <w:color w:val="FFFFFF"/>
                <w:lang w:val="en-US"/>
              </w:rPr>
            </w:pPr>
            <w:r w:rsidRPr="009605D5">
              <w:rPr>
                <w:rFonts w:eastAsia="Times New Roman" w:cs="Arial"/>
                <w:b/>
                <w:bCs/>
                <w:color w:val="FFFFFF"/>
                <w:lang w:val="en-US"/>
              </w:rPr>
              <w:t xml:space="preserve">Prototype </w:t>
            </w:r>
            <w:r w:rsidRPr="009605D5">
              <w:rPr>
                <w:rFonts w:eastAsia="Times New Roman" w:cs="Arial"/>
                <w:b/>
                <w:bCs/>
                <w:color w:val="FFFFFF"/>
                <w:lang w:val="en-US"/>
              </w:rPr>
              <w:br/>
              <w:t>testing</w:t>
            </w:r>
          </w:p>
        </w:tc>
        <w:tc>
          <w:tcPr>
            <w:tcW w:w="1450" w:type="dxa"/>
            <w:tcBorders>
              <w:top w:val="nil"/>
              <w:left w:val="nil"/>
              <w:bottom w:val="single" w:sz="4" w:space="0" w:color="A5A5A5"/>
              <w:right w:val="single" w:sz="4" w:space="0" w:color="A5A5A5"/>
            </w:tcBorders>
            <w:shd w:val="clear" w:color="000000" w:fill="31849B"/>
            <w:vAlign w:val="center"/>
            <w:hideMark/>
          </w:tcPr>
          <w:p w:rsidR="002B538F" w:rsidRDefault="00554932">
            <w:pPr>
              <w:ind w:left="0"/>
              <w:jc w:val="center"/>
              <w:rPr>
                <w:rFonts w:eastAsia="Times New Roman" w:cs="Arial"/>
                <w:b/>
                <w:bCs/>
                <w:color w:val="FFFFFF"/>
                <w:lang w:val="en-US"/>
              </w:rPr>
            </w:pPr>
            <w:r w:rsidRPr="009605D5">
              <w:rPr>
                <w:rFonts w:eastAsia="Times New Roman" w:cs="Arial"/>
                <w:b/>
                <w:bCs/>
                <w:color w:val="FFFFFF"/>
                <w:lang w:val="en-US"/>
              </w:rPr>
              <w:t xml:space="preserve">Typical </w:t>
            </w:r>
            <w:r>
              <w:rPr>
                <w:rFonts w:eastAsia="Times New Roman" w:cs="Arial"/>
                <w:b/>
                <w:bCs/>
                <w:color w:val="FFFFFF"/>
                <w:lang w:val="en-US"/>
              </w:rPr>
              <w:t>c</w:t>
            </w:r>
            <w:r w:rsidRPr="009605D5">
              <w:rPr>
                <w:rFonts w:eastAsia="Times New Roman" w:cs="Arial"/>
                <w:b/>
                <w:bCs/>
                <w:color w:val="FFFFFF"/>
                <w:lang w:val="en-US"/>
              </w:rPr>
              <w:t xml:space="preserve">hange </w:t>
            </w:r>
            <w:r>
              <w:rPr>
                <w:rFonts w:eastAsia="Times New Roman" w:cs="Arial"/>
                <w:b/>
                <w:bCs/>
                <w:color w:val="FFFFFF"/>
                <w:lang w:val="en-US"/>
              </w:rPr>
              <w:t>m</w:t>
            </w:r>
            <w:r w:rsidRPr="009605D5">
              <w:rPr>
                <w:rFonts w:eastAsia="Times New Roman" w:cs="Arial"/>
                <w:b/>
                <w:bCs/>
                <w:color w:val="FFFFFF"/>
                <w:lang w:val="en-US"/>
              </w:rPr>
              <w:t xml:space="preserve">anagement </w:t>
            </w:r>
          </w:p>
        </w:tc>
        <w:tc>
          <w:tcPr>
            <w:tcW w:w="1790" w:type="dxa"/>
            <w:tcBorders>
              <w:top w:val="nil"/>
              <w:left w:val="nil"/>
              <w:bottom w:val="single" w:sz="4" w:space="0" w:color="A5A5A5"/>
              <w:right w:val="single" w:sz="8" w:space="0" w:color="7F7F7F"/>
            </w:tcBorders>
            <w:shd w:val="clear" w:color="000000" w:fill="31849B"/>
            <w:noWrap/>
            <w:vAlign w:val="center"/>
            <w:hideMark/>
          </w:tcPr>
          <w:p w:rsidR="00554932" w:rsidRPr="009605D5" w:rsidRDefault="00554932" w:rsidP="002B538F">
            <w:pPr>
              <w:ind w:left="0"/>
              <w:jc w:val="center"/>
              <w:rPr>
                <w:rFonts w:eastAsia="Times New Roman" w:cs="Arial"/>
                <w:b/>
                <w:bCs/>
                <w:color w:val="FFFFFF"/>
                <w:lang w:val="en-US"/>
              </w:rPr>
            </w:pPr>
            <w:r w:rsidRPr="009605D5">
              <w:rPr>
                <w:rFonts w:eastAsia="Times New Roman" w:cs="Arial"/>
                <w:b/>
                <w:bCs/>
                <w:color w:val="FFFFFF"/>
                <w:lang w:val="en-US"/>
              </w:rPr>
              <w:t>Remarks</w:t>
            </w:r>
          </w:p>
        </w:tc>
      </w:tr>
      <w:tr w:rsidR="00554932" w:rsidRPr="009605D5" w:rsidTr="00277C98">
        <w:trPr>
          <w:trHeight w:val="255"/>
        </w:trPr>
        <w:tc>
          <w:tcPr>
            <w:tcW w:w="4963" w:type="dxa"/>
            <w:tcBorders>
              <w:top w:val="nil"/>
              <w:left w:val="single" w:sz="8" w:space="0" w:color="7F7F7F"/>
              <w:bottom w:val="single" w:sz="4" w:space="0" w:color="A5A5A5"/>
              <w:right w:val="single" w:sz="4" w:space="0" w:color="A5A5A5"/>
            </w:tcBorders>
            <w:shd w:val="clear" w:color="000000" w:fill="93CDDD"/>
            <w:noWrap/>
            <w:vAlign w:val="bottom"/>
            <w:hideMark/>
          </w:tcPr>
          <w:p w:rsidR="00C547F9" w:rsidRDefault="00554932">
            <w:pPr>
              <w:ind w:left="0"/>
              <w:rPr>
                <w:rFonts w:eastAsia="Times New Roman" w:cs="Arial"/>
                <w:lang w:val="en-US"/>
              </w:rPr>
            </w:pPr>
            <w:r w:rsidRPr="009605D5">
              <w:rPr>
                <w:rFonts w:eastAsia="Times New Roman" w:cs="Arial"/>
                <w:lang w:val="en-US"/>
              </w:rPr>
              <w:t xml:space="preserve">Common </w:t>
            </w:r>
            <w:r w:rsidR="00277C98">
              <w:rPr>
                <w:rFonts w:eastAsia="Times New Roman" w:cs="Arial"/>
                <w:lang w:val="en-US"/>
              </w:rPr>
              <w:t>Standard Applications</w:t>
            </w:r>
            <w:r w:rsidR="00277C98" w:rsidRPr="009605D5">
              <w:rPr>
                <w:rFonts w:eastAsia="Times New Roman" w:cs="Arial"/>
                <w:lang w:val="en-US"/>
              </w:rPr>
              <w:t xml:space="preserve"> </w:t>
            </w:r>
            <w:r w:rsidRPr="009605D5">
              <w:rPr>
                <w:rFonts w:eastAsia="Times New Roman" w:cs="Arial"/>
                <w:lang w:val="en-US"/>
              </w:rPr>
              <w:t>applicable across all EPC</w:t>
            </w:r>
          </w:p>
        </w:tc>
        <w:tc>
          <w:tcPr>
            <w:tcW w:w="1170" w:type="dxa"/>
            <w:tcBorders>
              <w:top w:val="nil"/>
              <w:left w:val="nil"/>
              <w:bottom w:val="single" w:sz="4" w:space="0" w:color="A5A5A5"/>
              <w:right w:val="single" w:sz="4" w:space="0" w:color="A5A5A5"/>
            </w:tcBorders>
            <w:shd w:val="clear" w:color="000000" w:fill="93CDDD"/>
            <w:noWrap/>
            <w:vAlign w:val="center"/>
            <w:hideMark/>
          </w:tcPr>
          <w:p w:rsidR="00C547F9" w:rsidRDefault="00554932">
            <w:pPr>
              <w:ind w:left="0"/>
              <w:jc w:val="center"/>
              <w:rPr>
                <w:rFonts w:eastAsia="Times New Roman" w:cs="Arial"/>
                <w:lang w:val="en-US"/>
              </w:rPr>
            </w:pPr>
            <w:r w:rsidRPr="009605D5">
              <w:rPr>
                <w:rFonts w:eastAsia="Times New Roman" w:cs="Arial"/>
                <w:lang w:val="en-US"/>
              </w:rPr>
              <w:t>ICT</w:t>
            </w:r>
          </w:p>
        </w:tc>
        <w:tc>
          <w:tcPr>
            <w:tcW w:w="1450" w:type="dxa"/>
            <w:tcBorders>
              <w:top w:val="nil"/>
              <w:left w:val="nil"/>
              <w:bottom w:val="single" w:sz="4" w:space="0" w:color="A5A5A5"/>
              <w:right w:val="single" w:sz="4" w:space="0" w:color="A5A5A5"/>
            </w:tcBorders>
            <w:shd w:val="clear" w:color="000000" w:fill="93CDDD"/>
            <w:noWrap/>
            <w:vAlign w:val="center"/>
            <w:hideMark/>
          </w:tcPr>
          <w:p w:rsidR="00554932" w:rsidRPr="009605D5" w:rsidRDefault="00554932" w:rsidP="002B538F">
            <w:pPr>
              <w:ind w:left="0"/>
              <w:jc w:val="center"/>
              <w:rPr>
                <w:rFonts w:eastAsia="Times New Roman" w:cs="Arial"/>
                <w:lang w:val="en-US"/>
              </w:rPr>
            </w:pPr>
            <w:r w:rsidRPr="009605D5">
              <w:rPr>
                <w:rFonts w:eastAsia="Times New Roman" w:cs="Arial"/>
                <w:lang w:val="en-US"/>
              </w:rPr>
              <w:t>ICT</w:t>
            </w:r>
          </w:p>
        </w:tc>
        <w:tc>
          <w:tcPr>
            <w:tcW w:w="1790" w:type="dxa"/>
            <w:tcBorders>
              <w:top w:val="nil"/>
              <w:left w:val="nil"/>
              <w:bottom w:val="single" w:sz="4" w:space="0" w:color="A5A5A5"/>
              <w:right w:val="single" w:sz="8" w:space="0" w:color="7F7F7F"/>
            </w:tcBorders>
            <w:shd w:val="clear" w:color="000000" w:fill="93CDDD"/>
            <w:noWrap/>
            <w:vAlign w:val="bottom"/>
            <w:hideMark/>
          </w:tcPr>
          <w:p w:rsidR="00554932" w:rsidRPr="009605D5" w:rsidRDefault="00554932" w:rsidP="002B538F">
            <w:pPr>
              <w:ind w:left="0"/>
              <w:rPr>
                <w:rFonts w:eastAsia="Times New Roman" w:cs="Arial"/>
                <w:lang w:val="en-US"/>
              </w:rPr>
            </w:pPr>
            <w:r w:rsidRPr="009605D5">
              <w:rPr>
                <w:rFonts w:eastAsia="Times New Roman" w:cs="Arial"/>
                <w:lang w:val="en-US"/>
              </w:rPr>
              <w:t> </w:t>
            </w:r>
          </w:p>
        </w:tc>
      </w:tr>
      <w:tr w:rsidR="00554932" w:rsidRPr="009605D5" w:rsidTr="002B538F">
        <w:trPr>
          <w:trHeight w:val="255"/>
        </w:trPr>
        <w:tc>
          <w:tcPr>
            <w:tcW w:w="4963" w:type="dxa"/>
            <w:tcBorders>
              <w:top w:val="nil"/>
              <w:left w:val="single" w:sz="8" w:space="0" w:color="7F7F7F"/>
              <w:bottom w:val="single" w:sz="4" w:space="0" w:color="A5A5A5"/>
              <w:right w:val="single" w:sz="4" w:space="0" w:color="A5A5A5"/>
            </w:tcBorders>
            <w:shd w:val="clear" w:color="000000" w:fill="93CDDD"/>
            <w:noWrap/>
            <w:vAlign w:val="center"/>
            <w:hideMark/>
          </w:tcPr>
          <w:p w:rsidR="00C547F9" w:rsidRDefault="008B7A3C">
            <w:pPr>
              <w:ind w:left="0"/>
              <w:rPr>
                <w:rFonts w:eastAsia="Times New Roman" w:cs="Arial"/>
                <w:lang w:val="en-US"/>
              </w:rPr>
            </w:pPr>
            <w:r>
              <w:rPr>
                <w:rFonts w:eastAsia="Times New Roman" w:cs="Arial"/>
                <w:lang w:val="en-US"/>
              </w:rPr>
              <w:t>Additi</w:t>
            </w:r>
            <w:r w:rsidR="00277C98">
              <w:rPr>
                <w:rFonts w:eastAsia="Times New Roman" w:cs="Arial"/>
                <w:lang w:val="en-US"/>
              </w:rPr>
              <w:t>o</w:t>
            </w:r>
            <w:r>
              <w:rPr>
                <w:rFonts w:eastAsia="Times New Roman" w:cs="Arial"/>
                <w:lang w:val="en-US"/>
              </w:rPr>
              <w:t>n</w:t>
            </w:r>
            <w:r w:rsidR="00277C98">
              <w:rPr>
                <w:rFonts w:eastAsia="Times New Roman" w:cs="Arial"/>
                <w:lang w:val="en-US"/>
              </w:rPr>
              <w:t>a</w:t>
            </w:r>
            <w:r>
              <w:rPr>
                <w:rFonts w:eastAsia="Times New Roman" w:cs="Arial"/>
                <w:lang w:val="en-US"/>
              </w:rPr>
              <w:t>l</w:t>
            </w:r>
            <w:r w:rsidRPr="009605D5">
              <w:rPr>
                <w:rFonts w:eastAsia="Times New Roman" w:cs="Arial"/>
                <w:lang w:val="en-US"/>
              </w:rPr>
              <w:t xml:space="preserve"> </w:t>
            </w:r>
            <w:r w:rsidR="00277C98">
              <w:rPr>
                <w:rFonts w:eastAsia="Times New Roman" w:cs="Arial"/>
                <w:lang w:val="en-US"/>
              </w:rPr>
              <w:t xml:space="preserve">Standard </w:t>
            </w:r>
            <w:bookmarkStart w:id="736" w:name="OLE_LINK19"/>
            <w:bookmarkStart w:id="737" w:name="OLE_LINK22"/>
            <w:r w:rsidR="00277C98">
              <w:rPr>
                <w:rFonts w:eastAsia="Times New Roman" w:cs="Arial"/>
                <w:lang w:val="en-US"/>
              </w:rPr>
              <w:t>Applications</w:t>
            </w:r>
            <w:bookmarkEnd w:id="736"/>
            <w:bookmarkEnd w:id="737"/>
            <w:r w:rsidR="00554932" w:rsidRPr="009605D5">
              <w:rPr>
                <w:rFonts w:eastAsia="Times New Roman" w:cs="Arial"/>
                <w:lang w:val="en-US"/>
              </w:rPr>
              <w:t xml:space="preserve"> applicable across all EPC</w:t>
            </w:r>
            <w:r w:rsidR="00277C98">
              <w:rPr>
                <w:rFonts w:eastAsia="Times New Roman" w:cs="Arial"/>
                <w:lang w:val="en-US"/>
              </w:rPr>
              <w:t xml:space="preserve"> (&amp; Sub-Class)</w:t>
            </w:r>
          </w:p>
        </w:tc>
        <w:tc>
          <w:tcPr>
            <w:tcW w:w="1170" w:type="dxa"/>
            <w:tcBorders>
              <w:top w:val="nil"/>
              <w:left w:val="nil"/>
              <w:bottom w:val="single" w:sz="4" w:space="0" w:color="A5A5A5"/>
              <w:right w:val="single" w:sz="4" w:space="0" w:color="A5A5A5"/>
            </w:tcBorders>
            <w:shd w:val="clear" w:color="000000" w:fill="93CDDD"/>
            <w:noWrap/>
            <w:vAlign w:val="center"/>
            <w:hideMark/>
          </w:tcPr>
          <w:p w:rsidR="00554932" w:rsidRPr="009605D5" w:rsidRDefault="00554932" w:rsidP="002B538F">
            <w:pPr>
              <w:ind w:left="0"/>
              <w:jc w:val="center"/>
              <w:rPr>
                <w:rFonts w:eastAsia="Times New Roman" w:cs="Arial"/>
                <w:lang w:val="en-US"/>
              </w:rPr>
            </w:pPr>
            <w:r w:rsidRPr="009605D5">
              <w:rPr>
                <w:rFonts w:eastAsia="Times New Roman" w:cs="Arial"/>
                <w:lang w:val="en-US"/>
              </w:rPr>
              <w:t>IPT</w:t>
            </w:r>
          </w:p>
        </w:tc>
        <w:tc>
          <w:tcPr>
            <w:tcW w:w="1450" w:type="dxa"/>
            <w:tcBorders>
              <w:top w:val="nil"/>
              <w:left w:val="nil"/>
              <w:bottom w:val="single" w:sz="4" w:space="0" w:color="A5A5A5"/>
              <w:right w:val="single" w:sz="4" w:space="0" w:color="A5A5A5"/>
            </w:tcBorders>
            <w:shd w:val="clear" w:color="000000" w:fill="93CDDD"/>
            <w:noWrap/>
            <w:vAlign w:val="center"/>
            <w:hideMark/>
          </w:tcPr>
          <w:p w:rsidR="00554932" w:rsidRPr="009605D5" w:rsidRDefault="00554932" w:rsidP="002B538F">
            <w:pPr>
              <w:ind w:left="0"/>
              <w:jc w:val="center"/>
              <w:rPr>
                <w:rFonts w:eastAsia="Times New Roman" w:cs="Arial"/>
                <w:lang w:val="en-US"/>
              </w:rPr>
            </w:pPr>
            <w:r w:rsidRPr="009605D5">
              <w:rPr>
                <w:rFonts w:eastAsia="Times New Roman" w:cs="Arial"/>
                <w:lang w:val="en-US"/>
              </w:rPr>
              <w:t>ICT</w:t>
            </w:r>
          </w:p>
        </w:tc>
        <w:tc>
          <w:tcPr>
            <w:tcW w:w="1790" w:type="dxa"/>
            <w:tcBorders>
              <w:top w:val="nil"/>
              <w:left w:val="nil"/>
              <w:bottom w:val="single" w:sz="4" w:space="0" w:color="A5A5A5"/>
              <w:right w:val="single" w:sz="8" w:space="0" w:color="7F7F7F"/>
            </w:tcBorders>
            <w:shd w:val="clear" w:color="000000" w:fill="93CDDD"/>
            <w:noWrap/>
            <w:vAlign w:val="center"/>
            <w:hideMark/>
          </w:tcPr>
          <w:p w:rsidR="00AC2259" w:rsidRDefault="00554932">
            <w:pPr>
              <w:ind w:left="0"/>
              <w:jc w:val="center"/>
              <w:rPr>
                <w:rFonts w:eastAsia="Times New Roman" w:cs="Arial"/>
                <w:lang w:val="en-US"/>
              </w:rPr>
            </w:pPr>
            <w:r>
              <w:rPr>
                <w:rFonts w:eastAsia="Times New Roman" w:cs="Arial"/>
                <w:lang w:val="en-US"/>
              </w:rPr>
              <w:t>Validation with ICT</w:t>
            </w:r>
          </w:p>
        </w:tc>
      </w:tr>
      <w:tr w:rsidR="00554932" w:rsidRPr="009605D5" w:rsidTr="002B538F">
        <w:trPr>
          <w:trHeight w:val="1035"/>
        </w:trPr>
        <w:tc>
          <w:tcPr>
            <w:tcW w:w="4963" w:type="dxa"/>
            <w:tcBorders>
              <w:top w:val="nil"/>
              <w:left w:val="single" w:sz="8" w:space="0" w:color="7F7F7F"/>
              <w:bottom w:val="single" w:sz="8" w:space="0" w:color="7F7F7F"/>
              <w:right w:val="single" w:sz="4" w:space="0" w:color="A5A5A5"/>
            </w:tcBorders>
            <w:shd w:val="clear" w:color="000000" w:fill="B6DDE8"/>
            <w:noWrap/>
            <w:vAlign w:val="center"/>
            <w:hideMark/>
          </w:tcPr>
          <w:p w:rsidR="00554932" w:rsidRPr="009605D5" w:rsidRDefault="00554932" w:rsidP="002B538F">
            <w:pPr>
              <w:ind w:left="0"/>
              <w:rPr>
                <w:rFonts w:eastAsia="Times New Roman" w:cs="Arial"/>
                <w:lang w:val="en-US"/>
              </w:rPr>
            </w:pPr>
            <w:r w:rsidRPr="009605D5">
              <w:rPr>
                <w:rFonts w:eastAsia="Times New Roman" w:cs="Arial"/>
                <w:lang w:val="en-US"/>
              </w:rPr>
              <w:t xml:space="preserve">EPC Project specific </w:t>
            </w:r>
            <w:r w:rsidR="00277C98">
              <w:rPr>
                <w:rFonts w:eastAsia="Times New Roman" w:cs="Arial"/>
                <w:lang w:val="en-US"/>
              </w:rPr>
              <w:t xml:space="preserve">Applications &amp; </w:t>
            </w:r>
            <w:r w:rsidRPr="009605D5">
              <w:rPr>
                <w:rFonts w:eastAsia="Times New Roman" w:cs="Arial"/>
                <w:lang w:val="en-US"/>
              </w:rPr>
              <w:t>Typical</w:t>
            </w:r>
          </w:p>
        </w:tc>
        <w:tc>
          <w:tcPr>
            <w:tcW w:w="1170" w:type="dxa"/>
            <w:tcBorders>
              <w:top w:val="nil"/>
              <w:left w:val="nil"/>
              <w:bottom w:val="single" w:sz="8" w:space="0" w:color="7F7F7F"/>
              <w:right w:val="single" w:sz="4" w:space="0" w:color="A5A5A5"/>
            </w:tcBorders>
            <w:shd w:val="clear" w:color="000000" w:fill="B6DDE8"/>
            <w:noWrap/>
            <w:vAlign w:val="center"/>
            <w:hideMark/>
          </w:tcPr>
          <w:p w:rsidR="00554932" w:rsidRPr="009605D5" w:rsidRDefault="00554932" w:rsidP="002B538F">
            <w:pPr>
              <w:ind w:left="0"/>
              <w:jc w:val="center"/>
              <w:rPr>
                <w:rFonts w:eastAsia="Times New Roman" w:cs="Arial"/>
                <w:lang w:val="en-US"/>
              </w:rPr>
            </w:pPr>
            <w:r w:rsidRPr="009605D5">
              <w:rPr>
                <w:rFonts w:eastAsia="Times New Roman" w:cs="Arial"/>
                <w:lang w:val="en-US"/>
              </w:rPr>
              <w:t>IPT</w:t>
            </w:r>
          </w:p>
        </w:tc>
        <w:tc>
          <w:tcPr>
            <w:tcW w:w="1450" w:type="dxa"/>
            <w:tcBorders>
              <w:top w:val="nil"/>
              <w:left w:val="nil"/>
              <w:bottom w:val="single" w:sz="8" w:space="0" w:color="7F7F7F"/>
              <w:right w:val="single" w:sz="4" w:space="0" w:color="A5A5A5"/>
            </w:tcBorders>
            <w:shd w:val="clear" w:color="000000" w:fill="B6DDE8"/>
            <w:noWrap/>
            <w:vAlign w:val="center"/>
            <w:hideMark/>
          </w:tcPr>
          <w:p w:rsidR="00554932" w:rsidRPr="009605D5" w:rsidRDefault="00554932" w:rsidP="002B538F">
            <w:pPr>
              <w:ind w:left="0"/>
              <w:jc w:val="center"/>
              <w:rPr>
                <w:rFonts w:eastAsia="Times New Roman" w:cs="Arial"/>
                <w:lang w:val="en-US"/>
              </w:rPr>
            </w:pPr>
            <w:r w:rsidRPr="009605D5">
              <w:rPr>
                <w:rFonts w:eastAsia="Times New Roman" w:cs="Arial"/>
                <w:lang w:val="en-US"/>
              </w:rPr>
              <w:t>IPT</w:t>
            </w:r>
          </w:p>
        </w:tc>
        <w:tc>
          <w:tcPr>
            <w:tcW w:w="1790" w:type="dxa"/>
            <w:tcBorders>
              <w:top w:val="nil"/>
              <w:left w:val="nil"/>
              <w:bottom w:val="single" w:sz="8" w:space="0" w:color="7F7F7F"/>
              <w:right w:val="single" w:sz="8" w:space="0" w:color="7F7F7F"/>
            </w:tcBorders>
            <w:shd w:val="clear" w:color="000000" w:fill="B6DDE8"/>
            <w:hideMark/>
          </w:tcPr>
          <w:p w:rsidR="00AC2259" w:rsidRDefault="00554932">
            <w:pPr>
              <w:ind w:left="0"/>
              <w:jc w:val="center"/>
              <w:rPr>
                <w:rFonts w:eastAsia="Times New Roman" w:cs="Arial"/>
                <w:lang w:val="en-US"/>
              </w:rPr>
            </w:pPr>
            <w:r w:rsidRPr="009605D5">
              <w:rPr>
                <w:rFonts w:eastAsia="Times New Roman" w:cs="Arial"/>
                <w:lang w:val="en-US"/>
              </w:rPr>
              <w:t>New or specific typical not in ICT list and unique to a</w:t>
            </w:r>
            <w:r>
              <w:rPr>
                <w:rFonts w:eastAsia="Times New Roman" w:cs="Arial"/>
                <w:lang w:val="en-US"/>
              </w:rPr>
              <w:t>n</w:t>
            </w:r>
            <w:r w:rsidRPr="009605D5">
              <w:rPr>
                <w:rFonts w:eastAsia="Times New Roman" w:cs="Arial"/>
                <w:lang w:val="en-US"/>
              </w:rPr>
              <w:t xml:space="preserve"> EPC Design requirement</w:t>
            </w:r>
          </w:p>
        </w:tc>
      </w:tr>
    </w:tbl>
    <w:p w:rsidR="00AC2259" w:rsidRDefault="00554932">
      <w:pPr>
        <w:pStyle w:val="Heading3"/>
        <w:rPr>
          <w:rFonts w:hint="eastAsia"/>
        </w:rPr>
      </w:pPr>
      <w:r>
        <w:t>OTS specific milestones and inputs</w:t>
      </w:r>
    </w:p>
    <w:p w:rsidR="00071553" w:rsidRDefault="00554932" w:rsidP="00071553">
      <w:pPr>
        <w:pStyle w:val="L1Bullet1"/>
        <w:tabs>
          <w:tab w:val="clear" w:pos="1080"/>
        </w:tabs>
        <w:ind w:left="850" w:hanging="562"/>
      </w:pPr>
      <w:r>
        <w:t>OTS required EPC’s process facility and equipment design data availability for the simulator’s model implementation and validation such as : e</w:t>
      </w:r>
      <w:r w:rsidRPr="004327D1">
        <w:t xml:space="preserve">quipment </w:t>
      </w:r>
      <w:r>
        <w:t>d</w:t>
      </w:r>
      <w:r w:rsidRPr="004327D1">
        <w:t xml:space="preserve">atasheets,  </w:t>
      </w:r>
      <w:r>
        <w:t>d</w:t>
      </w:r>
      <w:r w:rsidRPr="004327D1">
        <w:t xml:space="preserve">evice </w:t>
      </w:r>
      <w:r>
        <w:t>d</w:t>
      </w:r>
      <w:r w:rsidRPr="004327D1">
        <w:t xml:space="preserve">atasheets, </w:t>
      </w:r>
      <w:r>
        <w:t>c</w:t>
      </w:r>
      <w:r w:rsidRPr="004327D1">
        <w:t xml:space="preserve">ontrol narratives, </w:t>
      </w:r>
      <w:r>
        <w:t>s</w:t>
      </w:r>
      <w:r w:rsidRPr="004327D1">
        <w:t xml:space="preserve">afety narratives, </w:t>
      </w:r>
      <w:r>
        <w:t>l</w:t>
      </w:r>
      <w:r w:rsidRPr="004327D1">
        <w:t xml:space="preserve">ogic </w:t>
      </w:r>
      <w:r>
        <w:t>d</w:t>
      </w:r>
      <w:r w:rsidRPr="004327D1">
        <w:t>iagrams, PFD</w:t>
      </w:r>
      <w:r>
        <w:t xml:space="preserve">, </w:t>
      </w:r>
      <w:r w:rsidRPr="004327D1">
        <w:t xml:space="preserve">P&amp;ID,  </w:t>
      </w:r>
      <w:r>
        <w:t>m</w:t>
      </w:r>
      <w:r w:rsidRPr="004327D1">
        <w:t xml:space="preserve">aterial &amp; </w:t>
      </w:r>
      <w:r>
        <w:t>h</w:t>
      </w:r>
      <w:r w:rsidRPr="004327D1">
        <w:t xml:space="preserve">eat balance, </w:t>
      </w:r>
      <w:r>
        <w:t>i</w:t>
      </w:r>
      <w:r w:rsidRPr="004327D1">
        <w:t xml:space="preserve">nstrument datasheets and SOPs  for both </w:t>
      </w:r>
      <w:r>
        <w:t>p</w:t>
      </w:r>
      <w:r w:rsidRPr="004327D1">
        <w:t xml:space="preserve">rocess  and </w:t>
      </w:r>
      <w:r>
        <w:t>p</w:t>
      </w:r>
      <w:r w:rsidRPr="004327D1">
        <w:t xml:space="preserve">ackages </w:t>
      </w:r>
      <w:r>
        <w:t>e</w:t>
      </w:r>
      <w:r w:rsidRPr="004327D1">
        <w:t>quipments</w:t>
      </w:r>
      <w:r>
        <w:t>.</w:t>
      </w:r>
    </w:p>
    <w:p w:rsidR="00071553" w:rsidRDefault="00554932" w:rsidP="00071553">
      <w:pPr>
        <w:pStyle w:val="L1Bullet1"/>
        <w:tabs>
          <w:tab w:val="clear" w:pos="1080"/>
        </w:tabs>
        <w:ind w:left="850" w:hanging="562"/>
      </w:pPr>
      <w:r>
        <w:t xml:space="preserve">For the Operation training purpose, the OTS shall be integrated with validated PCS &amp; SIS control and </w:t>
      </w:r>
      <w:r w:rsidR="00277C98">
        <w:t xml:space="preserve">safety </w:t>
      </w:r>
      <w:r>
        <w:t xml:space="preserve">database as per the ICSS FAT. </w:t>
      </w:r>
    </w:p>
    <w:p w:rsidR="00071553" w:rsidRDefault="00554932" w:rsidP="00071553">
      <w:pPr>
        <w:pStyle w:val="L1Bullet1"/>
        <w:tabs>
          <w:tab w:val="clear" w:pos="1080"/>
        </w:tabs>
        <w:ind w:left="850" w:hanging="562"/>
      </w:pPr>
      <w:r>
        <w:t xml:space="preserve">For Onshore LNG trains OTS including APC Operation training purpose, the OTS shall be integrated with a validated APC configuration database as per the APC FAT. </w:t>
      </w:r>
    </w:p>
    <w:p w:rsidR="00071553" w:rsidRDefault="00554932" w:rsidP="00071553">
      <w:pPr>
        <w:pStyle w:val="L1Bullet1"/>
        <w:tabs>
          <w:tab w:val="clear" w:pos="1080"/>
        </w:tabs>
        <w:ind w:left="850" w:hanging="562"/>
      </w:pPr>
      <w:r>
        <w:t xml:space="preserve">For the Offshore OTS including </w:t>
      </w:r>
      <w:r w:rsidR="00277C98">
        <w:t xml:space="preserve">Subsea OTS </w:t>
      </w:r>
      <w:r>
        <w:t xml:space="preserve">Operation training purpose, the OTS shall be integrated with a validated </w:t>
      </w:r>
      <w:r w:rsidR="00277C98">
        <w:t xml:space="preserve">OTS </w:t>
      </w:r>
      <w:r>
        <w:t xml:space="preserve">(by SPT) configuration database as per the </w:t>
      </w:r>
      <w:r w:rsidR="00277C98">
        <w:t xml:space="preserve">OTS </w:t>
      </w:r>
      <w:r>
        <w:t xml:space="preserve">FAT. </w:t>
      </w:r>
    </w:p>
    <w:p w:rsidR="00071553" w:rsidRDefault="00554932" w:rsidP="00071553">
      <w:pPr>
        <w:pStyle w:val="L1Bullet1"/>
        <w:tabs>
          <w:tab w:val="clear" w:pos="1080"/>
        </w:tabs>
        <w:ind w:left="850" w:hanging="562"/>
      </w:pPr>
      <w:r>
        <w:lastRenderedPageBreak/>
        <w:t>OTS modelling shall be designed and validated by process engineering discipline, Process licensor(s) and Package supplier(s) as per EPC agreements.</w:t>
      </w:r>
      <w:r w:rsidR="00607DB3">
        <w:br/>
      </w:r>
    </w:p>
    <w:p w:rsidR="00071553" w:rsidRDefault="00FE2259" w:rsidP="00071553">
      <w:pPr>
        <w:pStyle w:val="L1Normal"/>
      </w:pPr>
      <w:r>
        <w:sym w:font="Wingdings" w:char="F0E8"/>
      </w:r>
      <w:r w:rsidR="00607DB3" w:rsidRPr="00607337">
        <w:t>Refer to figure 2-</w:t>
      </w:r>
      <w:r w:rsidR="00607DB3">
        <w:t>3-3</w:t>
      </w:r>
      <w:r w:rsidR="00607DB3" w:rsidRPr="00607337">
        <w:t xml:space="preserve"> below showing </w:t>
      </w:r>
      <w:r w:rsidR="00852A7D">
        <w:t>typical</w:t>
      </w:r>
      <w:r w:rsidR="00607DB3">
        <w:t xml:space="preserve"> OTS activities</w:t>
      </w:r>
    </w:p>
    <w:p w:rsidR="00554932" w:rsidRPr="00D42D17" w:rsidRDefault="00554932" w:rsidP="00554932">
      <w:pPr>
        <w:pStyle w:val="L1Normal"/>
        <w:ind w:left="720"/>
        <w:sectPr w:rsidR="00554932" w:rsidRPr="00D42D17" w:rsidSect="00583C29">
          <w:headerReference w:type="default" r:id="rId17"/>
          <w:footerReference w:type="default" r:id="rId18"/>
          <w:pgSz w:w="11907" w:h="16840" w:code="9"/>
          <w:pgMar w:top="1412" w:right="1151" w:bottom="1440" w:left="1582" w:header="578" w:footer="578" w:gutter="0"/>
          <w:cols w:space="720"/>
          <w:docGrid w:linePitch="360"/>
        </w:sectPr>
      </w:pPr>
    </w:p>
    <w:p w:rsidR="00554932" w:rsidRDefault="00554932" w:rsidP="00554932">
      <w:pPr>
        <w:pStyle w:val="Caption"/>
      </w:pPr>
      <w:r w:rsidRPr="00607337">
        <w:lastRenderedPageBreak/>
        <w:t xml:space="preserve">Figure </w:t>
      </w:r>
      <w:r w:rsidR="00071553" w:rsidRPr="00607337">
        <w:fldChar w:fldCharType="begin"/>
      </w:r>
      <w:r w:rsidRPr="00607337">
        <w:instrText xml:space="preserve"> STYLEREF 1 \s </w:instrText>
      </w:r>
      <w:r w:rsidR="00071553" w:rsidRPr="00607337">
        <w:fldChar w:fldCharType="separate"/>
      </w:r>
      <w:r w:rsidR="001317AF">
        <w:rPr>
          <w:noProof/>
        </w:rPr>
        <w:t>2</w:t>
      </w:r>
      <w:r w:rsidR="00071553" w:rsidRPr="00607337">
        <w:fldChar w:fldCharType="end"/>
      </w:r>
      <w:r w:rsidR="00607DB3">
        <w:t>-</w:t>
      </w:r>
      <w:r>
        <w:t>3-</w:t>
      </w:r>
      <w:r w:rsidR="00607DB3">
        <w:t>3</w:t>
      </w:r>
      <w:r w:rsidRPr="00607337">
        <w:t xml:space="preserve"> </w:t>
      </w:r>
      <w:r w:rsidR="00607DB3">
        <w:t>Typical OTS Activities</w:t>
      </w:r>
    </w:p>
    <w:p w:rsidR="00C547F9" w:rsidRDefault="003C69AF">
      <w:pPr>
        <w:pStyle w:val="L1TbleTxt"/>
      </w:pPr>
      <w:r>
        <w:pict>
          <v:shape id="_x0000_i1027" type="#_x0000_t75" style="width:1018.8pt;height:663.6pt">
            <v:imagedata r:id="rId19" o:title=""/>
          </v:shape>
        </w:pict>
      </w:r>
    </w:p>
    <w:p w:rsidR="00554932" w:rsidRPr="00D42D17" w:rsidRDefault="00554932" w:rsidP="00554932">
      <w:pPr>
        <w:pStyle w:val="L1Normal"/>
        <w:sectPr w:rsidR="00554932" w:rsidRPr="00D42D17" w:rsidSect="00607DB3">
          <w:headerReference w:type="default" r:id="rId20"/>
          <w:footerReference w:type="default" r:id="rId21"/>
          <w:pgSz w:w="23814" w:h="16839" w:orient="landscape" w:code="8"/>
          <w:pgMar w:top="1582" w:right="1412" w:bottom="1151" w:left="1440" w:header="578" w:footer="578" w:gutter="0"/>
          <w:cols w:space="720"/>
          <w:docGrid w:linePitch="360"/>
        </w:sectPr>
      </w:pPr>
    </w:p>
    <w:p w:rsidR="008B3A12" w:rsidRDefault="008B3A12" w:rsidP="008B3A12">
      <w:pPr>
        <w:pStyle w:val="Heading3"/>
        <w:rPr>
          <w:rFonts w:hint="eastAsia"/>
        </w:rPr>
      </w:pPr>
      <w:r>
        <w:lastRenderedPageBreak/>
        <w:t>ICSS Project Development locations</w:t>
      </w:r>
    </w:p>
    <w:p w:rsidR="00C547F9" w:rsidRDefault="003C69AF">
      <w:pPr>
        <w:pStyle w:val="L1TbleTxt"/>
        <w:rPr>
          <w:lang w:val="en-US"/>
        </w:rPr>
      </w:pPr>
      <w:r w:rsidRPr="00071553">
        <w:rPr>
          <w:lang w:val="en-US"/>
        </w:rPr>
        <w:pict>
          <v:shape id="_x0000_i1028" type="#_x0000_t75" style="width:458.4pt;height:289.2pt">
            <v:imagedata r:id="rId22" o:title=""/>
          </v:shape>
        </w:pict>
      </w:r>
    </w:p>
    <w:p w:rsidR="002B538F" w:rsidRDefault="008B3A12">
      <w:pPr>
        <w:pStyle w:val="Heading2"/>
        <w:rPr>
          <w:rFonts w:hint="eastAsia"/>
          <w:u w:val="single"/>
        </w:rPr>
      </w:pPr>
      <w:r>
        <w:rPr>
          <w:rFonts w:hint="eastAsia"/>
          <w:u w:val="single"/>
        </w:rPr>
        <w:br w:type="page"/>
      </w:r>
      <w:bookmarkStart w:id="750" w:name="_Toc308600716"/>
      <w:r w:rsidR="00A775CA" w:rsidRPr="00A775CA">
        <w:rPr>
          <w:b/>
          <w:lang w:val="en-US"/>
        </w:rPr>
        <w:lastRenderedPageBreak/>
        <w:t>ICSS Project Execution Flowchart</w:t>
      </w:r>
      <w:bookmarkEnd w:id="729"/>
      <w:bookmarkEnd w:id="750"/>
    </w:p>
    <w:p w:rsidR="00287AEB" w:rsidRPr="00D42D17" w:rsidRDefault="00A775CA" w:rsidP="006454C3">
      <w:pPr>
        <w:pStyle w:val="Heading3"/>
        <w:rPr>
          <w:rFonts w:hint="eastAsia"/>
        </w:rPr>
      </w:pPr>
      <w:bookmarkStart w:id="751" w:name="OLE_LINK9"/>
      <w:bookmarkStart w:id="752" w:name="OLE_LINK10"/>
      <w:r w:rsidRPr="00A775CA">
        <w:t>ICSS Project Execution Workflow</w:t>
      </w:r>
    </w:p>
    <w:bookmarkEnd w:id="751"/>
    <w:bookmarkEnd w:id="752"/>
    <w:p w:rsidR="00287AEB" w:rsidRPr="00D42D17" w:rsidRDefault="00A775CA" w:rsidP="000E60DD">
      <w:pPr>
        <w:pStyle w:val="L1Normal"/>
      </w:pPr>
      <w:r w:rsidRPr="00A775CA">
        <w:t xml:space="preserve">The typical ICSS flowchart show the logical and sequential interrelationships between the various </w:t>
      </w:r>
      <w:bookmarkStart w:id="753" w:name="OLE_LINK4"/>
      <w:bookmarkStart w:id="754" w:name="OLE_LINK5"/>
      <w:r w:rsidRPr="00A775CA">
        <w:t>project activities required to implement the project scope of work:</w:t>
      </w:r>
    </w:p>
    <w:bookmarkEnd w:id="753"/>
    <w:bookmarkEnd w:id="754"/>
    <w:p w:rsidR="00C0322A" w:rsidRPr="00D42D17" w:rsidRDefault="00A775CA" w:rsidP="00C0322A">
      <w:pPr>
        <w:pStyle w:val="Caption"/>
      </w:pPr>
      <w:r w:rsidRPr="00A775CA">
        <w:t xml:space="preserve">Figure </w:t>
      </w:r>
      <w:fldSimple w:instr=" STYLEREF 1 \s ">
        <w:r w:rsidR="001317AF">
          <w:rPr>
            <w:noProof/>
          </w:rPr>
          <w:t>2</w:t>
        </w:r>
      </w:fldSimple>
      <w:r w:rsidRPr="00A775CA">
        <w:noBreakHyphen/>
      </w:r>
      <w:fldSimple w:instr=" SEQ Figure \* ARABIC \s 1 ">
        <w:r w:rsidR="001317AF">
          <w:rPr>
            <w:noProof/>
          </w:rPr>
          <w:t>2</w:t>
        </w:r>
      </w:fldSimple>
      <w:r w:rsidRPr="00A775CA">
        <w:t xml:space="preserve">  </w:t>
      </w:r>
      <w:r w:rsidR="00AC2259">
        <w:t>ICSS Supplier</w:t>
      </w:r>
      <w:r w:rsidRPr="00A775CA">
        <w:t xml:space="preserve"> Project Execution Work Flow</w:t>
      </w:r>
    </w:p>
    <w:p w:rsidR="000E7235" w:rsidRPr="00D42D17" w:rsidRDefault="00CC5106" w:rsidP="00C0322A">
      <w:pPr>
        <w:pStyle w:val="Caption"/>
      </w:pPr>
      <w:r w:rsidRPr="00D42D17">
        <w:object w:dxaOrig="8330" w:dyaOrig="5507">
          <v:shape id="_x0000_i1029" type="#_x0000_t75" style="width:416.4pt;height:274.8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Visio.Drawing.11" ShapeID="_x0000_i1029" DrawAspect="Content" ObjectID="_1382343509" r:id="rId24"/>
        </w:object>
      </w:r>
    </w:p>
    <w:p w:rsidR="00C64BF4" w:rsidRPr="00D42D17" w:rsidRDefault="00A775CA" w:rsidP="00C64BF4">
      <w:pPr>
        <w:pStyle w:val="L1Normal"/>
      </w:pPr>
      <w:r w:rsidRPr="00A775CA">
        <w:t xml:space="preserve">The Company representative and EPC Contractor shall participate to the </w:t>
      </w:r>
      <w:r w:rsidR="00AC2259">
        <w:t>ICSS Supplier</w:t>
      </w:r>
      <w:r w:rsidRPr="00A775CA">
        <w:t xml:space="preserve"> Kick-Off Meeting.</w:t>
      </w:r>
    </w:p>
    <w:p w:rsidR="00873E78" w:rsidRPr="00D42D17" w:rsidRDefault="00873E78" w:rsidP="000E60DD">
      <w:pPr>
        <w:pStyle w:val="L1Normal"/>
      </w:pPr>
    </w:p>
    <w:p w:rsidR="00C0322A" w:rsidRPr="00D42D17" w:rsidRDefault="00A775CA" w:rsidP="00C0322A">
      <w:pPr>
        <w:pStyle w:val="Caption"/>
      </w:pPr>
      <w:r w:rsidRPr="00A775CA">
        <w:br w:type="page"/>
      </w:r>
      <w:r w:rsidRPr="00A775CA">
        <w:lastRenderedPageBreak/>
        <w:t xml:space="preserve">Figure </w:t>
      </w:r>
      <w:fldSimple w:instr=" STYLEREF 1 \s ">
        <w:r w:rsidR="001317AF">
          <w:rPr>
            <w:noProof/>
          </w:rPr>
          <w:t>2</w:t>
        </w:r>
      </w:fldSimple>
      <w:r w:rsidRPr="00A775CA">
        <w:noBreakHyphen/>
      </w:r>
      <w:fldSimple w:instr=" SEQ Figure \* ARABIC \s 1 ">
        <w:r w:rsidR="001317AF">
          <w:rPr>
            <w:noProof/>
          </w:rPr>
          <w:t>3</w:t>
        </w:r>
      </w:fldSimple>
      <w:r w:rsidRPr="00A775CA">
        <w:t xml:space="preserve">  </w:t>
      </w:r>
      <w:r w:rsidR="00AC2259">
        <w:t>ICSS Supplier</w:t>
      </w:r>
      <w:r w:rsidRPr="00A775CA">
        <w:t xml:space="preserve"> Project Execution Work Flow (cont'd)</w:t>
      </w:r>
    </w:p>
    <w:p w:rsidR="00873E78" w:rsidRPr="00D42D17" w:rsidRDefault="00965281" w:rsidP="000E60DD">
      <w:pPr>
        <w:pStyle w:val="L1Normal"/>
      </w:pPr>
      <w:r w:rsidRPr="00D42D17">
        <w:object w:dxaOrig="8331" w:dyaOrig="11163">
          <v:shape id="_x0000_i1030" type="#_x0000_t75" style="width:416.4pt;height:558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Visio.Drawing.11" ShapeID="_x0000_i1030" DrawAspect="Content" ObjectID="_1382343510" r:id="rId26"/>
        </w:object>
      </w:r>
    </w:p>
    <w:p w:rsidR="00873E78" w:rsidRPr="00D42D17" w:rsidRDefault="00873E78" w:rsidP="000E60DD">
      <w:pPr>
        <w:pStyle w:val="L1Normal"/>
      </w:pPr>
    </w:p>
    <w:p w:rsidR="00237D8E" w:rsidRPr="00D42D17" w:rsidRDefault="00A775CA" w:rsidP="009E5658">
      <w:pPr>
        <w:pStyle w:val="Heading2"/>
        <w:rPr>
          <w:rFonts w:hint="eastAsia"/>
        </w:rPr>
      </w:pPr>
      <w:r w:rsidRPr="00A775CA">
        <w:rPr>
          <w:b/>
        </w:rPr>
        <w:br w:type="page"/>
      </w:r>
      <w:bookmarkStart w:id="755" w:name="_Toc308600717"/>
      <w:r w:rsidRPr="00A775CA">
        <w:rPr>
          <w:b/>
        </w:rPr>
        <w:lastRenderedPageBreak/>
        <w:t>Major Milestones</w:t>
      </w:r>
      <w:bookmarkEnd w:id="7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390"/>
      </w:tblGrid>
      <w:tr w:rsidR="007D09E5" w:rsidRPr="00D42D17" w:rsidTr="002D4184">
        <w:trPr>
          <w:trHeight w:val="20"/>
          <w:tblHeader/>
        </w:trPr>
        <w:tc>
          <w:tcPr>
            <w:tcW w:w="5000" w:type="pct"/>
            <w:tcBorders>
              <w:bottom w:val="single" w:sz="4" w:space="0" w:color="auto"/>
            </w:tcBorders>
            <w:shd w:val="clear" w:color="auto" w:fill="E6E6E6"/>
            <w:vAlign w:val="center"/>
          </w:tcPr>
          <w:p w:rsidR="007D09E5" w:rsidRPr="00D42D17" w:rsidRDefault="00A775CA" w:rsidP="000E60DD">
            <w:pPr>
              <w:pStyle w:val="L1Normal"/>
              <w:jc w:val="center"/>
              <w:rPr>
                <w:b/>
              </w:rPr>
            </w:pPr>
            <w:r w:rsidRPr="00A775CA">
              <w:rPr>
                <w:b/>
              </w:rPr>
              <w:t>MILESTONE</w:t>
            </w:r>
          </w:p>
        </w:tc>
      </w:tr>
      <w:tr w:rsidR="007D09E5" w:rsidRPr="00D42D17" w:rsidTr="002D4184">
        <w:trPr>
          <w:trHeight w:val="20"/>
          <w:tblHeader/>
        </w:trPr>
        <w:tc>
          <w:tcPr>
            <w:tcW w:w="5000" w:type="pct"/>
            <w:shd w:val="clear" w:color="auto" w:fill="CCFFFF"/>
            <w:vAlign w:val="center"/>
          </w:tcPr>
          <w:p w:rsidR="007D09E5" w:rsidRPr="00D42D17" w:rsidRDefault="00AC2259" w:rsidP="00B54FD9">
            <w:pPr>
              <w:pStyle w:val="L1Normal"/>
              <w:jc w:val="center"/>
            </w:pPr>
            <w:r>
              <w:t>ICSS Supplier</w:t>
            </w:r>
            <w:r w:rsidR="00A775CA" w:rsidRPr="00A775CA">
              <w:t xml:space="preserve"> Project Kick-Off Meeting</w:t>
            </w:r>
          </w:p>
        </w:tc>
      </w:tr>
      <w:tr w:rsidR="007D09E5" w:rsidRPr="00D42D17" w:rsidTr="002D4184">
        <w:trPr>
          <w:trHeight w:val="20"/>
          <w:tblHeader/>
        </w:trPr>
        <w:tc>
          <w:tcPr>
            <w:tcW w:w="5000" w:type="pct"/>
            <w:shd w:val="clear" w:color="auto" w:fill="CCFFFF"/>
            <w:vAlign w:val="center"/>
          </w:tcPr>
          <w:p w:rsidR="007D09E5" w:rsidRPr="00D42D17" w:rsidRDefault="00A775CA" w:rsidP="00B54FD9">
            <w:pPr>
              <w:pStyle w:val="L1Normal"/>
              <w:jc w:val="center"/>
            </w:pPr>
            <w:r w:rsidRPr="00A775CA">
              <w:t>Submit PEP/PQP</w:t>
            </w:r>
          </w:p>
        </w:tc>
      </w:tr>
      <w:tr w:rsidR="007D09E5" w:rsidRPr="00D42D17" w:rsidTr="002D4184">
        <w:trPr>
          <w:trHeight w:val="20"/>
          <w:tblHeader/>
        </w:trPr>
        <w:tc>
          <w:tcPr>
            <w:tcW w:w="5000" w:type="pct"/>
            <w:shd w:val="clear" w:color="auto" w:fill="CCFFFF"/>
            <w:vAlign w:val="center"/>
          </w:tcPr>
          <w:p w:rsidR="007D09E5" w:rsidRPr="00D42D17" w:rsidRDefault="00A775CA" w:rsidP="00257858">
            <w:pPr>
              <w:pStyle w:val="L1Normal"/>
              <w:jc w:val="center"/>
            </w:pPr>
            <w:r w:rsidRPr="00A775CA">
              <w:t xml:space="preserve">Submit </w:t>
            </w:r>
            <w:r w:rsidR="00AC2259">
              <w:t>ICSS Supplier</w:t>
            </w:r>
            <w:r w:rsidRPr="00A775CA">
              <w:t xml:space="preserve"> </w:t>
            </w:r>
            <w:r w:rsidR="007336AD">
              <w:t xml:space="preserve">L3 </w:t>
            </w:r>
            <w:r w:rsidRPr="00A775CA">
              <w:t xml:space="preserve">Project Schedule </w:t>
            </w:r>
          </w:p>
        </w:tc>
      </w:tr>
      <w:tr w:rsidR="007D09E5" w:rsidRPr="00D42D17" w:rsidTr="002D4184">
        <w:trPr>
          <w:trHeight w:val="20"/>
          <w:tblHeader/>
        </w:trPr>
        <w:tc>
          <w:tcPr>
            <w:tcW w:w="5000" w:type="pct"/>
            <w:shd w:val="clear" w:color="auto" w:fill="CCFFFF"/>
            <w:vAlign w:val="center"/>
          </w:tcPr>
          <w:p w:rsidR="007D09E5" w:rsidRPr="00D42D17" w:rsidRDefault="00A775CA" w:rsidP="00B54FD9">
            <w:pPr>
              <w:pStyle w:val="L1Normal"/>
              <w:jc w:val="center"/>
            </w:pPr>
            <w:r w:rsidRPr="00A775CA">
              <w:t>Receipt of Design Inputs from EPC Contractor</w:t>
            </w:r>
          </w:p>
        </w:tc>
      </w:tr>
      <w:tr w:rsidR="007D09E5" w:rsidRPr="00D42D17" w:rsidTr="002D4184">
        <w:trPr>
          <w:trHeight w:val="20"/>
          <w:tblHeader/>
        </w:trPr>
        <w:tc>
          <w:tcPr>
            <w:tcW w:w="5000" w:type="pct"/>
            <w:shd w:val="clear" w:color="auto" w:fill="CCFFFF"/>
            <w:vAlign w:val="center"/>
          </w:tcPr>
          <w:p w:rsidR="007D09E5" w:rsidRPr="00D42D17" w:rsidRDefault="00A775CA" w:rsidP="00EA3A9D">
            <w:pPr>
              <w:pStyle w:val="L1Normal"/>
              <w:jc w:val="center"/>
            </w:pPr>
            <w:r w:rsidRPr="00A775CA">
              <w:t>ICSS FDS Submission to EPC Contractor for Basic Design</w:t>
            </w:r>
          </w:p>
        </w:tc>
      </w:tr>
      <w:tr w:rsidR="004858CB" w:rsidRPr="00D42D17" w:rsidTr="00360D14">
        <w:trPr>
          <w:trHeight w:val="20"/>
          <w:tblHeader/>
        </w:trPr>
        <w:tc>
          <w:tcPr>
            <w:tcW w:w="5000" w:type="pct"/>
            <w:shd w:val="clear" w:color="auto" w:fill="CCFFFF"/>
            <w:vAlign w:val="center"/>
          </w:tcPr>
          <w:p w:rsidR="004858CB" w:rsidRPr="00D42D17" w:rsidRDefault="00A775CA" w:rsidP="00360D14">
            <w:pPr>
              <w:pStyle w:val="L1Normal"/>
              <w:jc w:val="center"/>
            </w:pPr>
            <w:r w:rsidRPr="00A775CA">
              <w:t>Basic Design Meeting</w:t>
            </w:r>
          </w:p>
        </w:tc>
      </w:tr>
      <w:tr w:rsidR="007D09E5" w:rsidRPr="00D42D17" w:rsidTr="002D4184">
        <w:trPr>
          <w:trHeight w:val="20"/>
          <w:tblHeader/>
        </w:trPr>
        <w:tc>
          <w:tcPr>
            <w:tcW w:w="5000" w:type="pct"/>
            <w:shd w:val="clear" w:color="auto" w:fill="CCFFFF"/>
            <w:vAlign w:val="center"/>
          </w:tcPr>
          <w:p w:rsidR="007D09E5" w:rsidRPr="00D42D17" w:rsidRDefault="00A775CA" w:rsidP="00B54FD9">
            <w:pPr>
              <w:pStyle w:val="L1Normal"/>
              <w:jc w:val="center"/>
            </w:pPr>
            <w:r w:rsidRPr="00A775CA">
              <w:t>HW Prototyping</w:t>
            </w:r>
          </w:p>
        </w:tc>
      </w:tr>
      <w:tr w:rsidR="007D09E5" w:rsidRPr="00D42D17" w:rsidTr="002D4184">
        <w:trPr>
          <w:trHeight w:val="20"/>
          <w:tblHeader/>
        </w:trPr>
        <w:tc>
          <w:tcPr>
            <w:tcW w:w="5000" w:type="pct"/>
            <w:tcBorders>
              <w:bottom w:val="single" w:sz="4" w:space="0" w:color="auto"/>
            </w:tcBorders>
            <w:shd w:val="clear" w:color="auto" w:fill="CCFFFF"/>
            <w:vAlign w:val="center"/>
          </w:tcPr>
          <w:p w:rsidR="007D09E5" w:rsidRPr="007336AD" w:rsidRDefault="00071553" w:rsidP="00B54FD9">
            <w:pPr>
              <w:pStyle w:val="L1Normal"/>
              <w:jc w:val="center"/>
              <w:rPr>
                <w:b/>
              </w:rPr>
            </w:pPr>
            <w:r w:rsidRPr="00071553">
              <w:rPr>
                <w:b/>
              </w:rPr>
              <w:t>Hardware Freeze Milestone (HWF)</w:t>
            </w:r>
          </w:p>
        </w:tc>
      </w:tr>
      <w:tr w:rsidR="007D09E5" w:rsidRPr="00D42D17" w:rsidTr="002D4184">
        <w:trPr>
          <w:trHeight w:val="20"/>
          <w:tblHeader/>
        </w:trPr>
        <w:tc>
          <w:tcPr>
            <w:tcW w:w="5000" w:type="pct"/>
            <w:shd w:val="clear" w:color="auto" w:fill="00FFFF"/>
            <w:vAlign w:val="center"/>
          </w:tcPr>
          <w:p w:rsidR="007D09E5" w:rsidRPr="00D42D17" w:rsidRDefault="00A775CA" w:rsidP="00EA3A9D">
            <w:pPr>
              <w:pStyle w:val="L1Normal"/>
              <w:jc w:val="center"/>
              <w:rPr>
                <w:szCs w:val="24"/>
                <w:lang w:eastAsia="en-US"/>
              </w:rPr>
            </w:pPr>
            <w:r w:rsidRPr="00A775CA">
              <w:t>ICSS SW DDS Submission to EPC Contractor for Detail Design</w:t>
            </w:r>
          </w:p>
        </w:tc>
      </w:tr>
      <w:tr w:rsidR="007D09E5" w:rsidRPr="00D42D17" w:rsidTr="002D4184">
        <w:trPr>
          <w:trHeight w:val="20"/>
          <w:tblHeader/>
        </w:trPr>
        <w:tc>
          <w:tcPr>
            <w:tcW w:w="5000" w:type="pct"/>
            <w:shd w:val="clear" w:color="auto" w:fill="00FFFF"/>
            <w:vAlign w:val="center"/>
          </w:tcPr>
          <w:p w:rsidR="007D09E5" w:rsidRPr="00D42D17" w:rsidRDefault="00A775CA" w:rsidP="00EA3A9D">
            <w:pPr>
              <w:pStyle w:val="L1Normal"/>
              <w:jc w:val="center"/>
            </w:pPr>
            <w:r w:rsidRPr="00A775CA">
              <w:t>Detail Design Review Meeting</w:t>
            </w:r>
          </w:p>
        </w:tc>
      </w:tr>
      <w:tr w:rsidR="004858CB" w:rsidRPr="00D42D17" w:rsidTr="002D4184">
        <w:trPr>
          <w:trHeight w:val="20"/>
          <w:tblHeader/>
        </w:trPr>
        <w:tc>
          <w:tcPr>
            <w:tcW w:w="5000" w:type="pct"/>
            <w:shd w:val="clear" w:color="auto" w:fill="00FFFF"/>
            <w:vAlign w:val="center"/>
          </w:tcPr>
          <w:p w:rsidR="00360D14" w:rsidRPr="00D42D17" w:rsidRDefault="00A775CA">
            <w:pPr>
              <w:pStyle w:val="L1Normal"/>
              <w:jc w:val="center"/>
            </w:pPr>
            <w:r w:rsidRPr="00A775CA">
              <w:t>SW Prototyping ( Typical loops, HMI ) , HART</w:t>
            </w:r>
            <w:r w:rsidRPr="00A775CA">
              <w:rPr>
                <w:rFonts w:cs="Arial"/>
              </w:rPr>
              <w:t>®</w:t>
            </w:r>
            <w:r w:rsidRPr="00A775CA">
              <w:t xml:space="preserve"> FI  Prototyping</w:t>
            </w:r>
          </w:p>
        </w:tc>
      </w:tr>
      <w:tr w:rsidR="00EA3A9D" w:rsidRPr="00D42D17" w:rsidTr="002D4184">
        <w:trPr>
          <w:trHeight w:val="20"/>
          <w:tblHeader/>
        </w:trPr>
        <w:tc>
          <w:tcPr>
            <w:tcW w:w="5000" w:type="pct"/>
            <w:shd w:val="clear" w:color="auto" w:fill="00FFFF"/>
            <w:vAlign w:val="center"/>
          </w:tcPr>
          <w:p w:rsidR="00EA3A9D" w:rsidRPr="007336AD" w:rsidRDefault="00071553" w:rsidP="00B54FD9">
            <w:pPr>
              <w:pStyle w:val="L1Normal"/>
              <w:jc w:val="center"/>
              <w:rPr>
                <w:b/>
              </w:rPr>
            </w:pPr>
            <w:r w:rsidRPr="00071553">
              <w:rPr>
                <w:b/>
              </w:rPr>
              <w:t>Software Freeze Milestone (SWF)</w:t>
            </w:r>
          </w:p>
        </w:tc>
      </w:tr>
      <w:tr w:rsidR="000E60DD" w:rsidRPr="00D42D17" w:rsidTr="002D4184">
        <w:trPr>
          <w:trHeight w:val="20"/>
          <w:tblHeader/>
        </w:trPr>
        <w:tc>
          <w:tcPr>
            <w:tcW w:w="5000" w:type="pct"/>
            <w:shd w:val="clear" w:color="auto" w:fill="00FFFF"/>
            <w:vAlign w:val="center"/>
          </w:tcPr>
          <w:p w:rsidR="000E60DD" w:rsidRPr="00D42D17" w:rsidRDefault="00A775CA" w:rsidP="00B54FD9">
            <w:pPr>
              <w:pStyle w:val="L1Normal"/>
              <w:jc w:val="center"/>
            </w:pPr>
            <w:r w:rsidRPr="00A775CA">
              <w:t>Submit FAT Plan</w:t>
            </w:r>
          </w:p>
        </w:tc>
      </w:tr>
      <w:tr w:rsidR="000E60DD" w:rsidRPr="00D42D17" w:rsidTr="002D4184">
        <w:trPr>
          <w:trHeight w:val="20"/>
          <w:tblHeader/>
        </w:trPr>
        <w:tc>
          <w:tcPr>
            <w:tcW w:w="5000" w:type="pct"/>
            <w:shd w:val="clear" w:color="auto" w:fill="00FFFF"/>
            <w:vAlign w:val="center"/>
          </w:tcPr>
          <w:p w:rsidR="000E60DD" w:rsidRPr="00D42D17" w:rsidRDefault="00A775CA" w:rsidP="00B54FD9">
            <w:pPr>
              <w:pStyle w:val="L1Normal"/>
              <w:jc w:val="center"/>
            </w:pPr>
            <w:r w:rsidRPr="00A775CA">
              <w:t>Submit FAT Procedures</w:t>
            </w:r>
          </w:p>
        </w:tc>
      </w:tr>
      <w:tr w:rsidR="007D09E5" w:rsidRPr="00D42D17" w:rsidTr="002D4184">
        <w:trPr>
          <w:trHeight w:val="20"/>
          <w:tblHeader/>
        </w:trPr>
        <w:tc>
          <w:tcPr>
            <w:tcW w:w="5000" w:type="pct"/>
            <w:shd w:val="clear" w:color="auto" w:fill="00FFFF"/>
            <w:vAlign w:val="center"/>
          </w:tcPr>
          <w:p w:rsidR="007D09E5" w:rsidRPr="00D42D17" w:rsidRDefault="00A775CA" w:rsidP="00EA3A9D">
            <w:pPr>
              <w:pStyle w:val="L1Normal"/>
              <w:jc w:val="center"/>
            </w:pPr>
            <w:r w:rsidRPr="00A775CA">
              <w:t>Implementation/Configuration Freeze</w:t>
            </w:r>
          </w:p>
        </w:tc>
      </w:tr>
      <w:tr w:rsidR="007D09E5" w:rsidRPr="00D42D17" w:rsidTr="002D4184">
        <w:trPr>
          <w:trHeight w:val="20"/>
          <w:tblHeader/>
        </w:trPr>
        <w:tc>
          <w:tcPr>
            <w:tcW w:w="5000" w:type="pct"/>
            <w:tcBorders>
              <w:bottom w:val="single" w:sz="4" w:space="0" w:color="auto"/>
            </w:tcBorders>
            <w:shd w:val="clear" w:color="auto" w:fill="00FFFF"/>
            <w:vAlign w:val="center"/>
          </w:tcPr>
          <w:p w:rsidR="007D09E5" w:rsidRPr="00D42D17" w:rsidRDefault="00A775CA" w:rsidP="00B54FD9">
            <w:pPr>
              <w:pStyle w:val="L1Normal"/>
              <w:jc w:val="center"/>
            </w:pPr>
            <w:r w:rsidRPr="00A775CA">
              <w:t>Conduct Internal Test (FIT)</w:t>
            </w:r>
          </w:p>
        </w:tc>
      </w:tr>
      <w:tr w:rsidR="000E60DD" w:rsidRPr="00D42D17" w:rsidTr="002D4184">
        <w:trPr>
          <w:trHeight w:val="20"/>
          <w:tblHeader/>
        </w:trPr>
        <w:tc>
          <w:tcPr>
            <w:tcW w:w="5000" w:type="pct"/>
            <w:shd w:val="clear" w:color="auto" w:fill="00CCFF"/>
            <w:vAlign w:val="center"/>
          </w:tcPr>
          <w:p w:rsidR="000E60DD" w:rsidRPr="007336AD" w:rsidRDefault="00071553" w:rsidP="00B54FD9">
            <w:pPr>
              <w:pStyle w:val="L1Normal"/>
              <w:jc w:val="center"/>
              <w:rPr>
                <w:b/>
              </w:rPr>
            </w:pPr>
            <w:r w:rsidRPr="00071553">
              <w:rPr>
                <w:b/>
              </w:rPr>
              <w:t>SRR Audit</w:t>
            </w:r>
          </w:p>
        </w:tc>
      </w:tr>
      <w:tr w:rsidR="003A3ED8" w:rsidRPr="00D42D17" w:rsidTr="002D4184">
        <w:trPr>
          <w:trHeight w:val="20"/>
          <w:tblHeader/>
        </w:trPr>
        <w:tc>
          <w:tcPr>
            <w:tcW w:w="5000" w:type="pct"/>
            <w:shd w:val="clear" w:color="auto" w:fill="0000FF"/>
            <w:vAlign w:val="center"/>
          </w:tcPr>
          <w:p w:rsidR="005C2290" w:rsidRPr="00D42D17" w:rsidRDefault="00A775CA">
            <w:pPr>
              <w:pStyle w:val="L1Normal"/>
              <w:jc w:val="center"/>
            </w:pPr>
            <w:r w:rsidRPr="00A775CA">
              <w:t xml:space="preserve">Factory Acceptance Test for all ICSS Systems (SIS, FGS, HIPS...etc) </w:t>
            </w:r>
          </w:p>
        </w:tc>
      </w:tr>
      <w:tr w:rsidR="007D09E5" w:rsidRPr="00D42D17" w:rsidTr="002D4184">
        <w:trPr>
          <w:trHeight w:val="20"/>
          <w:tblHeader/>
        </w:trPr>
        <w:tc>
          <w:tcPr>
            <w:tcW w:w="5000" w:type="pct"/>
            <w:shd w:val="clear" w:color="auto" w:fill="0000FF"/>
            <w:vAlign w:val="center"/>
          </w:tcPr>
          <w:p w:rsidR="007D09E5" w:rsidRPr="00D42D17" w:rsidRDefault="00A775CA" w:rsidP="00E02DBA">
            <w:pPr>
              <w:pStyle w:val="L1Normal"/>
              <w:jc w:val="center"/>
            </w:pPr>
            <w:r w:rsidRPr="00A775CA">
              <w:t>Factory Acceptance Test for 3</w:t>
            </w:r>
            <w:r w:rsidRPr="00A775CA">
              <w:rPr>
                <w:vertAlign w:val="superscript"/>
              </w:rPr>
              <w:t>rd</w:t>
            </w:r>
            <w:r w:rsidRPr="00A775CA">
              <w:t xml:space="preserve"> Party Systems (under EPC Contractor Scope)</w:t>
            </w:r>
          </w:p>
        </w:tc>
      </w:tr>
      <w:tr w:rsidR="007D09E5" w:rsidRPr="00D42D17" w:rsidTr="002D4184">
        <w:trPr>
          <w:trHeight w:val="20"/>
          <w:tblHeader/>
        </w:trPr>
        <w:tc>
          <w:tcPr>
            <w:tcW w:w="5000" w:type="pct"/>
            <w:shd w:val="clear" w:color="auto" w:fill="0000FF"/>
            <w:vAlign w:val="center"/>
          </w:tcPr>
          <w:p w:rsidR="005C2290" w:rsidRPr="00D42D17" w:rsidRDefault="00A775CA">
            <w:pPr>
              <w:pStyle w:val="L1Normal"/>
              <w:jc w:val="center"/>
            </w:pPr>
            <w:r w:rsidRPr="00A775CA">
              <w:t xml:space="preserve">Factory Acceptance Test for PCS </w:t>
            </w:r>
          </w:p>
        </w:tc>
      </w:tr>
      <w:tr w:rsidR="007D09E5" w:rsidRPr="00D42D17" w:rsidTr="002D4184">
        <w:trPr>
          <w:trHeight w:val="20"/>
          <w:tblHeader/>
        </w:trPr>
        <w:tc>
          <w:tcPr>
            <w:tcW w:w="5000" w:type="pct"/>
            <w:shd w:val="clear" w:color="auto" w:fill="0000FF"/>
            <w:vAlign w:val="center"/>
          </w:tcPr>
          <w:p w:rsidR="007D09E5" w:rsidRPr="00D42D17" w:rsidRDefault="00A775CA" w:rsidP="00EA3A9D">
            <w:pPr>
              <w:pStyle w:val="L1Normal"/>
              <w:jc w:val="center"/>
            </w:pPr>
            <w:r w:rsidRPr="00A775CA">
              <w:t>IFAT (Integration)</w:t>
            </w:r>
          </w:p>
        </w:tc>
      </w:tr>
      <w:tr w:rsidR="000E60DD" w:rsidRPr="00D42D17" w:rsidTr="002D4184">
        <w:trPr>
          <w:trHeight w:val="20"/>
          <w:tblHeader/>
        </w:trPr>
        <w:tc>
          <w:tcPr>
            <w:tcW w:w="5000" w:type="pct"/>
            <w:shd w:val="clear" w:color="auto" w:fill="0000FF"/>
            <w:vAlign w:val="center"/>
          </w:tcPr>
          <w:p w:rsidR="000E60DD" w:rsidRPr="00D42D17" w:rsidRDefault="00A775CA" w:rsidP="00B54FD9">
            <w:pPr>
              <w:pStyle w:val="L1Normal"/>
              <w:jc w:val="center"/>
            </w:pPr>
            <w:r w:rsidRPr="00A775CA">
              <w:t>FAT Recovery &amp; report book</w:t>
            </w:r>
          </w:p>
        </w:tc>
      </w:tr>
      <w:tr w:rsidR="007D09E5" w:rsidRPr="00D42D17" w:rsidTr="002D4184">
        <w:trPr>
          <w:trHeight w:val="20"/>
          <w:tblHeader/>
        </w:trPr>
        <w:tc>
          <w:tcPr>
            <w:tcW w:w="5000" w:type="pct"/>
            <w:shd w:val="clear" w:color="auto" w:fill="CCFFCC"/>
            <w:vAlign w:val="center"/>
          </w:tcPr>
          <w:p w:rsidR="007D09E5" w:rsidRPr="00D42D17" w:rsidRDefault="00A775CA" w:rsidP="00B54FD9">
            <w:pPr>
              <w:pStyle w:val="L1Normal"/>
              <w:jc w:val="center"/>
            </w:pPr>
            <w:r w:rsidRPr="00A775CA">
              <w:t>Equipment ready for delivery (FOB, Singapore)</w:t>
            </w:r>
          </w:p>
        </w:tc>
      </w:tr>
      <w:tr w:rsidR="007D09E5" w:rsidRPr="00D42D17" w:rsidTr="002D4184">
        <w:trPr>
          <w:trHeight w:val="20"/>
          <w:tblHeader/>
        </w:trPr>
        <w:tc>
          <w:tcPr>
            <w:tcW w:w="5000" w:type="pct"/>
            <w:shd w:val="clear" w:color="auto" w:fill="CCFFCC"/>
            <w:vAlign w:val="center"/>
          </w:tcPr>
          <w:p w:rsidR="007D09E5" w:rsidRPr="00D42D17" w:rsidRDefault="00A775CA" w:rsidP="00E02DBA">
            <w:pPr>
              <w:pStyle w:val="L1Normal"/>
              <w:jc w:val="center"/>
            </w:pPr>
            <w:r w:rsidRPr="00A775CA">
              <w:t>Final Documentation and submission</w:t>
            </w:r>
          </w:p>
        </w:tc>
      </w:tr>
    </w:tbl>
    <w:p w:rsidR="009E5658" w:rsidRPr="00D42D17" w:rsidRDefault="00A775CA" w:rsidP="000E60DD">
      <w:pPr>
        <w:pStyle w:val="L1Normal"/>
      </w:pPr>
      <w:r w:rsidRPr="00A775CA">
        <w:t xml:space="preserve">The dates for above milestones are to be agreed upon during the </w:t>
      </w:r>
      <w:r w:rsidR="00AC2259">
        <w:t>ICSS Supplier</w:t>
      </w:r>
      <w:r w:rsidRPr="00A775CA">
        <w:t xml:space="preserve"> project KoM to form the basis of the specific EPC Contractor requirement and project schedule.</w:t>
      </w:r>
    </w:p>
    <w:p w:rsidR="007D09E5" w:rsidRPr="00D42D17" w:rsidRDefault="00A775CA" w:rsidP="000E60DD">
      <w:pPr>
        <w:pStyle w:val="L1Normal"/>
      </w:pPr>
      <w:r w:rsidRPr="00A775CA">
        <w:lastRenderedPageBreak/>
        <w:t>The active project target dates shall be referred to those in the related project schedule.</w:t>
      </w:r>
    </w:p>
    <w:p w:rsidR="00DD2093" w:rsidRPr="00D42D17" w:rsidRDefault="00A775CA" w:rsidP="00DD2093">
      <w:pPr>
        <w:pStyle w:val="L1Normal"/>
      </w:pPr>
      <w:r w:rsidRPr="00A775CA">
        <w:t xml:space="preserve">Note 1: Integration Testing occurs in a minimum of these steps: </w:t>
      </w:r>
    </w:p>
    <w:p w:rsidR="00C547F9" w:rsidRDefault="00A775CA">
      <w:pPr>
        <w:pStyle w:val="L1Bullet1"/>
      </w:pPr>
      <w:r w:rsidRPr="00A775CA">
        <w:t xml:space="preserve">Prototype – by </w:t>
      </w:r>
      <w:r w:rsidR="00AC2259">
        <w:t>ICSS Supplier</w:t>
      </w:r>
      <w:r w:rsidRPr="00A775CA">
        <w:t xml:space="preserve">, at Singapore </w:t>
      </w:r>
      <w:r w:rsidR="007336AD">
        <w:t>o</w:t>
      </w:r>
      <w:r w:rsidR="007336AD" w:rsidRPr="00A775CA">
        <w:t xml:space="preserve">ffice </w:t>
      </w:r>
      <w:r w:rsidRPr="00A775CA">
        <w:t>of ICSS</w:t>
      </w:r>
    </w:p>
    <w:p w:rsidR="00C547F9" w:rsidRDefault="00A775CA">
      <w:pPr>
        <w:pStyle w:val="L1Bullet1"/>
      </w:pPr>
      <w:r w:rsidRPr="00A775CA">
        <w:t xml:space="preserve">Prototype Validation - </w:t>
      </w:r>
      <w:r w:rsidR="00AC2259">
        <w:t>ICSS Supplier</w:t>
      </w:r>
      <w:r w:rsidRPr="00A775CA">
        <w:t xml:space="preserve"> at premises of 3rd party to check new revisions and trial </w:t>
      </w:r>
      <w:r w:rsidR="007336AD">
        <w:t>of data</w:t>
      </w:r>
      <w:r w:rsidR="007336AD" w:rsidRPr="00A775CA">
        <w:t xml:space="preserve"> </w:t>
      </w:r>
      <w:r w:rsidRPr="00A775CA">
        <w:t>transfer after configuration and ahead of P3-</w:t>
      </w:r>
      <w:r w:rsidR="007336AD">
        <w:t xml:space="preserve">Package </w:t>
      </w:r>
      <w:r w:rsidRPr="00A775CA">
        <w:t>Vendor FAT.</w:t>
      </w:r>
    </w:p>
    <w:p w:rsidR="00C547F9" w:rsidRDefault="00A775CA">
      <w:pPr>
        <w:pStyle w:val="L1Bullet1"/>
      </w:pPr>
      <w:r w:rsidRPr="00A775CA">
        <w:t>P3-</w:t>
      </w:r>
      <w:r w:rsidR="007336AD">
        <w:t xml:space="preserve">Package </w:t>
      </w:r>
      <w:r w:rsidRPr="00A775CA">
        <w:t xml:space="preserve">Vendor FAT - </w:t>
      </w:r>
      <w:r w:rsidR="00AC2259">
        <w:t>ICSS Supplier</w:t>
      </w:r>
      <w:r w:rsidRPr="00A775CA">
        <w:t xml:space="preserve"> at premises of 3rd party supplier testing interface before shipment from P3 Vendor Package.</w:t>
      </w:r>
    </w:p>
    <w:p w:rsidR="00C547F9" w:rsidRDefault="00A775CA">
      <w:pPr>
        <w:pStyle w:val="L1Bullet1"/>
      </w:pPr>
      <w:r w:rsidRPr="00A775CA">
        <w:t xml:space="preserve">Integrated Factory Internal Test - Package Vendors at the </w:t>
      </w:r>
      <w:r w:rsidR="00AC2259">
        <w:t>ICSS Supplier</w:t>
      </w:r>
      <w:r w:rsidRPr="00A775CA">
        <w:t xml:space="preserve"> integrated FIT.</w:t>
      </w:r>
    </w:p>
    <w:p w:rsidR="00C547F9" w:rsidRDefault="00A775CA">
      <w:pPr>
        <w:pStyle w:val="L1Bullet1"/>
      </w:pPr>
      <w:r w:rsidRPr="00A775CA">
        <w:t>FAT - Customer witnessed ICSS integrated FAT</w:t>
      </w:r>
    </w:p>
    <w:p w:rsidR="007D09E5" w:rsidRPr="00D42D17" w:rsidRDefault="007D09E5" w:rsidP="000E60DD">
      <w:pPr>
        <w:pStyle w:val="L1Normal"/>
      </w:pPr>
    </w:p>
    <w:p w:rsidR="00893A3D" w:rsidRPr="00D42D17" w:rsidRDefault="00A775CA" w:rsidP="00893A3D">
      <w:pPr>
        <w:pStyle w:val="Heading1"/>
        <w:rPr>
          <w:rFonts w:hint="eastAsia"/>
        </w:rPr>
      </w:pPr>
      <w:bookmarkStart w:id="756" w:name="OLE_LINK1"/>
      <w:bookmarkStart w:id="757" w:name="QC_HSE"/>
      <w:bookmarkStart w:id="758" w:name="_Toc308600718"/>
      <w:r w:rsidRPr="00A775CA">
        <w:lastRenderedPageBreak/>
        <w:t>Quality Control, Health Safety &amp; Environment</w:t>
      </w:r>
      <w:bookmarkEnd w:id="756"/>
      <w:bookmarkEnd w:id="757"/>
      <w:bookmarkEnd w:id="758"/>
    </w:p>
    <w:p w:rsidR="00893A3D" w:rsidRPr="00D42D17" w:rsidRDefault="00AC2259" w:rsidP="004931C3">
      <w:pPr>
        <w:pStyle w:val="Heading2"/>
        <w:rPr>
          <w:rFonts w:hint="eastAsia"/>
        </w:rPr>
      </w:pPr>
      <w:bookmarkStart w:id="759" w:name="_Toc23849483"/>
      <w:bookmarkStart w:id="760" w:name="_Toc308600719"/>
      <w:r>
        <w:rPr>
          <w:b/>
        </w:rPr>
        <w:t>ICSS Supplier</w:t>
      </w:r>
      <w:r w:rsidR="00A775CA" w:rsidRPr="00A775CA">
        <w:rPr>
          <w:b/>
        </w:rPr>
        <w:t xml:space="preserve"> Project Quality Plan</w:t>
      </w:r>
      <w:bookmarkEnd w:id="759"/>
      <w:bookmarkEnd w:id="760"/>
    </w:p>
    <w:p w:rsidR="00893A3D" w:rsidRPr="00D42D17" w:rsidRDefault="007336AD" w:rsidP="000E60DD">
      <w:pPr>
        <w:pStyle w:val="L1Normal"/>
      </w:pPr>
      <w:r>
        <w:t>ICSS Supplier</w:t>
      </w:r>
      <w:r w:rsidR="00A775CA" w:rsidRPr="00A775CA">
        <w:t xml:space="preserve"> is an ISO9001:2000 and ISO14000 certified company.  The company quality manual specifies the quality objective and companywide quality requirements.  Each individual department has job handling manuals and work standards to meet the company quality requirements.  Job handling manual SEW-JM-001 shall be used for project management and engineering quality control.  </w:t>
      </w:r>
    </w:p>
    <w:p w:rsidR="007D09E5" w:rsidRPr="00D42D17" w:rsidRDefault="00A775CA" w:rsidP="000E60DD">
      <w:pPr>
        <w:pStyle w:val="L1Normal"/>
      </w:pPr>
      <w:r w:rsidRPr="00A775CA">
        <w:t xml:space="preserve">A detailed Project Quality Plan specify the ICSS </w:t>
      </w:r>
      <w:r w:rsidR="007336AD">
        <w:t xml:space="preserve">Supplier </w:t>
      </w:r>
      <w:r w:rsidRPr="00A775CA">
        <w:t>Quality Management</w:t>
      </w:r>
      <w:r w:rsidR="007336AD">
        <w:t xml:space="preserve"> System</w:t>
      </w:r>
    </w:p>
    <w:p w:rsidR="00893A3D" w:rsidRPr="00D42D17" w:rsidRDefault="00A775CA" w:rsidP="004931C3">
      <w:pPr>
        <w:pStyle w:val="Heading2"/>
        <w:rPr>
          <w:rFonts w:hint="eastAsia"/>
        </w:rPr>
      </w:pPr>
      <w:bookmarkStart w:id="761" w:name="_Toc23849484"/>
      <w:bookmarkStart w:id="762" w:name="_Toc308600720"/>
      <w:r w:rsidRPr="00A775CA">
        <w:rPr>
          <w:b/>
        </w:rPr>
        <w:t>Sub-Vendors Quality Control</w:t>
      </w:r>
      <w:bookmarkEnd w:id="761"/>
      <w:bookmarkEnd w:id="762"/>
    </w:p>
    <w:p w:rsidR="00893A3D" w:rsidRPr="00D42D17" w:rsidRDefault="00A775CA" w:rsidP="000E60DD">
      <w:pPr>
        <w:pStyle w:val="L1Normal"/>
      </w:pPr>
      <w:r w:rsidRPr="00A775CA">
        <w:t xml:space="preserve">The main sub-vendors shall be asked to submit their quality plan.  This shall be reviewed and approved by the </w:t>
      </w:r>
      <w:r w:rsidR="00AC2259">
        <w:t>ICSS Supplier</w:t>
      </w:r>
      <w:r w:rsidRPr="00A775CA">
        <w:t xml:space="preserve"> Project &amp; Engineering Manager to ensure that the sub-vendor quality plan meet or exceed the </w:t>
      </w:r>
      <w:r w:rsidR="00AC2259">
        <w:t>ICSS Supplier</w:t>
      </w:r>
      <w:r w:rsidRPr="00A775CA">
        <w:t xml:space="preserve"> performance requirement. The </w:t>
      </w:r>
      <w:r w:rsidR="00AC2259">
        <w:t>ICSS Supplier</w:t>
      </w:r>
      <w:r w:rsidRPr="00A775CA">
        <w:t xml:space="preserve"> Project Engineering Manager shall also periodically verify the quality performance of sub-vendors.</w:t>
      </w:r>
    </w:p>
    <w:p w:rsidR="00DE4009" w:rsidRPr="00D42D17" w:rsidRDefault="00A775CA" w:rsidP="000E60DD">
      <w:pPr>
        <w:pStyle w:val="L1Normal"/>
      </w:pPr>
      <w:r w:rsidRPr="00A775CA">
        <w:sym w:font="Wingdings" w:char="F0EE"/>
      </w:r>
      <w:r w:rsidRPr="00A775CA">
        <w:t xml:space="preserve"> Refer to ICSS PQP; Doc No. </w:t>
      </w:r>
      <w:proofErr w:type="gramStart"/>
      <w:r w:rsidRPr="00A775CA">
        <w:t>C810-AJ-PLN-0002 for details of Sub-Vendor Quality tasks and evaluations.</w:t>
      </w:r>
      <w:proofErr w:type="gramEnd"/>
    </w:p>
    <w:p w:rsidR="00893A3D" w:rsidRPr="00D42D17" w:rsidRDefault="00A775CA" w:rsidP="004931C3">
      <w:pPr>
        <w:pStyle w:val="Heading2"/>
        <w:rPr>
          <w:rFonts w:hint="eastAsia"/>
        </w:rPr>
      </w:pPr>
      <w:bookmarkStart w:id="763" w:name="_Toc23849492"/>
      <w:bookmarkStart w:id="764" w:name="_Toc308600721"/>
      <w:r w:rsidRPr="00A775CA">
        <w:rPr>
          <w:b/>
        </w:rPr>
        <w:t>Health Safety and Environment</w:t>
      </w:r>
      <w:bookmarkEnd w:id="763"/>
      <w:r w:rsidRPr="00A775CA">
        <w:rPr>
          <w:b/>
        </w:rPr>
        <w:t xml:space="preserve"> (HSE)</w:t>
      </w:r>
      <w:bookmarkEnd w:id="764"/>
    </w:p>
    <w:p w:rsidR="00893A3D" w:rsidRPr="00D42D17" w:rsidRDefault="00A775CA" w:rsidP="000E60DD">
      <w:pPr>
        <w:pStyle w:val="L1Normal"/>
      </w:pPr>
      <w:r w:rsidRPr="00A775CA">
        <w:t xml:space="preserve">Safeguarding environment and health is an international requirement.  At </w:t>
      </w:r>
      <w:r w:rsidR="007336AD">
        <w:t>ICSS Supplier</w:t>
      </w:r>
      <w:r w:rsidRPr="00A775CA">
        <w:t xml:space="preserve"> health, safety and environment is of the highest priority.  The company policy is to be “Environmentally Friendly”.  </w:t>
      </w:r>
    </w:p>
    <w:p w:rsidR="00893A3D" w:rsidRPr="00D42D17" w:rsidRDefault="00A775CA" w:rsidP="000E60DD">
      <w:pPr>
        <w:pStyle w:val="L1Normal"/>
      </w:pPr>
      <w:r w:rsidRPr="00A775CA">
        <w:t xml:space="preserve">In the project, the implementation shall cover HSE as follows </w:t>
      </w:r>
    </w:p>
    <w:p w:rsidR="00071553" w:rsidRDefault="00A775CA" w:rsidP="00071553">
      <w:pPr>
        <w:pStyle w:val="L1Bullet1"/>
      </w:pPr>
      <w:r w:rsidRPr="00A775CA">
        <w:t xml:space="preserve">HSE Management at project office area and its subcontractor’s office and </w:t>
      </w:r>
      <w:r w:rsidR="009B2C62">
        <w:t>s</w:t>
      </w:r>
      <w:r w:rsidR="009B2C62" w:rsidRPr="00A775CA">
        <w:t xml:space="preserve">taging </w:t>
      </w:r>
      <w:r w:rsidRPr="00A775CA">
        <w:t>area</w:t>
      </w:r>
    </w:p>
    <w:p w:rsidR="00071553" w:rsidRDefault="009B2C62" w:rsidP="00071553">
      <w:pPr>
        <w:pStyle w:val="L1Bullet1"/>
      </w:pPr>
      <w:r>
        <w:t xml:space="preserve">EPC Contractor’s </w:t>
      </w:r>
      <w:r w:rsidR="00A775CA" w:rsidRPr="00A775CA">
        <w:t>HSE at site</w:t>
      </w:r>
      <w:r>
        <w:t xml:space="preserve">  </w:t>
      </w:r>
    </w:p>
    <w:p w:rsidR="00611EE5" w:rsidRPr="00D42D17" w:rsidRDefault="00AC2259">
      <w:pPr>
        <w:pStyle w:val="L1Normal"/>
      </w:pPr>
      <w:r>
        <w:t>ICSS Supplier</w:t>
      </w:r>
      <w:r w:rsidR="00A775CA" w:rsidRPr="00A775CA">
        <w:t xml:space="preserve"> shall comply with </w:t>
      </w:r>
      <w:r w:rsidR="002F0B88">
        <w:t xml:space="preserve">both </w:t>
      </w:r>
      <w:r w:rsidR="00A775CA" w:rsidRPr="00A775CA">
        <w:rPr>
          <w:rFonts w:cs="Arial"/>
        </w:rPr>
        <w:t>C075-AH-SPC-</w:t>
      </w:r>
      <w:r w:rsidR="002F0B88" w:rsidRPr="00A775CA">
        <w:rPr>
          <w:rFonts w:cs="Arial"/>
        </w:rPr>
        <w:t>000</w:t>
      </w:r>
      <w:r w:rsidR="002F0B88">
        <w:rPr>
          <w:rFonts w:cs="Arial"/>
        </w:rPr>
        <w:t>4</w:t>
      </w:r>
      <w:r w:rsidR="00A775CA" w:rsidRPr="00A775CA">
        <w:rPr>
          <w:rFonts w:cs="Arial"/>
        </w:rPr>
        <w:t>/</w:t>
      </w:r>
      <w:r w:rsidR="002F0B88">
        <w:rPr>
          <w:rFonts w:cs="Arial"/>
        </w:rPr>
        <w:t>8</w:t>
      </w:r>
      <w:r w:rsidR="002F0B88" w:rsidRPr="00A775CA">
        <w:t xml:space="preserve"> </w:t>
      </w:r>
      <w:r w:rsidR="00A775CA" w:rsidRPr="00A775CA">
        <w:t xml:space="preserve">COMPANY Project HSE requirements and </w:t>
      </w:r>
      <w:r>
        <w:t>ICSS Supplier</w:t>
      </w:r>
      <w:r w:rsidR="00A775CA" w:rsidRPr="00A775CA">
        <w:t xml:space="preserve"> </w:t>
      </w:r>
      <w:r w:rsidR="006B0325" w:rsidRPr="00A775CA">
        <w:t>requirements</w:t>
      </w:r>
      <w:r w:rsidR="00A775CA" w:rsidRPr="00A775CA">
        <w:t>.</w:t>
      </w:r>
    </w:p>
    <w:p w:rsidR="00893A3D" w:rsidRPr="00D42D17" w:rsidRDefault="002F0B88" w:rsidP="006454C3">
      <w:pPr>
        <w:pStyle w:val="Heading3"/>
        <w:rPr>
          <w:rFonts w:hint="eastAsia"/>
        </w:rPr>
      </w:pPr>
      <w:bookmarkStart w:id="765" w:name="_Toc23849493"/>
      <w:r>
        <w:t xml:space="preserve">ICSS Supplier </w:t>
      </w:r>
      <w:r w:rsidR="00A775CA" w:rsidRPr="00A775CA">
        <w:t>HSE Management at Office</w:t>
      </w:r>
      <w:bookmarkEnd w:id="765"/>
    </w:p>
    <w:p w:rsidR="00893A3D" w:rsidRPr="00D42D17" w:rsidRDefault="007336AD" w:rsidP="000E60DD">
      <w:pPr>
        <w:pStyle w:val="L1Normal"/>
      </w:pPr>
      <w:r>
        <w:t>ICSS Supplier</w:t>
      </w:r>
      <w:r w:rsidR="00A775CA" w:rsidRPr="00A775CA">
        <w:t xml:space="preserve"> is an ISO14000 certified company and the policy on environment is “Be Environmentally Friendly”.  As part of the ISO14000 certification requirement, </w:t>
      </w:r>
      <w:r>
        <w:t>ICSS Supplier</w:t>
      </w:r>
      <w:r w:rsidR="00A775CA" w:rsidRPr="00A775CA">
        <w:t xml:space="preserve"> has established a company standard to be complied with by all personnel working in </w:t>
      </w:r>
      <w:r>
        <w:t>ICSS Supplier</w:t>
      </w:r>
      <w:r w:rsidR="00A775CA" w:rsidRPr="00A775CA">
        <w:t xml:space="preserve">.  Targets are set for various activities that affect environment and are constantly monitored by company management representatives.  The company is also audited by an external auditor, Lloyd’s Register of Quality Assurance, for compliance to ISO14000 requirements.  In addition, </w:t>
      </w:r>
      <w:r>
        <w:t>ICSS Supplier</w:t>
      </w:r>
      <w:r w:rsidR="00A775CA" w:rsidRPr="00A775CA">
        <w:t xml:space="preserve"> complies with local statutory authority requirements on hazardous material handling, waste disposal etc.  Local authorities periodically inspect the company premises to verify compliance.</w:t>
      </w:r>
    </w:p>
    <w:p w:rsidR="00893A3D" w:rsidRPr="00D42D17" w:rsidRDefault="007336AD" w:rsidP="000E60DD">
      <w:pPr>
        <w:pStyle w:val="L1Normal"/>
      </w:pPr>
      <w:r>
        <w:t>ICSS Supplier</w:t>
      </w:r>
      <w:r w:rsidR="00A775CA" w:rsidRPr="00A775CA">
        <w:t xml:space="preserve"> as a responsible company encourages all its vendors to adopt environmentally friendly methods to reduce the depletion of natural resources.</w:t>
      </w:r>
    </w:p>
    <w:p w:rsidR="00893A3D" w:rsidRPr="00D42D17" w:rsidRDefault="00A775CA" w:rsidP="000E60DD">
      <w:pPr>
        <w:pStyle w:val="L1Normal"/>
      </w:pPr>
      <w:r w:rsidRPr="00A775CA">
        <w:t xml:space="preserve">All temporary visitors to </w:t>
      </w:r>
      <w:r w:rsidR="007336AD">
        <w:t>ICSS Supplier</w:t>
      </w:r>
      <w:r w:rsidRPr="00A775CA">
        <w:t xml:space="preserve"> premises shall be accompanied by </w:t>
      </w:r>
      <w:r w:rsidR="006B0325" w:rsidRPr="00A775CA">
        <w:t>an</w:t>
      </w:r>
      <w:r w:rsidRPr="00A775CA">
        <w:t xml:space="preserve"> </w:t>
      </w:r>
      <w:r w:rsidR="007336AD">
        <w:t>ICSS Supplier</w:t>
      </w:r>
      <w:r w:rsidRPr="00A775CA">
        <w:t xml:space="preserve"> staff at all times and visitors shall be guided in times of emergency.</w:t>
      </w:r>
    </w:p>
    <w:p w:rsidR="00893A3D" w:rsidRPr="00D42D17" w:rsidRDefault="00A775CA" w:rsidP="000E60DD">
      <w:pPr>
        <w:pStyle w:val="L1Normal"/>
      </w:pPr>
      <w:r w:rsidRPr="00A775CA">
        <w:lastRenderedPageBreak/>
        <w:t>All long time visitors shall be inducted with the HSE and security requirements to be complied with.  Emergency exits and assembly points are clearly identified.  Fire wardens shall guide all personnel to the assembly points and also take roll call at assembly point to ensure that all personnel have evacuated in case of emergency.</w:t>
      </w:r>
    </w:p>
    <w:p w:rsidR="00893A3D" w:rsidRPr="00D42D17" w:rsidRDefault="002F0B88" w:rsidP="006454C3">
      <w:pPr>
        <w:pStyle w:val="Heading3"/>
        <w:rPr>
          <w:rFonts w:hint="eastAsia"/>
        </w:rPr>
      </w:pPr>
      <w:bookmarkStart w:id="766" w:name="_Toc23849494"/>
      <w:r>
        <w:t xml:space="preserve">ICSS Supplier </w:t>
      </w:r>
      <w:r w:rsidR="00A775CA" w:rsidRPr="00A775CA">
        <w:t>Staging Area HSE</w:t>
      </w:r>
      <w:bookmarkEnd w:id="766"/>
    </w:p>
    <w:p w:rsidR="00893A3D" w:rsidRPr="00D42D17" w:rsidRDefault="00A775CA" w:rsidP="000E60DD">
      <w:pPr>
        <w:pStyle w:val="L1Normal"/>
      </w:pPr>
      <w:r w:rsidRPr="00A775CA">
        <w:t>Following HSE requirements shall be enforced in staging area.</w:t>
      </w:r>
    </w:p>
    <w:p w:rsidR="00C547F9" w:rsidRDefault="00A775CA">
      <w:pPr>
        <w:pStyle w:val="L1Bullet1"/>
      </w:pPr>
      <w:r w:rsidRPr="00A775CA">
        <w:t>Adequate escape routes in the layout of equipment.</w:t>
      </w:r>
    </w:p>
    <w:p w:rsidR="00C547F9" w:rsidRDefault="00A775CA">
      <w:pPr>
        <w:pStyle w:val="L1Bullet1"/>
      </w:pPr>
      <w:r w:rsidRPr="00A775CA">
        <w:t>Fire fighting system.</w:t>
      </w:r>
    </w:p>
    <w:p w:rsidR="00C547F9" w:rsidRDefault="00A775CA">
      <w:pPr>
        <w:pStyle w:val="L1Bullet1"/>
      </w:pPr>
      <w:r w:rsidRPr="00A775CA">
        <w:t>Proper electrical protection for short circuit and overload to prevent fire and damage to equipment.</w:t>
      </w:r>
    </w:p>
    <w:p w:rsidR="00C547F9" w:rsidRDefault="00A775CA">
      <w:pPr>
        <w:pStyle w:val="L1Bullet1"/>
      </w:pPr>
      <w:r w:rsidRPr="00A775CA">
        <w:t>Protection against electrical shock.</w:t>
      </w:r>
    </w:p>
    <w:p w:rsidR="00C547F9" w:rsidRDefault="00A775CA">
      <w:pPr>
        <w:pStyle w:val="L1Bullet1"/>
      </w:pPr>
      <w:r w:rsidRPr="00A775CA">
        <w:t>Equipment power up and power down only by authori</w:t>
      </w:r>
      <w:r w:rsidRPr="00A775CA">
        <w:rPr>
          <w:lang w:eastAsia="ja-JP"/>
        </w:rPr>
        <w:t>s</w:t>
      </w:r>
      <w:r w:rsidRPr="00A775CA">
        <w:t xml:space="preserve">ed </w:t>
      </w:r>
      <w:r w:rsidR="00AC2259">
        <w:t>ICSS Supplier</w:t>
      </w:r>
      <w:r w:rsidRPr="00A775CA">
        <w:t xml:space="preserve"> staff.</w:t>
      </w:r>
    </w:p>
    <w:p w:rsidR="00C547F9" w:rsidRDefault="00A775CA">
      <w:pPr>
        <w:pStyle w:val="L1Bullet1"/>
      </w:pPr>
      <w:r w:rsidRPr="00A775CA">
        <w:t>Live warning signboards.</w:t>
      </w:r>
    </w:p>
    <w:p w:rsidR="00C547F9" w:rsidRDefault="00A775CA">
      <w:pPr>
        <w:pStyle w:val="L1Bullet1"/>
      </w:pPr>
      <w:r w:rsidRPr="00A775CA">
        <w:t>No food and drinks in the staging area.</w:t>
      </w:r>
    </w:p>
    <w:p w:rsidR="00C547F9" w:rsidRDefault="00A775CA">
      <w:pPr>
        <w:pStyle w:val="L1Bullet1"/>
      </w:pPr>
      <w:r w:rsidRPr="00A775CA">
        <w:t>No smoking in the staging area.</w:t>
      </w:r>
    </w:p>
    <w:p w:rsidR="00C547F9" w:rsidRDefault="00A775CA">
      <w:pPr>
        <w:pStyle w:val="L1Bullet1"/>
      </w:pPr>
      <w:r w:rsidRPr="00A775CA">
        <w:t>HSE guidelines hand-out to all personnel admitted in the staging area.</w:t>
      </w:r>
    </w:p>
    <w:p w:rsidR="00C547F9" w:rsidRDefault="00A775CA">
      <w:pPr>
        <w:pStyle w:val="L1Bullet1"/>
      </w:pPr>
      <w:r w:rsidRPr="00A775CA">
        <w:t>Access to only authori</w:t>
      </w:r>
      <w:r w:rsidRPr="00A775CA">
        <w:rPr>
          <w:lang w:eastAsia="ja-JP"/>
        </w:rPr>
        <w:t>s</w:t>
      </w:r>
      <w:r w:rsidRPr="00A775CA">
        <w:t>ed personnel.</w:t>
      </w:r>
    </w:p>
    <w:p w:rsidR="00C547F9" w:rsidRDefault="00A775CA">
      <w:pPr>
        <w:pStyle w:val="L1Bullet1"/>
      </w:pPr>
      <w:r w:rsidRPr="00A775CA">
        <w:t>Only authori</w:t>
      </w:r>
      <w:r w:rsidRPr="00A775CA">
        <w:rPr>
          <w:lang w:eastAsia="ja-JP"/>
        </w:rPr>
        <w:t>s</w:t>
      </w:r>
      <w:r w:rsidRPr="00A775CA">
        <w:t>ed personnel shall be allowed to work on the equipments.</w:t>
      </w:r>
    </w:p>
    <w:p w:rsidR="00C547F9" w:rsidRDefault="00A775CA">
      <w:pPr>
        <w:pStyle w:val="L1Bullet1"/>
      </w:pPr>
      <w:r w:rsidRPr="00A775CA">
        <w:t>Proper tools for working on the equipments.</w:t>
      </w:r>
    </w:p>
    <w:p w:rsidR="00C547F9" w:rsidRDefault="00A775CA">
      <w:pPr>
        <w:pStyle w:val="L1Bullet1"/>
      </w:pPr>
      <w:r w:rsidRPr="00A775CA">
        <w:t>A First Aid Box shall be provided in staging area.</w:t>
      </w:r>
    </w:p>
    <w:p w:rsidR="003776B9" w:rsidRPr="00D42D17" w:rsidRDefault="00A775CA">
      <w:pPr>
        <w:pStyle w:val="Heading3"/>
        <w:rPr>
          <w:rFonts w:hint="eastAsia"/>
        </w:rPr>
      </w:pPr>
      <w:bookmarkStart w:id="767" w:name="_Toc23849495"/>
      <w:r w:rsidRPr="00A775CA">
        <w:t>HSE at Site</w:t>
      </w:r>
      <w:bookmarkEnd w:id="767"/>
      <w:r w:rsidRPr="00A775CA">
        <w:t xml:space="preserve"> by COMPANY/EPC Contractors</w:t>
      </w:r>
    </w:p>
    <w:p w:rsidR="00FC0ED4" w:rsidRPr="00D42D17" w:rsidRDefault="00AC2259" w:rsidP="000E60DD">
      <w:pPr>
        <w:pStyle w:val="L1Normal"/>
      </w:pPr>
      <w:r>
        <w:t>ICSS Supplier</w:t>
      </w:r>
      <w:r w:rsidR="00A775CA" w:rsidRPr="00A775CA">
        <w:t xml:space="preserve"> Site scope and work are to be determined under the Site scope/work Purchase Order terms and Conditions.</w:t>
      </w:r>
    </w:p>
    <w:p w:rsidR="00021980" w:rsidRPr="00D42D17" w:rsidRDefault="00A775CA" w:rsidP="000E60DD">
      <w:pPr>
        <w:pStyle w:val="L1Normal"/>
      </w:pPr>
      <w:r w:rsidRPr="00A775CA">
        <w:t xml:space="preserve">All site, all Health, Safety and Environment issues shall be EPC Contractor’s responsibility and procedures.  EPC Contractor shall undertake the responsibility to ensure that all </w:t>
      </w:r>
      <w:r w:rsidR="00AC2259">
        <w:t>ICSS Supplier</w:t>
      </w:r>
      <w:r w:rsidRPr="00A775CA">
        <w:t xml:space="preserve"> staff shall be aware of such requirements. </w:t>
      </w:r>
      <w:r w:rsidR="00AC2259">
        <w:t>ICSS Supplier</w:t>
      </w:r>
      <w:r w:rsidRPr="00A775CA">
        <w:t xml:space="preserve"> staff shall abide by the requirements for any work involvement at site.</w:t>
      </w:r>
    </w:p>
    <w:p w:rsidR="00893A3D" w:rsidRPr="00D42D17" w:rsidRDefault="007336AD" w:rsidP="000E60DD">
      <w:pPr>
        <w:pStyle w:val="L1Normal"/>
        <w:rPr>
          <w:szCs w:val="21"/>
        </w:rPr>
      </w:pPr>
      <w:r>
        <w:t>ICSS Supplier</w:t>
      </w:r>
      <w:r w:rsidR="00A775CA" w:rsidRPr="00A775CA">
        <w:t xml:space="preserve">’s scope of site activities is primarily confined within the Control Centre and Process/Local Interface Buildings/Rooms and system commissioning and/or any locations where ICSS supplied equipments are located. The exposure to hazards and impact on environment from these activities is expected to be minimal.  However, as a responsible company </w:t>
      </w:r>
      <w:r w:rsidR="00AC2259">
        <w:t>ICSS Supplier</w:t>
      </w:r>
      <w:r w:rsidR="00A775CA" w:rsidRPr="00A775CA">
        <w:t xml:space="preserve"> considers Health, Safety</w:t>
      </w:r>
      <w:r w:rsidR="00A775CA" w:rsidRPr="00A775CA">
        <w:rPr>
          <w:szCs w:val="21"/>
        </w:rPr>
        <w:t xml:space="preserve"> and Environment aspects very seriously.  In view of this, </w:t>
      </w:r>
      <w:r w:rsidR="00AC2259">
        <w:rPr>
          <w:szCs w:val="21"/>
        </w:rPr>
        <w:t>ICSS Supplier</w:t>
      </w:r>
      <w:r w:rsidR="00A775CA" w:rsidRPr="00A775CA">
        <w:rPr>
          <w:szCs w:val="21"/>
        </w:rPr>
        <w:t xml:space="preserve"> ensures that all its site personnel are aware of the site HSE requirements whether it is directly relevant to their activities or not. </w:t>
      </w:r>
    </w:p>
    <w:p w:rsidR="00893A3D" w:rsidRPr="00D42D17" w:rsidRDefault="002F0B88" w:rsidP="00620B27">
      <w:pPr>
        <w:pStyle w:val="Heading2"/>
        <w:rPr>
          <w:rFonts w:hint="eastAsia"/>
        </w:rPr>
      </w:pPr>
      <w:bookmarkStart w:id="768" w:name="_Toc274495014"/>
      <w:bookmarkStart w:id="769" w:name="_Toc23849497"/>
      <w:bookmarkStart w:id="770" w:name="_Toc308600722"/>
      <w:bookmarkEnd w:id="768"/>
      <w:r>
        <w:rPr>
          <w:b/>
        </w:rPr>
        <w:t xml:space="preserve">ICSS Supplier </w:t>
      </w:r>
      <w:r w:rsidR="00A775CA" w:rsidRPr="00A775CA">
        <w:rPr>
          <w:b/>
        </w:rPr>
        <w:t>HSE Risk Management</w:t>
      </w:r>
      <w:bookmarkEnd w:id="769"/>
      <w:bookmarkEnd w:id="770"/>
    </w:p>
    <w:p w:rsidR="00893A3D" w:rsidRPr="00D42D17" w:rsidRDefault="00A775CA" w:rsidP="000E60DD">
      <w:pPr>
        <w:pStyle w:val="L1Normal"/>
      </w:pPr>
      <w:r w:rsidRPr="00A775CA">
        <w:t>In our operations, HSE risks exist mainly at the project site.  These risks are managed by:</w:t>
      </w:r>
    </w:p>
    <w:p w:rsidR="00C547F9" w:rsidRDefault="00A775CA">
      <w:pPr>
        <w:pStyle w:val="L1Bullet1"/>
      </w:pPr>
      <w:r w:rsidRPr="00A775CA">
        <w:t>Safety Orientation Course to all site staff.</w:t>
      </w:r>
    </w:p>
    <w:p w:rsidR="00C547F9" w:rsidRDefault="00A775CA">
      <w:pPr>
        <w:pStyle w:val="L1Bullet1"/>
      </w:pPr>
      <w:r w:rsidRPr="00A775CA">
        <w:t>Safety Induction Course at site.</w:t>
      </w:r>
    </w:p>
    <w:p w:rsidR="00C547F9" w:rsidRDefault="00A775CA">
      <w:pPr>
        <w:pStyle w:val="L1Bullet1"/>
      </w:pPr>
      <w:r w:rsidRPr="00A775CA">
        <w:t>Providing copy of site HSE requirement.</w:t>
      </w:r>
    </w:p>
    <w:p w:rsidR="00C547F9" w:rsidRDefault="00A775CA">
      <w:pPr>
        <w:pStyle w:val="L1Bullet1"/>
      </w:pPr>
      <w:r w:rsidRPr="00A775CA">
        <w:lastRenderedPageBreak/>
        <w:t>Briefing by the team leader on work assignment, hazards and safety precautions prior to commencement of work.</w:t>
      </w:r>
    </w:p>
    <w:p w:rsidR="00C547F9" w:rsidRDefault="00A775CA">
      <w:pPr>
        <w:pStyle w:val="L1Bullet1"/>
      </w:pPr>
      <w:r w:rsidRPr="00A775CA">
        <w:t>Attending safety meetings conducted by project HSE manager.</w:t>
      </w:r>
    </w:p>
    <w:p w:rsidR="00C547F9" w:rsidRDefault="00A775CA">
      <w:pPr>
        <w:pStyle w:val="L1Bullet1"/>
      </w:pPr>
      <w:r w:rsidRPr="00A775CA">
        <w:t>Daily safety inspection.</w:t>
      </w:r>
    </w:p>
    <w:p w:rsidR="00C547F9" w:rsidRDefault="00A775CA">
      <w:pPr>
        <w:pStyle w:val="L1Bullet1"/>
      </w:pPr>
      <w:r w:rsidRPr="00A775CA">
        <w:t>Strict compliance to housekeeping.</w:t>
      </w:r>
    </w:p>
    <w:p w:rsidR="00C547F9" w:rsidRDefault="00A775CA">
      <w:pPr>
        <w:pStyle w:val="L1Bullet1"/>
      </w:pPr>
      <w:r w:rsidRPr="00A775CA">
        <w:t>Refresher course for safety violation.</w:t>
      </w:r>
    </w:p>
    <w:p w:rsidR="00C547F9" w:rsidRDefault="00A775CA">
      <w:pPr>
        <w:pStyle w:val="L1Bullet1"/>
      </w:pPr>
      <w:r w:rsidRPr="00A775CA">
        <w:t>Accident / Incident investigation and reporting.</w:t>
      </w:r>
    </w:p>
    <w:p w:rsidR="00C547F9" w:rsidRDefault="00A775CA">
      <w:pPr>
        <w:pStyle w:val="L1Bullet1"/>
      </w:pPr>
      <w:r w:rsidRPr="00A775CA">
        <w:t>Strict implementation of personal protective equipments required at the place of work.</w:t>
      </w:r>
    </w:p>
    <w:p w:rsidR="00C547F9" w:rsidRDefault="00A775CA">
      <w:pPr>
        <w:pStyle w:val="L1Bullet1"/>
      </w:pPr>
      <w:r w:rsidRPr="00A775CA">
        <w:t>Permit to work application where required.</w:t>
      </w:r>
    </w:p>
    <w:p w:rsidR="00C547F9" w:rsidRDefault="00A775CA">
      <w:pPr>
        <w:pStyle w:val="L1Bullet1"/>
      </w:pPr>
      <w:r w:rsidRPr="00A775CA">
        <w:t>Setting safety targets.</w:t>
      </w:r>
    </w:p>
    <w:p w:rsidR="00C547F9" w:rsidRDefault="00A775CA">
      <w:pPr>
        <w:pStyle w:val="L1Bullet1"/>
      </w:pPr>
      <w:r w:rsidRPr="00A775CA">
        <w:t>Incentive for exceeding safety targets.</w:t>
      </w:r>
    </w:p>
    <w:p w:rsidR="00893A3D" w:rsidRPr="00D42D17" w:rsidRDefault="002F0B88" w:rsidP="00620B27">
      <w:pPr>
        <w:pStyle w:val="Heading2"/>
        <w:rPr>
          <w:rFonts w:hint="eastAsia"/>
        </w:rPr>
      </w:pPr>
      <w:bookmarkStart w:id="771" w:name="_Toc23849498"/>
      <w:bookmarkStart w:id="772" w:name="_Toc308600723"/>
      <w:r>
        <w:rPr>
          <w:b/>
        </w:rPr>
        <w:t xml:space="preserve">ICSS Supplier </w:t>
      </w:r>
      <w:r w:rsidR="00A775CA" w:rsidRPr="00A775CA">
        <w:rPr>
          <w:b/>
        </w:rPr>
        <w:t>HSE Employee Handbook</w:t>
      </w:r>
      <w:bookmarkEnd w:id="771"/>
      <w:bookmarkEnd w:id="772"/>
    </w:p>
    <w:p w:rsidR="00893A3D" w:rsidRPr="00D42D17" w:rsidRDefault="007336AD" w:rsidP="000E60DD">
      <w:pPr>
        <w:pStyle w:val="L1Normal"/>
      </w:pPr>
      <w:r>
        <w:t>ICSS Supplier</w:t>
      </w:r>
      <w:r w:rsidR="00A775CA" w:rsidRPr="00A775CA">
        <w:t xml:space="preserve"> has a company policy on HSE.  All </w:t>
      </w:r>
      <w:r>
        <w:t>ICSS Supplier</w:t>
      </w:r>
      <w:r w:rsidR="00A775CA" w:rsidRPr="00A775CA">
        <w:t xml:space="preserve"> personnel, visiting site is provided with a copy of this policy and must comply with it.  All staff posted at site is also required to comply with the specific HSE requirements of the site. </w:t>
      </w:r>
    </w:p>
    <w:p w:rsidR="00893A3D" w:rsidRPr="00D42D17" w:rsidRDefault="002F0B88" w:rsidP="00620B27">
      <w:pPr>
        <w:pStyle w:val="Heading2"/>
        <w:rPr>
          <w:rFonts w:hint="eastAsia"/>
        </w:rPr>
      </w:pPr>
      <w:bookmarkStart w:id="773" w:name="_Toc23849499"/>
      <w:bookmarkStart w:id="774" w:name="_Toc308600724"/>
      <w:r>
        <w:rPr>
          <w:b/>
        </w:rPr>
        <w:t xml:space="preserve">ICSS Supplier </w:t>
      </w:r>
      <w:r w:rsidR="00A775CA" w:rsidRPr="00A775CA">
        <w:rPr>
          <w:b/>
        </w:rPr>
        <w:t>HSE Implementation</w:t>
      </w:r>
      <w:bookmarkEnd w:id="773"/>
      <w:bookmarkEnd w:id="774"/>
    </w:p>
    <w:p w:rsidR="00893A3D" w:rsidRPr="00D42D17" w:rsidRDefault="00A775CA" w:rsidP="000E60DD">
      <w:pPr>
        <w:pStyle w:val="L1Normal"/>
      </w:pPr>
      <w:r w:rsidRPr="00A775CA">
        <w:t>HSE compliance is implemented by:</w:t>
      </w:r>
    </w:p>
    <w:p w:rsidR="00071553" w:rsidRDefault="00A775CA" w:rsidP="00071553">
      <w:pPr>
        <w:pStyle w:val="L1Bullet1"/>
      </w:pPr>
      <w:r w:rsidRPr="00A775CA">
        <w:t>Site Manager’s emphasis on safety policy.</w:t>
      </w:r>
    </w:p>
    <w:p w:rsidR="00071553" w:rsidRDefault="00A775CA" w:rsidP="00071553">
      <w:pPr>
        <w:pStyle w:val="L1Bullet1"/>
      </w:pPr>
      <w:r w:rsidRPr="00A775CA">
        <w:t>Assigning responsibility to various levels of site staff.</w:t>
      </w:r>
    </w:p>
    <w:p w:rsidR="00071553" w:rsidRDefault="00A775CA" w:rsidP="00071553">
      <w:pPr>
        <w:pStyle w:val="L1Bullet1"/>
      </w:pPr>
      <w:r w:rsidRPr="00A775CA">
        <w:t>Pre-start meetings.</w:t>
      </w:r>
    </w:p>
    <w:p w:rsidR="00071553" w:rsidRDefault="00A775CA" w:rsidP="00071553">
      <w:pPr>
        <w:pStyle w:val="L1Bullet1"/>
      </w:pPr>
      <w:r w:rsidRPr="00A775CA">
        <w:t>Monthly meetings.</w:t>
      </w:r>
    </w:p>
    <w:p w:rsidR="00071553" w:rsidRDefault="00A775CA" w:rsidP="00071553">
      <w:pPr>
        <w:pStyle w:val="L1Bullet1"/>
      </w:pPr>
      <w:r w:rsidRPr="00A775CA">
        <w:t>Ad-hoc meetings.</w:t>
      </w:r>
    </w:p>
    <w:p w:rsidR="00071553" w:rsidRDefault="00A775CA" w:rsidP="00071553">
      <w:pPr>
        <w:pStyle w:val="L1Bullet1"/>
      </w:pPr>
      <w:r w:rsidRPr="00A775CA">
        <w:t>On site meetings and instructions.</w:t>
      </w:r>
    </w:p>
    <w:p w:rsidR="00071553" w:rsidRDefault="00A775CA" w:rsidP="00071553">
      <w:pPr>
        <w:pStyle w:val="L1Bullet1"/>
      </w:pPr>
      <w:r w:rsidRPr="00A775CA">
        <w:t>Regular inspections.</w:t>
      </w:r>
    </w:p>
    <w:p w:rsidR="00893A3D" w:rsidRPr="00D42D17" w:rsidRDefault="002F0B88" w:rsidP="009A3B5C">
      <w:pPr>
        <w:pStyle w:val="Heading2"/>
        <w:rPr>
          <w:rFonts w:hint="eastAsia"/>
        </w:rPr>
      </w:pPr>
      <w:bookmarkStart w:id="775" w:name="_Toc23849500"/>
      <w:bookmarkStart w:id="776" w:name="_Toc308600725"/>
      <w:r>
        <w:rPr>
          <w:b/>
        </w:rPr>
        <w:t xml:space="preserve">ICSS Supplier </w:t>
      </w:r>
      <w:r w:rsidR="00A775CA" w:rsidRPr="00A775CA">
        <w:rPr>
          <w:b/>
        </w:rPr>
        <w:t>HSE Monitoring</w:t>
      </w:r>
      <w:bookmarkEnd w:id="775"/>
      <w:bookmarkEnd w:id="776"/>
    </w:p>
    <w:p w:rsidR="00893A3D" w:rsidRPr="00D42D17" w:rsidRDefault="00A775CA" w:rsidP="000E60DD">
      <w:pPr>
        <w:pStyle w:val="L1Normal"/>
      </w:pPr>
      <w:r w:rsidRPr="00A775CA">
        <w:t>HSE monitoring is carried out by:</w:t>
      </w:r>
    </w:p>
    <w:p w:rsidR="00C547F9" w:rsidRDefault="00A775CA">
      <w:pPr>
        <w:pStyle w:val="L1Bullet1"/>
      </w:pPr>
      <w:r w:rsidRPr="00A775CA">
        <w:t>Walk around by site manager.</w:t>
      </w:r>
    </w:p>
    <w:p w:rsidR="00C547F9" w:rsidRDefault="00A775CA">
      <w:pPr>
        <w:pStyle w:val="L1Bullet1"/>
      </w:pPr>
      <w:r w:rsidRPr="00A775CA">
        <w:t>Safety inspection by safety supervisor.</w:t>
      </w:r>
    </w:p>
    <w:p w:rsidR="00C547F9" w:rsidRDefault="00A775CA">
      <w:pPr>
        <w:pStyle w:val="L1Bullet1"/>
      </w:pPr>
      <w:r w:rsidRPr="00A775CA">
        <w:t>Safety infringement report.</w:t>
      </w:r>
    </w:p>
    <w:p w:rsidR="00C547F9" w:rsidRDefault="00A775CA">
      <w:pPr>
        <w:pStyle w:val="L1Bullet1"/>
      </w:pPr>
      <w:r w:rsidRPr="00A775CA">
        <w:t>Accident reporting.</w:t>
      </w:r>
    </w:p>
    <w:p w:rsidR="00C547F9" w:rsidRDefault="00A775CA">
      <w:pPr>
        <w:pStyle w:val="L1Bullet1"/>
      </w:pPr>
      <w:r w:rsidRPr="00A775CA">
        <w:t>Near miss reporting</w:t>
      </w:r>
    </w:p>
    <w:p w:rsidR="00C547F9" w:rsidRDefault="00A775CA">
      <w:pPr>
        <w:pStyle w:val="L1Bullet1"/>
      </w:pPr>
      <w:r w:rsidRPr="00A775CA">
        <w:t>Accident / Incident investigation report.</w:t>
      </w:r>
    </w:p>
    <w:p w:rsidR="00C547F9" w:rsidRDefault="00A775CA">
      <w:pPr>
        <w:pStyle w:val="L1Bullet1"/>
      </w:pPr>
      <w:r w:rsidRPr="00A775CA">
        <w:t>Safety target performance evaluation.</w:t>
      </w:r>
    </w:p>
    <w:p w:rsidR="00893A3D" w:rsidRPr="00D42D17" w:rsidRDefault="00AC2259" w:rsidP="00893A3D">
      <w:pPr>
        <w:pStyle w:val="Heading1"/>
        <w:rPr>
          <w:rFonts w:hint="eastAsia"/>
        </w:rPr>
      </w:pPr>
      <w:bookmarkStart w:id="777" w:name="_Toc258790846"/>
      <w:bookmarkStart w:id="778" w:name="_Toc258845761"/>
      <w:bookmarkStart w:id="779" w:name="_Toc258916636"/>
      <w:bookmarkStart w:id="780" w:name="_Toc258790847"/>
      <w:bookmarkStart w:id="781" w:name="_Toc258845762"/>
      <w:bookmarkStart w:id="782" w:name="_Toc258916637"/>
      <w:bookmarkStart w:id="783" w:name="_Toc258790848"/>
      <w:bookmarkStart w:id="784" w:name="_Toc258845763"/>
      <w:bookmarkStart w:id="785" w:name="_Toc258916638"/>
      <w:bookmarkStart w:id="786" w:name="_Toc258790849"/>
      <w:bookmarkStart w:id="787" w:name="_Toc258845764"/>
      <w:bookmarkStart w:id="788" w:name="_Toc258916639"/>
      <w:bookmarkStart w:id="789" w:name="Pj_Exe_and_Orgn"/>
      <w:bookmarkStart w:id="790" w:name="_Toc308600726"/>
      <w:bookmarkEnd w:id="777"/>
      <w:bookmarkEnd w:id="778"/>
      <w:bookmarkEnd w:id="779"/>
      <w:bookmarkEnd w:id="780"/>
      <w:bookmarkEnd w:id="781"/>
      <w:bookmarkEnd w:id="782"/>
      <w:bookmarkEnd w:id="783"/>
      <w:bookmarkEnd w:id="784"/>
      <w:bookmarkEnd w:id="785"/>
      <w:bookmarkEnd w:id="786"/>
      <w:bookmarkEnd w:id="787"/>
      <w:bookmarkEnd w:id="788"/>
      <w:r>
        <w:lastRenderedPageBreak/>
        <w:t>ICSS Supplier</w:t>
      </w:r>
      <w:r w:rsidR="00A775CA" w:rsidRPr="00A775CA">
        <w:t xml:space="preserve"> Project Execution and Organisation</w:t>
      </w:r>
      <w:bookmarkEnd w:id="789"/>
      <w:bookmarkEnd w:id="790"/>
    </w:p>
    <w:p w:rsidR="00123449" w:rsidRPr="00D42D17" w:rsidRDefault="00A775CA" w:rsidP="00123449">
      <w:pPr>
        <w:pStyle w:val="Heading2"/>
        <w:rPr>
          <w:rFonts w:hint="eastAsia"/>
        </w:rPr>
      </w:pPr>
      <w:bookmarkStart w:id="791" w:name="_Toc308600727"/>
      <w:r w:rsidRPr="00A775CA">
        <w:rPr>
          <w:b/>
        </w:rPr>
        <w:t>ICSS Project Organi</w:t>
      </w:r>
      <w:r w:rsidRPr="00A775CA">
        <w:rPr>
          <w:rFonts w:eastAsia="MS Mincho"/>
          <w:b/>
          <w:lang w:eastAsia="ja-JP"/>
        </w:rPr>
        <w:t>s</w:t>
      </w:r>
      <w:r w:rsidRPr="00A775CA">
        <w:rPr>
          <w:b/>
        </w:rPr>
        <w:t>ation</w:t>
      </w:r>
      <w:bookmarkEnd w:id="791"/>
    </w:p>
    <w:p w:rsidR="00123449" w:rsidRPr="00D42D17" w:rsidRDefault="00A775CA" w:rsidP="000E60DD">
      <w:pPr>
        <w:pStyle w:val="L1Normal"/>
      </w:pPr>
      <w:r w:rsidRPr="00A775CA">
        <w:t xml:space="preserve">An efficient </w:t>
      </w:r>
      <w:r w:rsidR="00AC2259">
        <w:t>ICSS Supplier</w:t>
      </w:r>
      <w:r w:rsidRPr="00A775CA">
        <w:t xml:space="preserve"> project organi</w:t>
      </w:r>
      <w:r w:rsidRPr="00A775CA">
        <w:rPr>
          <w:lang w:eastAsia="ja-JP"/>
        </w:rPr>
        <w:t>s</w:t>
      </w:r>
      <w:r w:rsidRPr="00A775CA">
        <w:t>ation is important for successful execution of the project. The organi</w:t>
      </w:r>
      <w:r w:rsidRPr="00A775CA">
        <w:rPr>
          <w:lang w:eastAsia="ja-JP"/>
        </w:rPr>
        <w:t>z</w:t>
      </w:r>
      <w:r w:rsidRPr="00A775CA">
        <w:t>ation structure should be optimi</w:t>
      </w:r>
      <w:r w:rsidRPr="00A775CA">
        <w:rPr>
          <w:lang w:eastAsia="ja-JP"/>
        </w:rPr>
        <w:t>s</w:t>
      </w:r>
      <w:r w:rsidRPr="00A775CA">
        <w:t>ed to take into consideration the project size and nature, COMPANY and EPC Contractor requirements and the interaction with various parties.</w:t>
      </w:r>
    </w:p>
    <w:p w:rsidR="004D4386" w:rsidRPr="00D42D17" w:rsidRDefault="00A775CA" w:rsidP="000E60DD">
      <w:pPr>
        <w:pStyle w:val="L1Normal"/>
      </w:pPr>
      <w:r w:rsidRPr="00A775CA">
        <w:t>Two categories of project organi</w:t>
      </w:r>
      <w:r w:rsidRPr="00A775CA">
        <w:rPr>
          <w:lang w:eastAsia="ja-JP"/>
        </w:rPr>
        <w:t>s</w:t>
      </w:r>
      <w:r w:rsidRPr="00A775CA">
        <w:t>at</w:t>
      </w:r>
      <w:r w:rsidRPr="00A775CA">
        <w:rPr>
          <w:lang w:eastAsia="ja-JP"/>
        </w:rPr>
        <w:t>i</w:t>
      </w:r>
      <w:r w:rsidRPr="00A775CA">
        <w:t xml:space="preserve">on exist in IGFDP </w:t>
      </w:r>
      <w:r w:rsidR="00AC2259">
        <w:t>ICSS Supplier</w:t>
      </w:r>
      <w:r w:rsidRPr="00A775CA">
        <w:t xml:space="preserve"> Projects; one for the ICSS Core Team (ICT) </w:t>
      </w:r>
      <w:r w:rsidR="006566A1">
        <w:t>c</w:t>
      </w:r>
      <w:r w:rsidRPr="00A775CA">
        <w:t xml:space="preserve">ontracted by Company and the other being the ICSS Project Teams (IPT) </w:t>
      </w:r>
      <w:r w:rsidR="006566A1">
        <w:t>contracted by</w:t>
      </w:r>
      <w:r w:rsidRPr="00A775CA">
        <w:t xml:space="preserve"> EPC Contractor(s) or Group of EPC Contractors.  </w:t>
      </w:r>
    </w:p>
    <w:p w:rsidR="00C547F9" w:rsidRDefault="00AC2259">
      <w:pPr>
        <w:pStyle w:val="L1Bullet1"/>
      </w:pPr>
      <w:r>
        <w:t>ICSS Supplier</w:t>
      </w:r>
      <w:r w:rsidR="00A775CA" w:rsidRPr="00A775CA">
        <w:t xml:space="preserve"> Project Teams (IPTs) </w:t>
      </w:r>
      <w:r w:rsidR="002F0B88">
        <w:tab/>
      </w:r>
      <w:r w:rsidR="00A775CA" w:rsidRPr="00A775CA">
        <w:t>Chapter 4.1.</w:t>
      </w:r>
      <w:r w:rsidR="006566A1">
        <w:t>1 (By EPCs)</w:t>
      </w:r>
    </w:p>
    <w:p w:rsidR="00C547F9" w:rsidRDefault="00AC2259">
      <w:pPr>
        <w:pStyle w:val="L1Bullet1"/>
      </w:pPr>
      <w:r>
        <w:t>ICSS Supplier</w:t>
      </w:r>
      <w:r w:rsidR="006566A1" w:rsidRPr="00493FA9">
        <w:t xml:space="preserve"> Core team (ICT) </w:t>
      </w:r>
      <w:r w:rsidR="002F0B88">
        <w:tab/>
      </w:r>
      <w:r w:rsidR="006566A1" w:rsidRPr="00493FA9">
        <w:t>Chapter 4.1.</w:t>
      </w:r>
      <w:r w:rsidR="006566A1">
        <w:t>2 (By Company)</w:t>
      </w:r>
    </w:p>
    <w:p w:rsidR="00071553" w:rsidRDefault="00071553" w:rsidP="00071553">
      <w:pPr>
        <w:pStyle w:val="L1Bullet1"/>
        <w:numPr>
          <w:ilvl w:val="0"/>
          <w:numId w:val="0"/>
        </w:numPr>
        <w:ind w:left="850"/>
      </w:pPr>
    </w:p>
    <w:p w:rsidR="00071553" w:rsidRDefault="002F0B88" w:rsidP="00071553">
      <w:pPr>
        <w:pStyle w:val="Heading3"/>
      </w:pPr>
      <w:r w:rsidRPr="00A775CA">
        <w:t>ICT roles</w:t>
      </w:r>
    </w:p>
    <w:p w:rsidR="004614A2" w:rsidRPr="00D42D17" w:rsidRDefault="00A775CA" w:rsidP="00077BD8">
      <w:pPr>
        <w:pStyle w:val="L1Normal"/>
      </w:pPr>
      <w:r w:rsidRPr="00A775CA">
        <w:t>The ICT roles are essentially; monitoring and control across Projects, development of common standards (when used in more than one facility), testing of common standards, arbitration of standard deviations, overall QA coordination and audit, common usability/prototype testing, common compliance engineering. The ICT shall also have a secretary for administrative services, document controller (DC) to control the documents</w:t>
      </w:r>
      <w:r w:rsidR="002F0B88">
        <w:t>,</w:t>
      </w:r>
      <w:r w:rsidR="002F0B88" w:rsidRPr="00A775CA">
        <w:t xml:space="preserve"> </w:t>
      </w:r>
      <w:r w:rsidR="006B0325" w:rsidRPr="00A775CA">
        <w:t>an</w:t>
      </w:r>
      <w:r w:rsidRPr="00A775CA">
        <w:t xml:space="preserve"> </w:t>
      </w:r>
      <w:r w:rsidR="002F0B88">
        <w:t xml:space="preserve">ICSS </w:t>
      </w:r>
      <w:r w:rsidRPr="00A775CA">
        <w:t xml:space="preserve">Quality Assurance (QA) </w:t>
      </w:r>
      <w:r w:rsidR="002F0B88">
        <w:t>Manager</w:t>
      </w:r>
      <w:r w:rsidR="002F0B88" w:rsidRPr="00A775CA">
        <w:t xml:space="preserve"> </w:t>
      </w:r>
      <w:r w:rsidRPr="00A775CA">
        <w:t>to monitor engineering quality</w:t>
      </w:r>
      <w:r w:rsidR="002F0B88">
        <w:t xml:space="preserve">, </w:t>
      </w:r>
      <w:r w:rsidR="006B0325">
        <w:t xml:space="preserve">a </w:t>
      </w:r>
      <w:r w:rsidRPr="00A775CA">
        <w:t>Health Safety and Environment (HSE)</w:t>
      </w:r>
      <w:r w:rsidR="002F0B88">
        <w:t xml:space="preserve"> officer and </w:t>
      </w:r>
      <w:r w:rsidR="006B0325">
        <w:t>an</w:t>
      </w:r>
      <w:r w:rsidR="002F0B88">
        <w:t xml:space="preserve"> ICSS designated local Cyber Security Officer (DLCSO</w:t>
      </w:r>
      <w:r w:rsidR="006B0325">
        <w:t>).</w:t>
      </w:r>
    </w:p>
    <w:p w:rsidR="00071553" w:rsidRDefault="002F0B88" w:rsidP="00071553">
      <w:pPr>
        <w:pStyle w:val="Heading3"/>
      </w:pPr>
      <w:r w:rsidRPr="00A775CA">
        <w:t>The IPT roles</w:t>
      </w:r>
    </w:p>
    <w:p w:rsidR="00464BE4" w:rsidRDefault="00A775CA" w:rsidP="000E60DD">
      <w:pPr>
        <w:pStyle w:val="L1Normal"/>
      </w:pPr>
      <w:r w:rsidRPr="00A775CA">
        <w:t>The IPT roles are essentially; the execution the EPC Contractor’s ICSS contract, its project management,  procurement, building, drawing, documenting, testing, planning, invoicing, meeting with suppliers, site visits, visiting engineering house or sub-vendors, project QC. All project related testing is in the scope of work of each of the IPT. The IPT Project Manager heads his respective ICSS project team organi</w:t>
      </w:r>
      <w:r w:rsidRPr="00A775CA">
        <w:rPr>
          <w:lang w:eastAsia="ja-JP"/>
        </w:rPr>
        <w:t>s</w:t>
      </w:r>
      <w:r w:rsidRPr="00A775CA">
        <w:t>ation.  He is responsible for the project implementation (Contracted by EPC Contractor).  He shall be supported by Lead engineer(s) and a team of engineers for hardware and software engineering work.  He and his project team shall interface with the ICT related to all technical matters on guidelines and standardi</w:t>
      </w:r>
      <w:r w:rsidRPr="00A775CA">
        <w:rPr>
          <w:lang w:eastAsia="ja-JP"/>
        </w:rPr>
        <w:t>s</w:t>
      </w:r>
      <w:r w:rsidRPr="00A775CA">
        <w:t xml:space="preserve">ation. </w:t>
      </w:r>
    </w:p>
    <w:p w:rsidR="002F0B88" w:rsidRDefault="00464BE4" w:rsidP="000E60DD">
      <w:pPr>
        <w:pStyle w:val="L1Normal"/>
      </w:pPr>
      <w:r>
        <w:t xml:space="preserve">From </w:t>
      </w:r>
      <w:r w:rsidR="00B32E55">
        <w:t>t</w:t>
      </w:r>
      <w:r>
        <w:t xml:space="preserve">he ICSS </w:t>
      </w:r>
      <w:r w:rsidR="00B32E55">
        <w:t>tests or qualification phases (FIT</w:t>
      </w:r>
      <w:r>
        <w:t>, FAT , IFAT</w:t>
      </w:r>
      <w:r w:rsidR="00B32E55">
        <w:t>) ICSS Australian Engineers shall be planned as part on the ICSS development team for  the seamless transfer to ICSS Site, Operation phases and life cycle support.</w:t>
      </w:r>
    </w:p>
    <w:p w:rsidR="00123449" w:rsidRPr="00D42D17" w:rsidRDefault="00A775CA" w:rsidP="000E60DD">
      <w:pPr>
        <w:pStyle w:val="L1Normal"/>
      </w:pPr>
      <w:r w:rsidRPr="00A775CA">
        <w:t xml:space="preserve">The </w:t>
      </w:r>
      <w:r w:rsidR="00AC2259">
        <w:t>ICSS Supplier</w:t>
      </w:r>
      <w:r w:rsidRPr="00A775CA">
        <w:t xml:space="preserve"> Information Technology (IT) engineer shall assist in setting up the IT infrastructure and necessary technical and office software support. </w:t>
      </w:r>
    </w:p>
    <w:p w:rsidR="00537AD5" w:rsidRPr="00D42D17" w:rsidRDefault="00A775CA" w:rsidP="000E60DD">
      <w:pPr>
        <w:pStyle w:val="L1Normal"/>
      </w:pPr>
      <w:r w:rsidRPr="00A775CA">
        <w:t xml:space="preserve">The </w:t>
      </w:r>
      <w:r w:rsidR="002F0B88">
        <w:t xml:space="preserve">ICSS </w:t>
      </w:r>
      <w:r w:rsidRPr="00A775CA">
        <w:t xml:space="preserve">Quality </w:t>
      </w:r>
      <w:r w:rsidR="002F0B88">
        <w:t>Manager</w:t>
      </w:r>
      <w:r w:rsidR="002F0B88" w:rsidRPr="00A775CA">
        <w:t xml:space="preserve"> </w:t>
      </w:r>
      <w:r w:rsidRPr="00A775CA">
        <w:t>shall be overseeing all ICSS Projects as common.</w:t>
      </w:r>
    </w:p>
    <w:p w:rsidR="00AC2259" w:rsidRDefault="00A775CA">
      <w:pPr>
        <w:pStyle w:val="L1Normal"/>
      </w:pPr>
      <w:r w:rsidRPr="00A775CA">
        <w:sym w:font="Wingdings" w:char="F0EE"/>
      </w:r>
      <w:r w:rsidRPr="00A775CA">
        <w:t xml:space="preserve"> Refer to </w:t>
      </w:r>
      <w:r w:rsidRPr="00A775CA">
        <w:rPr>
          <w:b/>
        </w:rPr>
        <w:t>Attachment-01</w:t>
      </w:r>
      <w:r w:rsidRPr="00A775CA">
        <w:t xml:space="preserve"> for ICSS Project Organisation Chart.</w:t>
      </w:r>
    </w:p>
    <w:p w:rsidR="00123449" w:rsidRPr="00D42D17" w:rsidRDefault="00AC2259" w:rsidP="006454C3">
      <w:pPr>
        <w:pStyle w:val="Heading3"/>
        <w:rPr>
          <w:rFonts w:hint="eastAsia"/>
        </w:rPr>
      </w:pPr>
      <w:r>
        <w:lastRenderedPageBreak/>
        <w:t>ICSS Supplier</w:t>
      </w:r>
      <w:r w:rsidR="00A775CA" w:rsidRPr="00A775CA">
        <w:t xml:space="preserve"> EPC Package PROJECT TEAM (IPT)</w:t>
      </w:r>
    </w:p>
    <w:p w:rsidR="003B4073" w:rsidRPr="00D42D17" w:rsidRDefault="00AC2259" w:rsidP="00710B3A">
      <w:pPr>
        <w:pStyle w:val="Heading4"/>
        <w:rPr>
          <w:rFonts w:hint="eastAsia"/>
        </w:rPr>
      </w:pPr>
      <w:r>
        <w:t>ICSS Supplier</w:t>
      </w:r>
      <w:r w:rsidR="00A775CA" w:rsidRPr="00A775CA">
        <w:t xml:space="preserve"> Project Manager (PM)</w:t>
      </w:r>
    </w:p>
    <w:p w:rsidR="00C547F9" w:rsidRDefault="00A775CA">
      <w:pPr>
        <w:pStyle w:val="L1Bullet1"/>
      </w:pPr>
      <w:r w:rsidRPr="00A775CA">
        <w:t>Prime point of contact for every aspect of the project on EPC Contractor basis.</w:t>
      </w:r>
    </w:p>
    <w:p w:rsidR="00C547F9" w:rsidRDefault="00A775CA">
      <w:pPr>
        <w:pStyle w:val="L1Bullet1"/>
      </w:pPr>
      <w:r w:rsidRPr="00A775CA">
        <w:t>Overall responsible for the project execution.</w:t>
      </w:r>
    </w:p>
    <w:p w:rsidR="00C547F9" w:rsidRDefault="00A775CA">
      <w:pPr>
        <w:pStyle w:val="L1Bullet1"/>
      </w:pPr>
      <w:r w:rsidRPr="00A775CA">
        <w:t>Overall responsible for the project deliverables as per EPC Package contract documents.</w:t>
      </w:r>
    </w:p>
    <w:p w:rsidR="00C547F9" w:rsidRDefault="00A775CA">
      <w:pPr>
        <w:pStyle w:val="L1Bullet1"/>
      </w:pPr>
      <w:r w:rsidRPr="00A775CA">
        <w:t>Responsible for issuing milestone invoices.</w:t>
      </w:r>
    </w:p>
    <w:p w:rsidR="00C547F9" w:rsidRDefault="00A775CA">
      <w:pPr>
        <w:pStyle w:val="L1Bullet1"/>
      </w:pPr>
      <w:r w:rsidRPr="00A775CA">
        <w:t>Interacts with the ICT.</w:t>
      </w:r>
    </w:p>
    <w:p w:rsidR="00C547F9" w:rsidRDefault="00A775CA">
      <w:pPr>
        <w:pStyle w:val="L1Bullet1"/>
      </w:pPr>
      <w:r w:rsidRPr="00A775CA">
        <w:t>Monitors and controls the project cost.</w:t>
      </w:r>
    </w:p>
    <w:p w:rsidR="00C547F9" w:rsidRDefault="00A775CA">
      <w:pPr>
        <w:pStyle w:val="L1Bullet1"/>
      </w:pPr>
      <w:r w:rsidRPr="00A775CA">
        <w:t>Responsible for change control.</w:t>
      </w:r>
    </w:p>
    <w:p w:rsidR="00C547F9" w:rsidRDefault="00A775CA">
      <w:pPr>
        <w:pStyle w:val="L1Bullet1"/>
      </w:pPr>
      <w:r w:rsidRPr="00A775CA">
        <w:t>Attends all project review meetings, e.g.  Basic Design Review (i.e. Hardware Freeze), Detail Design Rev</w:t>
      </w:r>
      <w:r w:rsidRPr="00A775CA">
        <w:rPr>
          <w:lang w:eastAsia="ja-JP"/>
        </w:rPr>
        <w:t>i</w:t>
      </w:r>
      <w:r w:rsidRPr="00A775CA">
        <w:t>ew (i.e. Software Freeze) &amp; System Readiness Review (SRR).</w:t>
      </w:r>
    </w:p>
    <w:p w:rsidR="00C547F9" w:rsidRDefault="00A775CA">
      <w:pPr>
        <w:pStyle w:val="L1Bullet1"/>
      </w:pPr>
      <w:r w:rsidRPr="00A775CA">
        <w:t>Responsible for resource management.</w:t>
      </w:r>
    </w:p>
    <w:p w:rsidR="00C547F9" w:rsidRDefault="00A775CA">
      <w:pPr>
        <w:pStyle w:val="L1Bullet1"/>
      </w:pPr>
      <w:r w:rsidRPr="00A775CA">
        <w:t>Responsible for hand over and project close out for EPC Package system</w:t>
      </w:r>
    </w:p>
    <w:p w:rsidR="00C547F9" w:rsidRDefault="00A775CA">
      <w:pPr>
        <w:pStyle w:val="L1Bullet1"/>
      </w:pPr>
      <w:r w:rsidRPr="00A775CA">
        <w:t>Overall responsible for the execution of the assigned EPC Package system</w:t>
      </w:r>
    </w:p>
    <w:p w:rsidR="00C547F9" w:rsidRDefault="00A775CA">
      <w:pPr>
        <w:pStyle w:val="L1Bullet1"/>
      </w:pPr>
      <w:r w:rsidRPr="00A775CA">
        <w:t>Overall responsible for the assigned EPC Package system as per contract.</w:t>
      </w:r>
    </w:p>
    <w:p w:rsidR="00C547F9" w:rsidRDefault="00A775CA">
      <w:pPr>
        <w:pStyle w:val="L1Bullet1"/>
      </w:pPr>
      <w:r w:rsidRPr="00A775CA">
        <w:t>Responsible for EPC Package related procurement.</w:t>
      </w:r>
    </w:p>
    <w:p w:rsidR="00C547F9" w:rsidRDefault="00A775CA">
      <w:pPr>
        <w:pStyle w:val="L1Bullet1"/>
      </w:pPr>
      <w:r w:rsidRPr="00A775CA">
        <w:t>Responsible for implementing engineering standardi</w:t>
      </w:r>
      <w:r w:rsidRPr="00A775CA">
        <w:rPr>
          <w:lang w:eastAsia="ja-JP"/>
        </w:rPr>
        <w:t>s</w:t>
      </w:r>
      <w:r w:rsidRPr="00A775CA">
        <w:t>ation and quality within his project scope.</w:t>
      </w:r>
    </w:p>
    <w:p w:rsidR="00C547F9" w:rsidRDefault="00A775CA">
      <w:pPr>
        <w:pStyle w:val="L1Bullet1"/>
      </w:pPr>
      <w:r w:rsidRPr="00A775CA">
        <w:t>Responsible for sub-systems and interface with auxiliary systems within the scope for the assigned EPC Package.</w:t>
      </w:r>
    </w:p>
    <w:p w:rsidR="00C547F9" w:rsidRDefault="00A775CA">
      <w:pPr>
        <w:pStyle w:val="L1Bullet1"/>
      </w:pPr>
      <w:r w:rsidRPr="00A775CA">
        <w:t>Responsible for progress monitoring and reporting to ICT for the assigned project.</w:t>
      </w:r>
    </w:p>
    <w:p w:rsidR="00C547F9" w:rsidRDefault="00A775CA">
      <w:pPr>
        <w:pStyle w:val="L1Bullet1"/>
      </w:pPr>
      <w:r w:rsidRPr="00A775CA">
        <w:t>Responsible for cost control within the assigned EPC Package area.</w:t>
      </w:r>
    </w:p>
    <w:p w:rsidR="00C547F9" w:rsidRDefault="00A775CA">
      <w:pPr>
        <w:pStyle w:val="L1Bullet1"/>
      </w:pPr>
      <w:r w:rsidRPr="00A775CA">
        <w:t>Interacts with Project Engineering Manager for technical matters.</w:t>
      </w:r>
    </w:p>
    <w:p w:rsidR="00C547F9" w:rsidRDefault="00A775CA">
      <w:pPr>
        <w:pStyle w:val="L1Bullet1"/>
      </w:pPr>
      <w:r w:rsidRPr="00A775CA">
        <w:t xml:space="preserve">Provides progress feedback to </w:t>
      </w:r>
      <w:r w:rsidR="00AC2259">
        <w:t>ICSS Supplier</w:t>
      </w:r>
      <w:r w:rsidRPr="00A775CA">
        <w:t xml:space="preserve"> Project Control Manager.</w:t>
      </w:r>
    </w:p>
    <w:p w:rsidR="00C547F9" w:rsidRDefault="00A775CA">
      <w:pPr>
        <w:pStyle w:val="L1Bullet1"/>
      </w:pPr>
      <w:r w:rsidRPr="00A775CA">
        <w:t>Report progress to EPC Package Contractor.</w:t>
      </w:r>
    </w:p>
    <w:p w:rsidR="00C547F9" w:rsidRDefault="00A775CA">
      <w:pPr>
        <w:pStyle w:val="L1Bullet1"/>
      </w:pPr>
      <w:r w:rsidRPr="00A775CA">
        <w:t>Responsible for conducting FAT for the assigned EPC Package system.</w:t>
      </w:r>
    </w:p>
    <w:p w:rsidR="00C547F9" w:rsidRDefault="00A775CA">
      <w:pPr>
        <w:pStyle w:val="L1Bullet1"/>
      </w:pPr>
      <w:r w:rsidRPr="00A775CA">
        <w:t>Responsible for conducting the IFAT</w:t>
      </w:r>
    </w:p>
    <w:p w:rsidR="00C547F9" w:rsidRDefault="00A775CA">
      <w:pPr>
        <w:pStyle w:val="L1Bullet1"/>
      </w:pPr>
      <w:r w:rsidRPr="00A775CA">
        <w:t>Responsible for the assigned plant system shipment.</w:t>
      </w:r>
    </w:p>
    <w:p w:rsidR="00C547F9" w:rsidRDefault="00A775CA">
      <w:pPr>
        <w:pStyle w:val="L1Bullet1"/>
      </w:pPr>
      <w:r w:rsidRPr="00A775CA">
        <w:t>Responsible for As-Built documentation after FAT for the assigned EPC Package.</w:t>
      </w:r>
    </w:p>
    <w:p w:rsidR="00C547F9" w:rsidRDefault="00A775CA">
      <w:pPr>
        <w:pStyle w:val="L1Bullet1"/>
      </w:pPr>
      <w:r w:rsidRPr="00A775CA">
        <w:t xml:space="preserve">Reports Project Director and copy to Engineering Manager and </w:t>
      </w:r>
      <w:r w:rsidR="00AC2259">
        <w:t>ICSS Supplier</w:t>
      </w:r>
      <w:r w:rsidRPr="00A775CA">
        <w:t xml:space="preserve"> Project Control Manager.</w:t>
      </w:r>
    </w:p>
    <w:p w:rsidR="00737F86" w:rsidRPr="00D42D17" w:rsidRDefault="00AC2259" w:rsidP="00710B3A">
      <w:pPr>
        <w:pStyle w:val="Heading4"/>
        <w:rPr>
          <w:rFonts w:hint="eastAsia"/>
        </w:rPr>
      </w:pPr>
      <w:bookmarkStart w:id="792" w:name="_Toc189770"/>
      <w:bookmarkStart w:id="793" w:name="_Toc23849435"/>
      <w:bookmarkStart w:id="794" w:name="_Toc189765"/>
      <w:bookmarkStart w:id="795" w:name="_Toc23849431"/>
      <w:r>
        <w:t>ICSS Supplier</w:t>
      </w:r>
      <w:r w:rsidR="00A775CA" w:rsidRPr="00A775CA">
        <w:t xml:space="preserve"> Lead Project/System Integration Engineer</w:t>
      </w:r>
      <w:bookmarkEnd w:id="792"/>
      <w:bookmarkEnd w:id="793"/>
      <w:r w:rsidR="00A775CA" w:rsidRPr="00A775CA">
        <w:t>s (L</w:t>
      </w:r>
      <w:r w:rsidR="00C03DD8">
        <w:t>P</w:t>
      </w:r>
      <w:r w:rsidR="00A775CA" w:rsidRPr="00A775CA">
        <w:t>E</w:t>
      </w:r>
      <w:r w:rsidR="00C03DD8">
        <w:t>/LSE</w:t>
      </w:r>
      <w:r w:rsidR="00A775CA" w:rsidRPr="00A775CA">
        <w:t>)</w:t>
      </w:r>
    </w:p>
    <w:p w:rsidR="00C547F9" w:rsidRDefault="00A775CA">
      <w:pPr>
        <w:pStyle w:val="L1Bullet1"/>
      </w:pPr>
      <w:r w:rsidRPr="00A775CA">
        <w:t>Lead the hardware engineering teams</w:t>
      </w:r>
    </w:p>
    <w:p w:rsidR="00C547F9" w:rsidRDefault="00A775CA">
      <w:pPr>
        <w:pStyle w:val="L1Bullet1"/>
      </w:pPr>
      <w:r w:rsidRPr="00A775CA">
        <w:t>Responsible for developing FDS/DDS on Hardware</w:t>
      </w:r>
    </w:p>
    <w:p w:rsidR="00C547F9" w:rsidRDefault="00A775CA">
      <w:pPr>
        <w:pStyle w:val="L1Bullet1"/>
      </w:pPr>
      <w:r w:rsidRPr="00A775CA">
        <w:t xml:space="preserve">Responsible for co-ordination on PCS HW engineering including Console, Auxiliary Console, Marshalling Cabinet, System Cabinets, &amp; Power Distribution Cabinet.  </w:t>
      </w:r>
    </w:p>
    <w:p w:rsidR="00C547F9" w:rsidRDefault="00A775CA">
      <w:pPr>
        <w:pStyle w:val="L1Bullet1"/>
      </w:pPr>
      <w:r w:rsidRPr="00A775CA">
        <w:t>Responsible for IO signal assignment.</w:t>
      </w:r>
    </w:p>
    <w:p w:rsidR="00C547F9" w:rsidRDefault="00A775CA">
      <w:pPr>
        <w:pStyle w:val="L1Bullet1"/>
      </w:pPr>
      <w:r w:rsidRPr="00A775CA">
        <w:t>Perform Engineering Design Review for hardware and corresponding activities.</w:t>
      </w:r>
    </w:p>
    <w:p w:rsidR="00C547F9" w:rsidRDefault="00A775CA">
      <w:pPr>
        <w:pStyle w:val="L1Bullet1"/>
      </w:pPr>
      <w:r w:rsidRPr="00A775CA">
        <w:t>Responsible for developing plans and procedure for hardware testing.</w:t>
      </w:r>
    </w:p>
    <w:p w:rsidR="00C547F9" w:rsidRDefault="00A775CA">
      <w:pPr>
        <w:pStyle w:val="L1Bullet1"/>
      </w:pPr>
      <w:r w:rsidRPr="00A775CA">
        <w:t>Interact with alliance partners on technical issues.</w:t>
      </w:r>
    </w:p>
    <w:p w:rsidR="00C547F9" w:rsidRDefault="00A775CA">
      <w:pPr>
        <w:pStyle w:val="L1Bullet1"/>
      </w:pPr>
      <w:r w:rsidRPr="00A775CA">
        <w:lastRenderedPageBreak/>
        <w:t>Conduct Internal Test FIT, FAT and IFAT</w:t>
      </w:r>
    </w:p>
    <w:p w:rsidR="00C547F9" w:rsidRDefault="00A775CA">
      <w:pPr>
        <w:pStyle w:val="L1Bullet1"/>
      </w:pPr>
      <w:r w:rsidRPr="00A775CA">
        <w:t>Preparation of As-Built documentation after IFAT.</w:t>
      </w:r>
    </w:p>
    <w:p w:rsidR="00C547F9" w:rsidRDefault="00A775CA">
      <w:pPr>
        <w:pStyle w:val="L1Bullet1"/>
      </w:pPr>
      <w:r w:rsidRPr="00A775CA">
        <w:t xml:space="preserve">Report </w:t>
      </w:r>
      <w:r w:rsidR="00AC2259">
        <w:t>ICSS Supplier</w:t>
      </w:r>
      <w:r w:rsidRPr="00A775CA">
        <w:t xml:space="preserve"> on project matters, also reports to Engineering Manager on technical matters; liaise with ICT Lead Hardware Engineers on technical matters.</w:t>
      </w:r>
    </w:p>
    <w:p w:rsidR="00737F86" w:rsidRPr="00D42D17" w:rsidRDefault="00AC2259" w:rsidP="00710B3A">
      <w:pPr>
        <w:pStyle w:val="Heading4"/>
        <w:rPr>
          <w:rFonts w:hint="eastAsia"/>
        </w:rPr>
      </w:pPr>
      <w:bookmarkStart w:id="796" w:name="_Toc189769"/>
      <w:bookmarkStart w:id="797" w:name="_Toc23849434"/>
      <w:r>
        <w:t>ICSS Supplier</w:t>
      </w:r>
      <w:r w:rsidR="00A775CA" w:rsidRPr="00A775CA">
        <w:t xml:space="preserve"> Lead Software Engineer</w:t>
      </w:r>
      <w:bookmarkEnd w:id="796"/>
      <w:bookmarkEnd w:id="797"/>
      <w:r w:rsidR="00A775CA" w:rsidRPr="00A775CA">
        <w:t>s (LSE)</w:t>
      </w:r>
    </w:p>
    <w:p w:rsidR="00C547F9" w:rsidRDefault="00A775CA">
      <w:pPr>
        <w:pStyle w:val="L1Bullet1"/>
      </w:pPr>
      <w:r w:rsidRPr="00A775CA">
        <w:t xml:space="preserve">Leads the </w:t>
      </w:r>
      <w:r w:rsidR="00C03DD8">
        <w:t>ICSS</w:t>
      </w:r>
      <w:r w:rsidR="00C03DD8" w:rsidRPr="00A775CA">
        <w:t xml:space="preserve"> </w:t>
      </w:r>
      <w:r w:rsidRPr="00A775CA">
        <w:t>software engineering teams.</w:t>
      </w:r>
    </w:p>
    <w:p w:rsidR="00C547F9" w:rsidRDefault="00A775CA">
      <w:pPr>
        <w:pStyle w:val="L1Bullet1"/>
      </w:pPr>
      <w:r w:rsidRPr="00A775CA">
        <w:t>Responsible for developing FDS/DDS on Software (SW) &amp; Human Machine Interface (HMI). [First lead software engineer assigned for the project only].</w:t>
      </w:r>
    </w:p>
    <w:p w:rsidR="00C547F9" w:rsidRDefault="00A775CA">
      <w:pPr>
        <w:pStyle w:val="L1Bullet1"/>
      </w:pPr>
      <w:r w:rsidRPr="00A775CA">
        <w:t>Develops typical control and logic schemes.</w:t>
      </w:r>
    </w:p>
    <w:p w:rsidR="00C547F9" w:rsidRDefault="00A775CA">
      <w:pPr>
        <w:pStyle w:val="L1Bullet1"/>
      </w:pPr>
      <w:r w:rsidRPr="00A775CA">
        <w:t>Perform Engineering Design Review for Software and corresponding activities.</w:t>
      </w:r>
    </w:p>
    <w:p w:rsidR="00C547F9" w:rsidRDefault="00A775CA">
      <w:pPr>
        <w:pStyle w:val="L1Bullet1"/>
      </w:pPr>
      <w:r w:rsidRPr="00A775CA">
        <w:t>Responsible for developing plans and procedure for software testing.</w:t>
      </w:r>
    </w:p>
    <w:p w:rsidR="00C547F9" w:rsidRDefault="00A775CA">
      <w:pPr>
        <w:pStyle w:val="L1Bullet1"/>
      </w:pPr>
      <w:r w:rsidRPr="00A775CA">
        <w:t>Responsible for PCS software engineering including sub-system.</w:t>
      </w:r>
    </w:p>
    <w:p w:rsidR="00C547F9" w:rsidRDefault="00A775CA">
      <w:pPr>
        <w:pStyle w:val="L1Bullet1"/>
      </w:pPr>
      <w:r w:rsidRPr="00A775CA">
        <w:t>Responsible for conducting PCS software internal testing.</w:t>
      </w:r>
    </w:p>
    <w:p w:rsidR="00C547F9" w:rsidRDefault="00A775CA">
      <w:pPr>
        <w:pStyle w:val="L1Bullet1"/>
      </w:pPr>
      <w:r w:rsidRPr="00A775CA">
        <w:t>Conduct Internal Test FIT, FAT and IFAT.</w:t>
      </w:r>
    </w:p>
    <w:p w:rsidR="00C547F9" w:rsidRDefault="00A775CA">
      <w:pPr>
        <w:pStyle w:val="L1Bullet1"/>
      </w:pPr>
      <w:r w:rsidRPr="00A775CA">
        <w:t>Reports to Project Manager on project matters, also reports to Engineering Manager on technical matters, liaises with ICT Lead Hardware Engineers on technical matters.</w:t>
      </w:r>
    </w:p>
    <w:p w:rsidR="00C547F9" w:rsidRDefault="00A775CA">
      <w:pPr>
        <w:pStyle w:val="L1Bullet1"/>
      </w:pPr>
      <w:r w:rsidRPr="00A775CA">
        <w:t>Liaise with Company Operation representatives for the HMI prototyping and standardisation.</w:t>
      </w:r>
    </w:p>
    <w:p w:rsidR="00071553" w:rsidRDefault="00071553" w:rsidP="00071553">
      <w:pPr>
        <w:pStyle w:val="L1Bullet1"/>
        <w:numPr>
          <w:ilvl w:val="0"/>
          <w:numId w:val="0"/>
        </w:numPr>
        <w:ind w:left="850"/>
      </w:pPr>
    </w:p>
    <w:p w:rsidR="00C03DD8" w:rsidRPr="00D42D17" w:rsidRDefault="00C03DD8" w:rsidP="00C03DD8">
      <w:pPr>
        <w:pStyle w:val="Heading4"/>
        <w:rPr>
          <w:rFonts w:hint="eastAsia"/>
        </w:rPr>
      </w:pPr>
      <w:r w:rsidRPr="00493FA9">
        <w:t xml:space="preserve">Safety System Lead Engineer (FGS, SIS, HIPS) </w:t>
      </w:r>
    </w:p>
    <w:p w:rsidR="00C03DD8" w:rsidRPr="00D42D17" w:rsidRDefault="00C03DD8" w:rsidP="00C03DD8">
      <w:pPr>
        <w:pStyle w:val="L1Bullet1"/>
      </w:pPr>
      <w:r w:rsidRPr="00493FA9">
        <w:t xml:space="preserve">Coordinate </w:t>
      </w:r>
      <w:r>
        <w:t xml:space="preserve"> the </w:t>
      </w:r>
      <w:r w:rsidRPr="00493FA9">
        <w:t>safety system vendor for safety system.(Principal Safety)</w:t>
      </w:r>
    </w:p>
    <w:p w:rsidR="00C03DD8" w:rsidRPr="00D42D17" w:rsidRDefault="00C03DD8" w:rsidP="00C03DD8">
      <w:pPr>
        <w:pStyle w:val="L1Bullet1"/>
      </w:pPr>
      <w:r w:rsidRPr="00493FA9">
        <w:t>Interface with Vendor , participate to integration work and testing</w:t>
      </w:r>
    </w:p>
    <w:p w:rsidR="00C03DD8" w:rsidRPr="00D42D17" w:rsidRDefault="00C03DD8" w:rsidP="00C03DD8">
      <w:pPr>
        <w:pStyle w:val="L1Bullet1"/>
      </w:pPr>
      <w:r w:rsidRPr="00493FA9">
        <w:t>Review Design Specifications.</w:t>
      </w:r>
    </w:p>
    <w:p w:rsidR="00C03DD8" w:rsidRPr="00D42D17" w:rsidRDefault="00C03DD8" w:rsidP="00C03DD8">
      <w:pPr>
        <w:pStyle w:val="L1Bullet1"/>
      </w:pPr>
      <w:r w:rsidRPr="00493FA9">
        <w:t>Preparation of test procedures for prototyping.</w:t>
      </w:r>
    </w:p>
    <w:p w:rsidR="00C03DD8" w:rsidRPr="00D42D17" w:rsidRDefault="00C03DD8" w:rsidP="00C03DD8">
      <w:pPr>
        <w:pStyle w:val="L1Bullet1"/>
      </w:pPr>
      <w:r w:rsidRPr="00493FA9">
        <w:t>Assures that all required drawings and documentation are produced by safety system vendors and as per project requirements.</w:t>
      </w:r>
    </w:p>
    <w:p w:rsidR="00C03DD8" w:rsidRPr="00D42D17" w:rsidRDefault="00C03DD8" w:rsidP="00C03DD8">
      <w:pPr>
        <w:pStyle w:val="L1Bullet1"/>
      </w:pPr>
      <w:r w:rsidRPr="00493FA9">
        <w:t>Coordinates with Engineering Manager, System Integration Lead, Lead Hardware Engineer and Lead Software Engineer for respective plant technical issues.</w:t>
      </w:r>
    </w:p>
    <w:p w:rsidR="00C03DD8" w:rsidRPr="00D42D17" w:rsidRDefault="00C03DD8" w:rsidP="00C03DD8">
      <w:pPr>
        <w:pStyle w:val="L1Bullet1"/>
      </w:pPr>
      <w:r w:rsidRPr="00493FA9">
        <w:t>Participates in technical meeting with PCS project team.</w:t>
      </w:r>
    </w:p>
    <w:p w:rsidR="00C03DD8" w:rsidRPr="00D42D17" w:rsidRDefault="00C03DD8" w:rsidP="00C03DD8">
      <w:pPr>
        <w:pStyle w:val="L1Bullet1"/>
      </w:pPr>
      <w:r w:rsidRPr="00493FA9">
        <w:t>Support system integration and test of production.</w:t>
      </w:r>
    </w:p>
    <w:p w:rsidR="00C03DD8" w:rsidRPr="00D42D17" w:rsidRDefault="00C03DD8" w:rsidP="00C03DD8">
      <w:pPr>
        <w:pStyle w:val="L1Bullet1"/>
      </w:pPr>
      <w:r w:rsidRPr="00493FA9">
        <w:t>Provides guidelines and assists Integration Lead Engineer.</w:t>
      </w:r>
    </w:p>
    <w:p w:rsidR="00C03DD8" w:rsidRPr="00D42D17" w:rsidRDefault="00C03DD8" w:rsidP="00C03DD8">
      <w:pPr>
        <w:pStyle w:val="L1Bullet1"/>
      </w:pPr>
      <w:r w:rsidRPr="00493FA9">
        <w:t>Performs quality check for cabinet assembly work.</w:t>
      </w:r>
    </w:p>
    <w:p w:rsidR="00C03DD8" w:rsidRPr="00D42D17" w:rsidRDefault="00C03DD8" w:rsidP="00C03DD8">
      <w:pPr>
        <w:pStyle w:val="L1Bullet1"/>
      </w:pPr>
      <w:r w:rsidRPr="00493FA9">
        <w:t>Prepares Specifications, documentation and related work.</w:t>
      </w:r>
    </w:p>
    <w:p w:rsidR="00C03DD8" w:rsidRPr="00D42D17" w:rsidRDefault="00C03DD8" w:rsidP="00C03DD8">
      <w:pPr>
        <w:pStyle w:val="L1Bullet1"/>
      </w:pPr>
      <w:r w:rsidRPr="00493FA9">
        <w:t>Reports to Engineering Manager and System Lead Engineer.</w:t>
      </w:r>
    </w:p>
    <w:p w:rsidR="008F771D" w:rsidRPr="00D42D17" w:rsidRDefault="00AC2259" w:rsidP="00710B3A">
      <w:pPr>
        <w:pStyle w:val="Heading4"/>
        <w:rPr>
          <w:rFonts w:hint="eastAsia"/>
        </w:rPr>
      </w:pPr>
      <w:r>
        <w:t>ICSS Supplier</w:t>
      </w:r>
      <w:r w:rsidR="00A775CA" w:rsidRPr="00A775CA">
        <w:t xml:space="preserve"> </w:t>
      </w:r>
      <w:r w:rsidR="00C03DD8">
        <w:t>3rd Party Interface</w:t>
      </w:r>
      <w:r w:rsidR="00A775CA" w:rsidRPr="00A775CA">
        <w:t xml:space="preserve"> Engineer (SE)</w:t>
      </w:r>
    </w:p>
    <w:p w:rsidR="00C547F9" w:rsidRDefault="00A775CA">
      <w:pPr>
        <w:pStyle w:val="L1Bullet1"/>
      </w:pPr>
      <w:r w:rsidRPr="00A775CA">
        <w:t>Responsible and coordinate with all sub-system</w:t>
      </w:r>
      <w:r w:rsidR="00C03DD8">
        <w:t xml:space="preserve"> (UCP)</w:t>
      </w:r>
      <w:r w:rsidRPr="00A775CA">
        <w:t xml:space="preserve"> vendors or 3</w:t>
      </w:r>
      <w:r w:rsidRPr="00A775CA">
        <w:rPr>
          <w:vertAlign w:val="superscript"/>
        </w:rPr>
        <w:t>rd</w:t>
      </w:r>
      <w:r w:rsidRPr="00A775CA">
        <w:t xml:space="preserve"> party subsystems.</w:t>
      </w:r>
    </w:p>
    <w:p w:rsidR="00C547F9" w:rsidRDefault="00A775CA">
      <w:pPr>
        <w:pStyle w:val="L1Bullet1"/>
      </w:pPr>
      <w:r w:rsidRPr="00A775CA">
        <w:t>Liaises with Engineering Manager, System Integration Lead Engineer, Lead Project Engineer and Lead Software Engineer on all sub-systems related works.</w:t>
      </w:r>
    </w:p>
    <w:p w:rsidR="00C547F9" w:rsidRDefault="00A775CA">
      <w:pPr>
        <w:pStyle w:val="L1Bullet1"/>
      </w:pPr>
      <w:r w:rsidRPr="00A775CA">
        <w:t xml:space="preserve">Reports to </w:t>
      </w:r>
      <w:r w:rsidR="00AC2259">
        <w:t>ICSS Supplier</w:t>
      </w:r>
      <w:r w:rsidRPr="00A775CA">
        <w:t xml:space="preserve"> Project Manager, Feedback to core team Safety System Lead Engineer.</w:t>
      </w:r>
    </w:p>
    <w:p w:rsidR="00C547F9" w:rsidRDefault="00A775CA">
      <w:pPr>
        <w:pStyle w:val="L1Bullet1"/>
      </w:pPr>
      <w:r w:rsidRPr="00A775CA">
        <w:t>Perform Subsystem Tests</w:t>
      </w:r>
    </w:p>
    <w:p w:rsidR="00737F86" w:rsidRPr="00D42D17" w:rsidRDefault="00AC2259" w:rsidP="00710B3A">
      <w:pPr>
        <w:pStyle w:val="Heading4"/>
        <w:rPr>
          <w:rFonts w:hint="eastAsia"/>
        </w:rPr>
      </w:pPr>
      <w:r>
        <w:lastRenderedPageBreak/>
        <w:t>ICSS Supplier</w:t>
      </w:r>
      <w:r w:rsidR="00A775CA" w:rsidRPr="00A775CA">
        <w:t xml:space="preserve"> QC Engineer (included in LPE and LSE roles)</w:t>
      </w:r>
    </w:p>
    <w:p w:rsidR="00C547F9" w:rsidRDefault="00A775CA">
      <w:pPr>
        <w:pStyle w:val="L1Bullet1"/>
      </w:pPr>
      <w:r w:rsidRPr="00A775CA">
        <w:t>Coordinates with QA Auditor for the quality control within the project and implementing project QA in line with company QA systems.</w:t>
      </w:r>
    </w:p>
    <w:p w:rsidR="00C547F9" w:rsidRDefault="00A775CA">
      <w:pPr>
        <w:pStyle w:val="L1Bullet1"/>
      </w:pPr>
      <w:r w:rsidRPr="00A775CA">
        <w:t>Conducts the Internal Quality check to ensure compliance with company QA requirements and PEP.</w:t>
      </w:r>
    </w:p>
    <w:p w:rsidR="00C547F9" w:rsidRDefault="00A775CA">
      <w:pPr>
        <w:pStyle w:val="L1Bullet1"/>
      </w:pPr>
      <w:r w:rsidRPr="00A775CA">
        <w:t xml:space="preserve">Coordinates with </w:t>
      </w:r>
      <w:r w:rsidR="00AC2259">
        <w:t>ICSS Supplier</w:t>
      </w:r>
      <w:r w:rsidRPr="00A775CA">
        <w:t xml:space="preserve"> Project Manager for conducting engineering reviews.</w:t>
      </w:r>
    </w:p>
    <w:p w:rsidR="00C547F9" w:rsidRDefault="00A775CA">
      <w:pPr>
        <w:pStyle w:val="L1Bullet1"/>
      </w:pPr>
      <w:r w:rsidRPr="00A775CA">
        <w:t>Responsible for HSE implementation in the project office and staging area.</w:t>
      </w:r>
    </w:p>
    <w:p w:rsidR="00C547F9" w:rsidRDefault="00A775CA">
      <w:pPr>
        <w:pStyle w:val="L1Bullet1"/>
      </w:pPr>
      <w:r w:rsidRPr="00A775CA">
        <w:t>Lead &amp; perform all System Tests</w:t>
      </w:r>
    </w:p>
    <w:p w:rsidR="00C547F9" w:rsidRDefault="00A775CA">
      <w:pPr>
        <w:pStyle w:val="L1Bullet1"/>
      </w:pPr>
      <w:r w:rsidRPr="00A775CA">
        <w:t>Provide quality input for pre-qualification of tenders</w:t>
      </w:r>
    </w:p>
    <w:p w:rsidR="00C547F9" w:rsidRDefault="00A775CA">
      <w:pPr>
        <w:pStyle w:val="L1Bullet1"/>
      </w:pPr>
      <w:r w:rsidRPr="00A775CA">
        <w:t>Review of tender documents and participation in tender clarifications</w:t>
      </w:r>
    </w:p>
    <w:p w:rsidR="00C547F9" w:rsidRDefault="00A775CA">
      <w:pPr>
        <w:pStyle w:val="L1Bullet1"/>
      </w:pPr>
      <w:r w:rsidRPr="00A775CA">
        <w:t>Responsible for coordinating all Quality Control inspections (including sub-supplier and sub-contractors).</w:t>
      </w:r>
    </w:p>
    <w:p w:rsidR="00C547F9" w:rsidRDefault="00A775CA">
      <w:pPr>
        <w:pStyle w:val="L1Bullet1"/>
      </w:pPr>
      <w:r w:rsidRPr="00A775CA">
        <w:t>Oversee package/contract MDR reviews</w:t>
      </w:r>
    </w:p>
    <w:p w:rsidR="00C547F9" w:rsidRDefault="00A775CA">
      <w:pPr>
        <w:pStyle w:val="L1Bullet1"/>
      </w:pPr>
      <w:r w:rsidRPr="00A775CA">
        <w:t>Arrange and/or attend Pre-Inspection Meetings with Contractors, Suppliers and Subcontractors</w:t>
      </w:r>
    </w:p>
    <w:p w:rsidR="00C547F9" w:rsidRDefault="00A775CA">
      <w:pPr>
        <w:pStyle w:val="L1Bullet1"/>
      </w:pPr>
      <w:r w:rsidRPr="00A775CA">
        <w:t>Ensure any Non Conformance Reports (NCRs) are distributed and closed out appropriately</w:t>
      </w:r>
    </w:p>
    <w:p w:rsidR="00737F86" w:rsidRPr="00D42D17" w:rsidRDefault="00AC2259" w:rsidP="00710B3A">
      <w:pPr>
        <w:pStyle w:val="Heading4"/>
        <w:rPr>
          <w:rFonts w:hint="eastAsia"/>
        </w:rPr>
      </w:pPr>
      <w:r>
        <w:t>ICSS Supplier</w:t>
      </w:r>
      <w:r w:rsidR="00A775CA" w:rsidRPr="00A775CA">
        <w:t xml:space="preserve"> Project</w:t>
      </w:r>
      <w:r w:rsidR="00C03DD8">
        <w:t>/HW</w:t>
      </w:r>
      <w:r w:rsidR="00A775CA" w:rsidRPr="00A775CA">
        <w:t xml:space="preserve"> Engineers (PE)</w:t>
      </w:r>
    </w:p>
    <w:p w:rsidR="00C547F9" w:rsidRDefault="00A775CA">
      <w:pPr>
        <w:pStyle w:val="L1Bullet1"/>
      </w:pPr>
      <w:r w:rsidRPr="00A775CA">
        <w:t>Responsible for preparing the Overall System Architecture Drawing</w:t>
      </w:r>
    </w:p>
    <w:p w:rsidR="00C547F9" w:rsidRDefault="00A775CA">
      <w:pPr>
        <w:pStyle w:val="L1Bullet1"/>
      </w:pPr>
      <w:r w:rsidRPr="00A775CA">
        <w:t>Responsible for developing PCS Hardware FDS/DDS.</w:t>
      </w:r>
    </w:p>
    <w:p w:rsidR="00C547F9" w:rsidRDefault="00A775CA">
      <w:pPr>
        <w:pStyle w:val="L1Bullet1"/>
      </w:pPr>
      <w:r w:rsidRPr="00A775CA">
        <w:t>Responsible for developing detail panel drawings.</w:t>
      </w:r>
    </w:p>
    <w:p w:rsidR="00C547F9" w:rsidRDefault="00A775CA">
      <w:pPr>
        <w:pStyle w:val="L1Bullet1"/>
      </w:pPr>
      <w:r w:rsidRPr="00A775CA">
        <w:t>Responsible for developing detail console drawings.</w:t>
      </w:r>
    </w:p>
    <w:p w:rsidR="00C547F9" w:rsidRDefault="00A775CA">
      <w:pPr>
        <w:pStyle w:val="L1Bullet1"/>
      </w:pPr>
      <w:r w:rsidRPr="00A775CA">
        <w:t>Responsible for developing component numbering scheme.</w:t>
      </w:r>
    </w:p>
    <w:p w:rsidR="00C547F9" w:rsidRDefault="00A775CA">
      <w:pPr>
        <w:pStyle w:val="L1Bullet1"/>
      </w:pPr>
      <w:r w:rsidRPr="00A775CA">
        <w:t>Responsible for preparing buy out component specification.</w:t>
      </w:r>
    </w:p>
    <w:p w:rsidR="00C547F9" w:rsidRDefault="00A775CA">
      <w:pPr>
        <w:pStyle w:val="L1Bullet1"/>
      </w:pPr>
      <w:r w:rsidRPr="00A775CA">
        <w:t xml:space="preserve">Assists </w:t>
      </w:r>
      <w:r w:rsidR="00AC2259">
        <w:t>ICSS Supplier</w:t>
      </w:r>
      <w:r w:rsidRPr="00A775CA">
        <w:t xml:space="preserve"> Lead Project Engineer and </w:t>
      </w:r>
      <w:r w:rsidR="00AC2259">
        <w:t>ICSS Supplier</w:t>
      </w:r>
      <w:r w:rsidRPr="00A775CA">
        <w:t xml:space="preserve"> Lead Software Engineer in project implementation.</w:t>
      </w:r>
    </w:p>
    <w:p w:rsidR="00C547F9" w:rsidRDefault="00A775CA">
      <w:pPr>
        <w:pStyle w:val="L1Bullet1"/>
      </w:pPr>
      <w:r w:rsidRPr="00A775CA">
        <w:t>Preparation of tools and equipment for Internal Test, FAT and IFAT.</w:t>
      </w:r>
    </w:p>
    <w:p w:rsidR="00C547F9" w:rsidRDefault="00A775CA">
      <w:pPr>
        <w:pStyle w:val="L1Bullet1"/>
      </w:pPr>
      <w:r w:rsidRPr="00A775CA">
        <w:t xml:space="preserve">Reports to </w:t>
      </w:r>
      <w:r w:rsidR="00AC2259">
        <w:t>ICSS Supplier</w:t>
      </w:r>
      <w:r w:rsidRPr="00A775CA">
        <w:t xml:space="preserve"> Lead Project Engineer</w:t>
      </w:r>
    </w:p>
    <w:p w:rsidR="00C547F9" w:rsidRDefault="00A775CA">
      <w:pPr>
        <w:pStyle w:val="L1Bullet1"/>
      </w:pPr>
      <w:r w:rsidRPr="00A775CA">
        <w:t>Perform System Tests</w:t>
      </w:r>
    </w:p>
    <w:p w:rsidR="00737F86" w:rsidRPr="00D42D17" w:rsidRDefault="00AC2259" w:rsidP="00710B3A">
      <w:pPr>
        <w:pStyle w:val="Heading4"/>
        <w:rPr>
          <w:rFonts w:hint="eastAsia"/>
        </w:rPr>
      </w:pPr>
      <w:r>
        <w:t>ICSS Supplier</w:t>
      </w:r>
      <w:r w:rsidR="00A775CA" w:rsidRPr="00A775CA">
        <w:t xml:space="preserve"> System/Software</w:t>
      </w:r>
      <w:r w:rsidR="00C03DD8">
        <w:t xml:space="preserve"> </w:t>
      </w:r>
      <w:r w:rsidR="00A775CA" w:rsidRPr="00A775CA">
        <w:t>Engineers (SE)</w:t>
      </w:r>
    </w:p>
    <w:p w:rsidR="00C547F9" w:rsidRDefault="00A775CA">
      <w:pPr>
        <w:pStyle w:val="L1Bullet1"/>
      </w:pPr>
      <w:r w:rsidRPr="00A775CA">
        <w:t>Study Piping and Instrumentation Diagrams (P&amp;IDs) and narratives</w:t>
      </w:r>
    </w:p>
    <w:p w:rsidR="00C547F9" w:rsidRDefault="00A775CA">
      <w:pPr>
        <w:pStyle w:val="L1Bullet1"/>
      </w:pPr>
      <w:r w:rsidRPr="00A775CA">
        <w:t>Responsible for developing PCS Software FDS/DDS.</w:t>
      </w:r>
    </w:p>
    <w:p w:rsidR="00C547F9" w:rsidRDefault="00A775CA">
      <w:pPr>
        <w:pStyle w:val="L1Bullet1"/>
      </w:pPr>
      <w:r w:rsidRPr="00A775CA">
        <w:t>Design, integrate and test Networks.</w:t>
      </w:r>
    </w:p>
    <w:p w:rsidR="00C547F9" w:rsidRDefault="00A775CA">
      <w:pPr>
        <w:pStyle w:val="L1Bullet1"/>
      </w:pPr>
      <w:r w:rsidRPr="00A775CA">
        <w:t xml:space="preserve">Carry out software generation and internal testing under guidance from the </w:t>
      </w:r>
      <w:r w:rsidR="00AC2259">
        <w:t>ICSS Supplier</w:t>
      </w:r>
      <w:r w:rsidRPr="00A775CA">
        <w:t xml:space="preserve"> Lead Software Engineer.</w:t>
      </w:r>
    </w:p>
    <w:p w:rsidR="00C547F9" w:rsidRDefault="00A775CA">
      <w:pPr>
        <w:pStyle w:val="L1Bullet1"/>
      </w:pPr>
      <w:r w:rsidRPr="00A775CA">
        <w:t>Generate graphic pages based on graphic sketches.</w:t>
      </w:r>
    </w:p>
    <w:p w:rsidR="00C547F9" w:rsidRDefault="00A775CA">
      <w:pPr>
        <w:pStyle w:val="L1Bullet1"/>
      </w:pPr>
      <w:r w:rsidRPr="00A775CA">
        <w:t>Assist in conducting Internal Test, FAT and IFAT.</w:t>
      </w:r>
    </w:p>
    <w:p w:rsidR="00C547F9" w:rsidRDefault="00A775CA">
      <w:pPr>
        <w:pStyle w:val="L1Bullet1"/>
      </w:pPr>
      <w:r w:rsidRPr="00A775CA">
        <w:t>Provide site support when required.</w:t>
      </w:r>
    </w:p>
    <w:p w:rsidR="00C547F9" w:rsidRDefault="00A775CA">
      <w:pPr>
        <w:pStyle w:val="L1Bullet1"/>
      </w:pPr>
      <w:r w:rsidRPr="00A775CA">
        <w:t xml:space="preserve">Assist </w:t>
      </w:r>
      <w:r w:rsidR="00AC2259">
        <w:t>ICSS Supplier</w:t>
      </w:r>
      <w:r w:rsidRPr="00A775CA">
        <w:t xml:space="preserve"> Lead Software Engineer in project implementation.</w:t>
      </w:r>
    </w:p>
    <w:p w:rsidR="00C547F9" w:rsidRDefault="00A775CA">
      <w:pPr>
        <w:pStyle w:val="L1Bullet1"/>
      </w:pPr>
      <w:r w:rsidRPr="00A775CA">
        <w:t xml:space="preserve">Report to </w:t>
      </w:r>
      <w:r w:rsidR="00AC2259">
        <w:t>ICSS Supplier</w:t>
      </w:r>
      <w:r w:rsidRPr="00A775CA">
        <w:t xml:space="preserve"> Project Manager</w:t>
      </w:r>
    </w:p>
    <w:p w:rsidR="00C547F9" w:rsidRDefault="00A775CA">
      <w:pPr>
        <w:pStyle w:val="L1Bullet1"/>
      </w:pPr>
      <w:r w:rsidRPr="00A775CA">
        <w:t>Perform System Tests</w:t>
      </w:r>
    </w:p>
    <w:p w:rsidR="00C03DD8" w:rsidRPr="00D42D17" w:rsidRDefault="00C03DD8" w:rsidP="00C03DD8">
      <w:pPr>
        <w:pStyle w:val="Heading4"/>
        <w:rPr>
          <w:rFonts w:hint="eastAsia"/>
        </w:rPr>
      </w:pPr>
      <w:proofErr w:type="gramStart"/>
      <w:r>
        <w:lastRenderedPageBreak/>
        <w:t>ICSS Supplier</w:t>
      </w:r>
      <w:r w:rsidRPr="00A775CA">
        <w:t xml:space="preserve"> </w:t>
      </w:r>
      <w:r>
        <w:t xml:space="preserve">Network &amp; Security </w:t>
      </w:r>
      <w:r w:rsidRPr="00A775CA">
        <w:t>(</w:t>
      </w:r>
      <w:r>
        <w:t>NMS Eng.</w:t>
      </w:r>
      <w:r w:rsidRPr="00A775CA">
        <w:t>)</w:t>
      </w:r>
      <w:proofErr w:type="gramEnd"/>
    </w:p>
    <w:p w:rsidR="00C03DD8" w:rsidRPr="00D42D17" w:rsidRDefault="00C03DD8" w:rsidP="00C03DD8">
      <w:pPr>
        <w:pStyle w:val="L1Bullet1"/>
      </w:pPr>
      <w:r w:rsidRPr="00A775CA">
        <w:t xml:space="preserve">Responsible for developing </w:t>
      </w:r>
      <w:r>
        <w:t xml:space="preserve">Cyber security Procedure and </w:t>
      </w:r>
      <w:r w:rsidR="006B0325">
        <w:t>Tools.</w:t>
      </w:r>
    </w:p>
    <w:p w:rsidR="00C03DD8" w:rsidRPr="00D42D17" w:rsidRDefault="00C03DD8" w:rsidP="00C03DD8">
      <w:pPr>
        <w:pStyle w:val="L1Bullet1"/>
      </w:pPr>
      <w:r w:rsidRPr="00A775CA">
        <w:t>Design, integrate and test Networks.</w:t>
      </w:r>
    </w:p>
    <w:p w:rsidR="00C03DD8" w:rsidRPr="00D42D17" w:rsidRDefault="00C03DD8" w:rsidP="00C03DD8">
      <w:pPr>
        <w:pStyle w:val="L1Bullet1"/>
      </w:pPr>
      <w:r w:rsidRPr="00A775CA">
        <w:t xml:space="preserve">Carry out </w:t>
      </w:r>
      <w:r>
        <w:t>NMS</w:t>
      </w:r>
      <w:r w:rsidRPr="00A775CA">
        <w:t xml:space="preserve"> generation and internal testing under guidance from the </w:t>
      </w:r>
      <w:r>
        <w:t>ICSS Supplier</w:t>
      </w:r>
      <w:r w:rsidRPr="00A775CA">
        <w:t xml:space="preserve"> Lead Software Engineer.</w:t>
      </w:r>
    </w:p>
    <w:p w:rsidR="00C03DD8" w:rsidRPr="00D42D17" w:rsidRDefault="00C03DD8" w:rsidP="00C03DD8">
      <w:pPr>
        <w:pStyle w:val="L1Bullet1"/>
      </w:pPr>
      <w:r w:rsidRPr="00A775CA">
        <w:t xml:space="preserve">Assist in conducting </w:t>
      </w:r>
      <w:r>
        <w:t xml:space="preserve">NMS </w:t>
      </w:r>
      <w:r w:rsidRPr="00A775CA">
        <w:t>Internal Test, FAT and IFAT.</w:t>
      </w:r>
    </w:p>
    <w:p w:rsidR="00C03DD8" w:rsidRPr="00D42D17" w:rsidRDefault="00C03DD8" w:rsidP="00C03DD8">
      <w:pPr>
        <w:pStyle w:val="L1Bullet1"/>
      </w:pPr>
      <w:r w:rsidRPr="00A775CA">
        <w:t>Provide site support when required.</w:t>
      </w:r>
    </w:p>
    <w:p w:rsidR="00C03DD8" w:rsidRPr="00D42D17" w:rsidRDefault="00C03DD8" w:rsidP="00C03DD8">
      <w:pPr>
        <w:pStyle w:val="L1Bullet1"/>
      </w:pPr>
      <w:r w:rsidRPr="00A775CA">
        <w:t xml:space="preserve">Assist </w:t>
      </w:r>
      <w:r>
        <w:t>ICSS Supplier</w:t>
      </w:r>
      <w:r w:rsidRPr="00A775CA">
        <w:t xml:space="preserve"> Lead Software Engineer in </w:t>
      </w:r>
      <w:r>
        <w:t xml:space="preserve">Cyber-security </w:t>
      </w:r>
      <w:r w:rsidRPr="00A775CA">
        <w:t>implementation.</w:t>
      </w:r>
    </w:p>
    <w:p w:rsidR="00C03DD8" w:rsidRPr="00D42D17" w:rsidRDefault="00C03DD8" w:rsidP="00C03DD8">
      <w:pPr>
        <w:pStyle w:val="L1Bullet1"/>
      </w:pPr>
      <w:r w:rsidRPr="00A775CA">
        <w:t xml:space="preserve">Report to </w:t>
      </w:r>
      <w:r>
        <w:t>ICSS Supplier</w:t>
      </w:r>
      <w:r w:rsidRPr="00A775CA">
        <w:t xml:space="preserve"> Project Manager</w:t>
      </w:r>
      <w:r>
        <w:t xml:space="preserve"> all Cyber security issues </w:t>
      </w:r>
    </w:p>
    <w:p w:rsidR="00C03DD8" w:rsidRDefault="00C03DD8" w:rsidP="00C03DD8">
      <w:pPr>
        <w:pStyle w:val="L1Bullet1"/>
      </w:pPr>
      <w:r w:rsidRPr="00A775CA">
        <w:t xml:space="preserve">Perform </w:t>
      </w:r>
      <w:r>
        <w:t xml:space="preserve">NMS </w:t>
      </w:r>
      <w:r w:rsidRPr="00A775CA">
        <w:t>System Tests</w:t>
      </w:r>
    </w:p>
    <w:p w:rsidR="00737F86" w:rsidRPr="00D42D17" w:rsidRDefault="00AC2259" w:rsidP="00710B3A">
      <w:pPr>
        <w:pStyle w:val="Heading4"/>
        <w:rPr>
          <w:rFonts w:hint="eastAsia"/>
        </w:rPr>
      </w:pPr>
      <w:r>
        <w:t>ICSS Supplier</w:t>
      </w:r>
      <w:r w:rsidR="00A775CA" w:rsidRPr="00A775CA">
        <w:t xml:space="preserve"> CAD Technicians</w:t>
      </w:r>
    </w:p>
    <w:p w:rsidR="00C547F9" w:rsidRDefault="00A775CA">
      <w:pPr>
        <w:pStyle w:val="L1Bullet1"/>
      </w:pPr>
      <w:r w:rsidRPr="00A775CA">
        <w:t xml:space="preserve">Liaise with </w:t>
      </w:r>
      <w:r w:rsidR="00AC2259">
        <w:t>ICSS Supplier</w:t>
      </w:r>
      <w:r w:rsidRPr="00A775CA">
        <w:t xml:space="preserve"> Lead Project Engineer on preparation, design, drafting of all the specific CAD drawings and indexes.</w:t>
      </w:r>
    </w:p>
    <w:p w:rsidR="00C547F9" w:rsidRDefault="00A775CA">
      <w:pPr>
        <w:pStyle w:val="L1Bullet1"/>
      </w:pPr>
      <w:r w:rsidRPr="00A775CA">
        <w:t>Ensure uniformity in term of CAD standards</w:t>
      </w:r>
    </w:p>
    <w:p w:rsidR="00C547F9" w:rsidRDefault="00A775CA">
      <w:pPr>
        <w:pStyle w:val="L1Bullet1"/>
      </w:pPr>
      <w:r w:rsidRPr="00A775CA">
        <w:t xml:space="preserve">Report to </w:t>
      </w:r>
      <w:r w:rsidR="00AC2259">
        <w:t>ICSS Supplier</w:t>
      </w:r>
      <w:r w:rsidRPr="00A775CA">
        <w:t xml:space="preserve"> Lead Engineer</w:t>
      </w:r>
    </w:p>
    <w:p w:rsidR="00071553" w:rsidRDefault="00071553" w:rsidP="00071553">
      <w:pPr>
        <w:pStyle w:val="L1Normal"/>
      </w:pPr>
    </w:p>
    <w:p w:rsidR="006566A1" w:rsidRDefault="006566A1" w:rsidP="006566A1">
      <w:pPr>
        <w:pStyle w:val="Heading3"/>
        <w:rPr>
          <w:rFonts w:hint="eastAsia"/>
        </w:rPr>
      </w:pPr>
      <w:r>
        <w:br w:type="page"/>
      </w:r>
      <w:r w:rsidR="00AC2259">
        <w:lastRenderedPageBreak/>
        <w:t>ICSS Supplier</w:t>
      </w:r>
      <w:r w:rsidRPr="00493FA9">
        <w:t xml:space="preserve"> (Yokogawa) Core Team (ICT)</w:t>
      </w:r>
    </w:p>
    <w:p w:rsidR="00AC2259" w:rsidRDefault="006566A1">
      <w:pPr>
        <w:pStyle w:val="L1Normal"/>
      </w:pPr>
      <w:r>
        <w:t xml:space="preserve">The ICT is not EPC Contractor scope, ICT </w:t>
      </w:r>
      <w:r w:rsidR="00C03DD8">
        <w:t>is</w:t>
      </w:r>
      <w:r>
        <w:t xml:space="preserve"> directly contracted by Company</w:t>
      </w:r>
    </w:p>
    <w:p w:rsidR="006566A1" w:rsidRPr="00D42D17" w:rsidRDefault="00AC2259" w:rsidP="006566A1">
      <w:pPr>
        <w:pStyle w:val="Heading4"/>
        <w:rPr>
          <w:rFonts w:hint="eastAsia"/>
        </w:rPr>
      </w:pPr>
      <w:r>
        <w:t>ICSS Supplier</w:t>
      </w:r>
      <w:r w:rsidR="006566A1" w:rsidRPr="00493FA9">
        <w:t xml:space="preserve"> Project Director (PD)</w:t>
      </w:r>
    </w:p>
    <w:p w:rsidR="00C547F9" w:rsidRDefault="006566A1">
      <w:pPr>
        <w:pStyle w:val="L1Bullet1"/>
      </w:pPr>
      <w:r w:rsidRPr="00493FA9">
        <w:t>Overall management responsible for the all IGFDP projects for ICSS.</w:t>
      </w:r>
    </w:p>
    <w:p w:rsidR="00C547F9" w:rsidRDefault="006566A1">
      <w:pPr>
        <w:pStyle w:val="L1Bullet1"/>
      </w:pPr>
      <w:r w:rsidRPr="00493FA9">
        <w:t>Interface with COMPANY.</w:t>
      </w:r>
    </w:p>
    <w:p w:rsidR="00C547F9" w:rsidRDefault="006566A1">
      <w:pPr>
        <w:pStyle w:val="L1Bullet1"/>
      </w:pPr>
      <w:r w:rsidRPr="00493FA9">
        <w:t xml:space="preserve">Appraises the Project sponsors and </w:t>
      </w:r>
      <w:r w:rsidR="00AC2259">
        <w:t>ICSS Supplier</w:t>
      </w:r>
      <w:r w:rsidRPr="00493FA9">
        <w:t xml:space="preserve"> management.</w:t>
      </w:r>
    </w:p>
    <w:p w:rsidR="00C547F9" w:rsidRDefault="006566A1">
      <w:pPr>
        <w:pStyle w:val="L1Bullet1"/>
      </w:pPr>
      <w:r w:rsidRPr="00493FA9">
        <w:t xml:space="preserve">ICSS PD shall interact with all ICSS PMs of individual EPC Contractors and also with Company for standardisation across all ICSS Projects. </w:t>
      </w:r>
    </w:p>
    <w:p w:rsidR="006566A1" w:rsidRPr="00D42D17" w:rsidRDefault="00AC2259" w:rsidP="006566A1">
      <w:pPr>
        <w:pStyle w:val="Heading4"/>
        <w:rPr>
          <w:rFonts w:hint="eastAsia"/>
        </w:rPr>
      </w:pPr>
      <w:r>
        <w:t>ICSS Supplier</w:t>
      </w:r>
      <w:r w:rsidR="006566A1" w:rsidRPr="00493FA9">
        <w:t xml:space="preserve"> Engineering Manager (EM)</w:t>
      </w:r>
    </w:p>
    <w:p w:rsidR="00C547F9" w:rsidRDefault="006566A1">
      <w:pPr>
        <w:pStyle w:val="L1Bullet1"/>
      </w:pPr>
      <w:r w:rsidRPr="00493FA9">
        <w:t xml:space="preserve">Overall responsible for project engineering working closely with </w:t>
      </w:r>
      <w:r w:rsidR="00AC2259">
        <w:t>ICSS Supplier</w:t>
      </w:r>
      <w:r w:rsidRPr="00493FA9">
        <w:t xml:space="preserve"> Project team and EPC Contractors.</w:t>
      </w:r>
    </w:p>
    <w:p w:rsidR="00C547F9" w:rsidRDefault="006566A1">
      <w:pPr>
        <w:pStyle w:val="L1Bullet1"/>
      </w:pPr>
      <w:r w:rsidRPr="00493FA9">
        <w:t>Interface with COMPANY for standardisation across all ICSS Projects.</w:t>
      </w:r>
    </w:p>
    <w:p w:rsidR="00C547F9" w:rsidRDefault="006566A1">
      <w:pPr>
        <w:pStyle w:val="L1Bullet1"/>
      </w:pPr>
      <w:r w:rsidRPr="00493FA9">
        <w:t>Overall responsible for developing project engineering specification</w:t>
      </w:r>
    </w:p>
    <w:p w:rsidR="00C547F9" w:rsidRDefault="006566A1">
      <w:pPr>
        <w:pStyle w:val="L1Bullet1"/>
      </w:pPr>
      <w:r w:rsidRPr="00493FA9">
        <w:t>Overall responsible for engineering quality / standardisation / consistency</w:t>
      </w:r>
    </w:p>
    <w:p w:rsidR="00C547F9" w:rsidRDefault="006566A1">
      <w:pPr>
        <w:pStyle w:val="L1Bullet1"/>
      </w:pPr>
      <w:r w:rsidRPr="00493FA9">
        <w:t>Responsible for technical correspondence with the ICT and project team.</w:t>
      </w:r>
    </w:p>
    <w:p w:rsidR="00C547F9" w:rsidRDefault="006566A1">
      <w:pPr>
        <w:pStyle w:val="L1Bullet1"/>
      </w:pPr>
      <w:r w:rsidRPr="00493FA9">
        <w:t>Responsible for developing project engineering specification during the ICSS project</w:t>
      </w:r>
      <w:r>
        <w:t>s</w:t>
      </w:r>
      <w:r w:rsidRPr="00493FA9">
        <w:t xml:space="preserve"> stage</w:t>
      </w:r>
      <w:r>
        <w:t>s</w:t>
      </w:r>
      <w:r w:rsidRPr="00493FA9">
        <w:t>, if needed.</w:t>
      </w:r>
    </w:p>
    <w:p w:rsidR="00C547F9" w:rsidRDefault="006566A1">
      <w:pPr>
        <w:pStyle w:val="L1Bullet1"/>
      </w:pPr>
      <w:r w:rsidRPr="00493FA9">
        <w:t xml:space="preserve">Organise and conduct review meetings with </w:t>
      </w:r>
      <w:r w:rsidR="00AC2259">
        <w:t>ICSS Supplier</w:t>
      </w:r>
      <w:r w:rsidRPr="00493FA9">
        <w:t xml:space="preserve"> Project Managers and sub-vendor Project Managers.</w:t>
      </w:r>
    </w:p>
    <w:p w:rsidR="00C547F9" w:rsidRDefault="006566A1">
      <w:pPr>
        <w:pStyle w:val="L1Bullet1"/>
      </w:pPr>
      <w:r w:rsidRPr="00493FA9">
        <w:t>Overall responsible for providing guidelines in conducting Internal Test and FAT.</w:t>
      </w:r>
    </w:p>
    <w:p w:rsidR="00C547F9" w:rsidRDefault="006566A1">
      <w:pPr>
        <w:pStyle w:val="L1Bullet1"/>
      </w:pPr>
      <w:r w:rsidRPr="00493FA9">
        <w:t xml:space="preserve">Reports to </w:t>
      </w:r>
      <w:r w:rsidR="00AC2259">
        <w:t>ICSS Supplier</w:t>
      </w:r>
      <w:r w:rsidRPr="00493FA9">
        <w:t xml:space="preserve"> Project Director.</w:t>
      </w:r>
    </w:p>
    <w:p w:rsidR="006566A1" w:rsidRPr="00D42D17" w:rsidRDefault="002E58C4" w:rsidP="006566A1">
      <w:pPr>
        <w:pStyle w:val="Heading4"/>
        <w:rPr>
          <w:rFonts w:hint="eastAsia"/>
        </w:rPr>
      </w:pPr>
      <w:r>
        <w:t xml:space="preserve">YAU </w:t>
      </w:r>
      <w:r w:rsidR="006566A1" w:rsidRPr="00493FA9">
        <w:t>Coordinator (TM)</w:t>
      </w:r>
    </w:p>
    <w:p w:rsidR="00C547F9" w:rsidRDefault="006566A1">
      <w:pPr>
        <w:pStyle w:val="L1Bullet1"/>
      </w:pPr>
      <w:r w:rsidRPr="00493FA9">
        <w:t>Responsible for total system integration.</w:t>
      </w:r>
    </w:p>
    <w:p w:rsidR="00C547F9" w:rsidRDefault="006566A1">
      <w:pPr>
        <w:pStyle w:val="L1Bullet1"/>
      </w:pPr>
      <w:r w:rsidRPr="00493FA9">
        <w:t>Develops typical control and logic schemes.</w:t>
      </w:r>
    </w:p>
    <w:p w:rsidR="00C547F9" w:rsidRDefault="006566A1">
      <w:pPr>
        <w:pStyle w:val="L1Bullet1"/>
      </w:pPr>
      <w:r w:rsidRPr="00493FA9">
        <w:t>Responsible for preparing sub-system communication specification</w:t>
      </w:r>
    </w:p>
    <w:p w:rsidR="00C547F9" w:rsidRDefault="006566A1">
      <w:pPr>
        <w:pStyle w:val="L1Bullet1"/>
      </w:pPr>
      <w:r w:rsidRPr="00493FA9">
        <w:t>Responsible for Engineering Tool application.</w:t>
      </w:r>
    </w:p>
    <w:p w:rsidR="00C547F9" w:rsidRDefault="006566A1">
      <w:pPr>
        <w:pStyle w:val="L1Bullet1"/>
      </w:pPr>
      <w:r w:rsidRPr="00493FA9">
        <w:t>Responsible for developing database exchange mechanism.</w:t>
      </w:r>
    </w:p>
    <w:p w:rsidR="00C547F9" w:rsidRDefault="006566A1">
      <w:pPr>
        <w:pStyle w:val="L1Bullet1"/>
      </w:pPr>
      <w:r w:rsidRPr="00493FA9">
        <w:t xml:space="preserve">Guides the </w:t>
      </w:r>
      <w:r w:rsidR="00AC2259">
        <w:t>ICSS Supplier</w:t>
      </w:r>
      <w:r w:rsidRPr="00493FA9">
        <w:t xml:space="preserve"> Lead Software Engineer in developing ICSS Configuration Design Document Specification for software.</w:t>
      </w:r>
    </w:p>
    <w:p w:rsidR="00C547F9" w:rsidRDefault="006566A1">
      <w:pPr>
        <w:pStyle w:val="L1Bullet1"/>
      </w:pPr>
      <w:r w:rsidRPr="00493FA9">
        <w:t>Provides technical support in developing the Overall System Architecture.</w:t>
      </w:r>
    </w:p>
    <w:p w:rsidR="00C547F9" w:rsidRDefault="006566A1">
      <w:pPr>
        <w:pStyle w:val="L1Bullet1"/>
      </w:pPr>
      <w:r w:rsidRPr="00493FA9">
        <w:t>Estimate system load.</w:t>
      </w:r>
    </w:p>
    <w:p w:rsidR="00C547F9" w:rsidRDefault="006566A1">
      <w:pPr>
        <w:pStyle w:val="L1Bullet1"/>
      </w:pPr>
      <w:r w:rsidRPr="00493FA9">
        <w:t>Reviews the technical requirement of the various sub-systems.</w:t>
      </w:r>
    </w:p>
    <w:p w:rsidR="00C547F9" w:rsidRDefault="006566A1">
      <w:pPr>
        <w:pStyle w:val="L1Bullet1"/>
      </w:pPr>
      <w:r w:rsidRPr="00493FA9">
        <w:t>Prepares specifications for sub-system communication.</w:t>
      </w:r>
    </w:p>
    <w:p w:rsidR="00C547F9" w:rsidRDefault="006566A1">
      <w:pPr>
        <w:pStyle w:val="L1Bullet1"/>
      </w:pPr>
      <w:r w:rsidRPr="00493FA9">
        <w:t>Responsible for handling interface queries related to sub-system.</w:t>
      </w:r>
    </w:p>
    <w:p w:rsidR="00C547F9" w:rsidRDefault="006566A1">
      <w:pPr>
        <w:pStyle w:val="L1Bullet1"/>
      </w:pPr>
      <w:r w:rsidRPr="00493FA9">
        <w:t>Coordinates with the ICSS Lead Software Engineer for detailed implementation of sub-system communication engineering.</w:t>
      </w:r>
    </w:p>
    <w:p w:rsidR="00C547F9" w:rsidRDefault="006566A1">
      <w:pPr>
        <w:pStyle w:val="L1Bullet1"/>
      </w:pPr>
      <w:r w:rsidRPr="00493FA9">
        <w:t>Provides technical support in conducting prototyping, if necessary.</w:t>
      </w:r>
    </w:p>
    <w:p w:rsidR="00C547F9" w:rsidRDefault="006566A1">
      <w:pPr>
        <w:pStyle w:val="L1Bullet1"/>
      </w:pPr>
      <w:r w:rsidRPr="00493FA9">
        <w:t>Reports to Engineering Manager</w:t>
      </w:r>
    </w:p>
    <w:p w:rsidR="00C547F9" w:rsidRDefault="006566A1">
      <w:pPr>
        <w:pStyle w:val="L1Bullet1"/>
      </w:pPr>
      <w:r w:rsidRPr="00493FA9">
        <w:lastRenderedPageBreak/>
        <w:t>Coordinate Project/Technical matters with affiliates or Head Quarters.</w:t>
      </w:r>
    </w:p>
    <w:p w:rsidR="00071553" w:rsidRDefault="00071553" w:rsidP="00071553">
      <w:pPr>
        <w:pStyle w:val="L1Normal"/>
      </w:pPr>
    </w:p>
    <w:p w:rsidR="004275BC" w:rsidRPr="00D42D17" w:rsidRDefault="004275BC" w:rsidP="004275BC">
      <w:pPr>
        <w:pStyle w:val="Heading4"/>
        <w:rPr>
          <w:rFonts w:hint="eastAsia"/>
        </w:rPr>
      </w:pPr>
      <w:r>
        <w:t>SIS/FGS/</w:t>
      </w:r>
      <w:r w:rsidR="00975524">
        <w:t>AFS/</w:t>
      </w:r>
      <w:r>
        <w:t>HIPS</w:t>
      </w:r>
      <w:r w:rsidRPr="00493FA9">
        <w:t xml:space="preserve"> Project Manager (</w:t>
      </w:r>
      <w:r>
        <w:t xml:space="preserve">HIMA </w:t>
      </w:r>
      <w:r w:rsidRPr="00493FA9">
        <w:t>PM)</w:t>
      </w:r>
    </w:p>
    <w:p w:rsidR="00C547F9" w:rsidRDefault="004275BC">
      <w:pPr>
        <w:pStyle w:val="L1Bullet1"/>
      </w:pPr>
      <w:r w:rsidRPr="00493FA9">
        <w:t xml:space="preserve">Overall responsible for </w:t>
      </w:r>
      <w:r>
        <w:t xml:space="preserve">all Safety Systems </w:t>
      </w:r>
      <w:r w:rsidRPr="00493FA9">
        <w:t>project execution.</w:t>
      </w:r>
    </w:p>
    <w:p w:rsidR="00C547F9" w:rsidRDefault="004275BC">
      <w:pPr>
        <w:pStyle w:val="L1Bullet1"/>
      </w:pPr>
      <w:r w:rsidRPr="00493FA9">
        <w:t>Interacts with the I</w:t>
      </w:r>
      <w:r w:rsidR="00F338AD">
        <w:t>PT Safety System teams</w:t>
      </w:r>
      <w:r w:rsidRPr="00493FA9">
        <w:t>.</w:t>
      </w:r>
    </w:p>
    <w:p w:rsidR="00C547F9" w:rsidRDefault="004275BC">
      <w:pPr>
        <w:pStyle w:val="L1Bullet1"/>
      </w:pPr>
      <w:r w:rsidRPr="00493FA9">
        <w:t xml:space="preserve">Monitors and controls the </w:t>
      </w:r>
      <w:r w:rsidR="00F338AD">
        <w:t xml:space="preserve">HIMA </w:t>
      </w:r>
      <w:r w:rsidRPr="00493FA9">
        <w:t>project cost.</w:t>
      </w:r>
    </w:p>
    <w:p w:rsidR="00C547F9" w:rsidRDefault="004275BC">
      <w:pPr>
        <w:pStyle w:val="L1Bullet1"/>
      </w:pPr>
      <w:r w:rsidRPr="00493FA9">
        <w:t xml:space="preserve">Responsible for </w:t>
      </w:r>
      <w:r w:rsidR="00F338AD">
        <w:t xml:space="preserve">safety </w:t>
      </w:r>
      <w:r w:rsidRPr="00493FA9">
        <w:t>change control.</w:t>
      </w:r>
    </w:p>
    <w:p w:rsidR="00C547F9" w:rsidRDefault="004275BC">
      <w:pPr>
        <w:pStyle w:val="L1Bullet1"/>
      </w:pPr>
      <w:r w:rsidRPr="00493FA9">
        <w:t>Attends all project review meetings, e.g.  Basic Design Review (i.e. Hardware Freeze), Detail Design Rev</w:t>
      </w:r>
      <w:r w:rsidRPr="00493FA9">
        <w:rPr>
          <w:lang w:eastAsia="ja-JP"/>
        </w:rPr>
        <w:t>i</w:t>
      </w:r>
      <w:r w:rsidRPr="00493FA9">
        <w:t>ew (i.e. Software Freeze) &amp; System Readiness Review (SRR).</w:t>
      </w:r>
    </w:p>
    <w:p w:rsidR="00C547F9" w:rsidRDefault="004275BC">
      <w:pPr>
        <w:pStyle w:val="L1Bullet1"/>
      </w:pPr>
      <w:r w:rsidRPr="00493FA9">
        <w:t>Responsible for resource management.</w:t>
      </w:r>
      <w:r w:rsidR="00F338AD">
        <w:t xml:space="preserve"> Of safety teams</w:t>
      </w:r>
    </w:p>
    <w:p w:rsidR="00C547F9" w:rsidRDefault="004275BC">
      <w:pPr>
        <w:pStyle w:val="L1Bullet1"/>
      </w:pPr>
      <w:r w:rsidRPr="00493FA9">
        <w:t>Responsible for hand over and project close out for EPC Package system</w:t>
      </w:r>
    </w:p>
    <w:p w:rsidR="00C547F9" w:rsidRDefault="004275BC">
      <w:pPr>
        <w:pStyle w:val="L1Bullet1"/>
      </w:pPr>
      <w:r w:rsidRPr="00493FA9">
        <w:t>Overall responsible for the execution of the assigned EPC Package system</w:t>
      </w:r>
    </w:p>
    <w:p w:rsidR="00C547F9" w:rsidRDefault="004275BC">
      <w:pPr>
        <w:pStyle w:val="L1Bullet1"/>
      </w:pPr>
      <w:r w:rsidRPr="00493FA9">
        <w:t>Overall responsible for the assigned EPC Package system as per contract.</w:t>
      </w:r>
    </w:p>
    <w:p w:rsidR="00C547F9" w:rsidRDefault="004275BC">
      <w:pPr>
        <w:pStyle w:val="L1Bullet1"/>
      </w:pPr>
      <w:r w:rsidRPr="00493FA9">
        <w:t xml:space="preserve">Responsible for EPC Package </w:t>
      </w:r>
      <w:r w:rsidR="00F338AD">
        <w:t xml:space="preserve">safety </w:t>
      </w:r>
      <w:r w:rsidRPr="00493FA9">
        <w:t>related procurement.</w:t>
      </w:r>
    </w:p>
    <w:p w:rsidR="00C547F9" w:rsidRDefault="004275BC">
      <w:pPr>
        <w:pStyle w:val="L1Bullet1"/>
      </w:pPr>
      <w:r w:rsidRPr="00493FA9">
        <w:t>Responsible for implementing engineering standardi</w:t>
      </w:r>
      <w:r w:rsidRPr="00493FA9">
        <w:rPr>
          <w:lang w:eastAsia="ja-JP"/>
        </w:rPr>
        <w:t>s</w:t>
      </w:r>
      <w:r w:rsidRPr="00493FA9">
        <w:t>ation and quality within his project scope.</w:t>
      </w:r>
    </w:p>
    <w:p w:rsidR="00C547F9" w:rsidRDefault="004275BC">
      <w:pPr>
        <w:pStyle w:val="L1Bullet1"/>
      </w:pPr>
      <w:r w:rsidRPr="00493FA9">
        <w:t>Responsible for sub-systems and interface with auxiliary systems within the scope for the assigned EPC Package.</w:t>
      </w:r>
    </w:p>
    <w:p w:rsidR="00C547F9" w:rsidRDefault="004275BC">
      <w:pPr>
        <w:pStyle w:val="L1Bullet1"/>
      </w:pPr>
      <w:r w:rsidRPr="00493FA9">
        <w:t>Responsible for progress monitoring and reporting to ICT for the assigned project.</w:t>
      </w:r>
    </w:p>
    <w:p w:rsidR="00C547F9" w:rsidRDefault="004275BC">
      <w:pPr>
        <w:pStyle w:val="L1Bullet1"/>
      </w:pPr>
      <w:r w:rsidRPr="00493FA9">
        <w:t>Responsible for cost control within the assigned EPC Package area.</w:t>
      </w:r>
    </w:p>
    <w:p w:rsidR="00C547F9" w:rsidRDefault="004275BC">
      <w:pPr>
        <w:pStyle w:val="L1Bullet1"/>
      </w:pPr>
      <w:r w:rsidRPr="00493FA9">
        <w:t>Interacts with Project Engineering Manager for technical matters.</w:t>
      </w:r>
    </w:p>
    <w:p w:rsidR="00C547F9" w:rsidRDefault="004275BC">
      <w:pPr>
        <w:pStyle w:val="L1Bullet1"/>
      </w:pPr>
      <w:r w:rsidRPr="00493FA9">
        <w:t xml:space="preserve">Provides progress feedback to </w:t>
      </w:r>
      <w:r w:rsidR="00AC2259">
        <w:t>ICSS Supplier</w:t>
      </w:r>
      <w:r w:rsidRPr="00493FA9">
        <w:t xml:space="preserve"> Project Control Manager.</w:t>
      </w:r>
    </w:p>
    <w:p w:rsidR="00C547F9" w:rsidRDefault="004275BC">
      <w:pPr>
        <w:pStyle w:val="L1Bullet1"/>
      </w:pPr>
      <w:r w:rsidRPr="00493FA9">
        <w:t>Report progress to EPC Package Contractor.</w:t>
      </w:r>
    </w:p>
    <w:p w:rsidR="00C547F9" w:rsidRDefault="004275BC">
      <w:pPr>
        <w:pStyle w:val="L1Bullet1"/>
      </w:pPr>
      <w:r w:rsidRPr="00493FA9">
        <w:t>Responsible for conducting FAT for the assigned EPC Package system.</w:t>
      </w:r>
    </w:p>
    <w:p w:rsidR="00C547F9" w:rsidRDefault="004275BC">
      <w:pPr>
        <w:pStyle w:val="L1Bullet1"/>
      </w:pPr>
      <w:r w:rsidRPr="00493FA9">
        <w:t>Responsible for conducting the IFAT</w:t>
      </w:r>
    </w:p>
    <w:p w:rsidR="00C547F9" w:rsidRDefault="004275BC">
      <w:pPr>
        <w:pStyle w:val="L1Bullet1"/>
      </w:pPr>
      <w:r w:rsidRPr="00493FA9">
        <w:t>Responsible for the assigned plant system shipment.</w:t>
      </w:r>
    </w:p>
    <w:p w:rsidR="00C547F9" w:rsidRDefault="004275BC">
      <w:pPr>
        <w:pStyle w:val="L1Bullet1"/>
      </w:pPr>
      <w:r w:rsidRPr="00493FA9">
        <w:t>Responsible for As-Built documentation after FAT for the assigned EPC Package.</w:t>
      </w:r>
    </w:p>
    <w:p w:rsidR="00C547F9" w:rsidRDefault="004275BC">
      <w:pPr>
        <w:pStyle w:val="L1Bullet1"/>
      </w:pPr>
      <w:r w:rsidRPr="00493FA9">
        <w:t xml:space="preserve">Reports Project Director and copy to Engineering Manager and </w:t>
      </w:r>
      <w:r w:rsidR="00AC2259">
        <w:t>ICSS Supplier</w:t>
      </w:r>
      <w:r w:rsidRPr="00493FA9">
        <w:t xml:space="preserve"> Project Control Manager.</w:t>
      </w:r>
    </w:p>
    <w:p w:rsidR="006566A1" w:rsidRPr="00D42D17" w:rsidRDefault="00AC2259" w:rsidP="006566A1">
      <w:pPr>
        <w:pStyle w:val="Heading4"/>
        <w:rPr>
          <w:rFonts w:hint="eastAsia"/>
        </w:rPr>
      </w:pPr>
      <w:r>
        <w:t>ICSS Supplier</w:t>
      </w:r>
      <w:r w:rsidR="006566A1" w:rsidRPr="00493FA9">
        <w:t xml:space="preserve"> </w:t>
      </w:r>
      <w:r w:rsidR="00975524">
        <w:t xml:space="preserve">System Integration Lead Eng. </w:t>
      </w:r>
      <w:r w:rsidR="006566A1" w:rsidRPr="00493FA9">
        <w:t>(</w:t>
      </w:r>
      <w:r w:rsidR="00975524">
        <w:t>SILE</w:t>
      </w:r>
      <w:r w:rsidR="006566A1" w:rsidRPr="00493FA9">
        <w:t>)</w:t>
      </w:r>
    </w:p>
    <w:p w:rsidR="00C547F9" w:rsidRDefault="006566A1">
      <w:pPr>
        <w:pStyle w:val="L1Bullet1"/>
      </w:pPr>
      <w:r w:rsidRPr="00493FA9">
        <w:t>Leads the hardware engineering team (Principal Hardware)</w:t>
      </w:r>
    </w:p>
    <w:p w:rsidR="00C547F9" w:rsidRDefault="006566A1">
      <w:pPr>
        <w:pStyle w:val="L1Bullet1"/>
      </w:pPr>
      <w:r w:rsidRPr="00493FA9">
        <w:t xml:space="preserve">Responsible for ICSS HW engineering </w:t>
      </w:r>
      <w:r w:rsidR="00975524">
        <w:t>compliance &amp; consistency</w:t>
      </w:r>
    </w:p>
    <w:p w:rsidR="00C547F9" w:rsidRDefault="006566A1">
      <w:pPr>
        <w:pStyle w:val="L1Bullet1"/>
      </w:pPr>
      <w:r w:rsidRPr="00493FA9">
        <w:t>Responsible for IO signal design.</w:t>
      </w:r>
    </w:p>
    <w:p w:rsidR="00C547F9" w:rsidRDefault="006566A1">
      <w:pPr>
        <w:pStyle w:val="L1Bullet1"/>
      </w:pPr>
      <w:r w:rsidRPr="00493FA9">
        <w:t xml:space="preserve">Assists the Engineering Design Review </w:t>
      </w:r>
    </w:p>
    <w:p w:rsidR="00C547F9" w:rsidRDefault="006566A1">
      <w:pPr>
        <w:pStyle w:val="L1Bullet1"/>
      </w:pPr>
      <w:r w:rsidRPr="00493FA9">
        <w:t>Responsible for developing plans and procedure for hardware prototyping test.</w:t>
      </w:r>
    </w:p>
    <w:p w:rsidR="00C547F9" w:rsidRDefault="006566A1">
      <w:pPr>
        <w:pStyle w:val="L1Bullet1"/>
      </w:pPr>
      <w:r w:rsidRPr="00493FA9">
        <w:t>Interacts with sub-vendors on technical issues.</w:t>
      </w:r>
    </w:p>
    <w:p w:rsidR="00C547F9" w:rsidRDefault="006566A1">
      <w:pPr>
        <w:pStyle w:val="L1Bullet1"/>
      </w:pPr>
      <w:r w:rsidRPr="00493FA9">
        <w:t>Provides guidelines and assists in conducting tests.</w:t>
      </w:r>
    </w:p>
    <w:p w:rsidR="00C547F9" w:rsidRDefault="006566A1">
      <w:pPr>
        <w:pStyle w:val="L1Bullet1"/>
      </w:pPr>
      <w:r w:rsidRPr="00493FA9">
        <w:t>Provides guidelines in preparation of Specifications.</w:t>
      </w:r>
    </w:p>
    <w:p w:rsidR="00C547F9" w:rsidRDefault="006566A1">
      <w:pPr>
        <w:pStyle w:val="L1Bullet1"/>
      </w:pPr>
      <w:r w:rsidRPr="00493FA9">
        <w:t>Reports to Engineering Manager on project and technical matters.</w:t>
      </w:r>
    </w:p>
    <w:p w:rsidR="00C547F9" w:rsidRDefault="006566A1">
      <w:pPr>
        <w:pStyle w:val="L1Bullet1"/>
      </w:pPr>
      <w:r w:rsidRPr="00493FA9">
        <w:t>Liaise with Company representatives for the HW prototyping and standardisation.</w:t>
      </w:r>
    </w:p>
    <w:p w:rsidR="006566A1" w:rsidRPr="00D42D17" w:rsidRDefault="00AC2259" w:rsidP="006566A1">
      <w:pPr>
        <w:pStyle w:val="Heading4"/>
        <w:rPr>
          <w:rFonts w:hint="eastAsia"/>
        </w:rPr>
      </w:pPr>
      <w:r>
        <w:lastRenderedPageBreak/>
        <w:t>ICSS Supplier</w:t>
      </w:r>
      <w:r w:rsidR="006566A1" w:rsidRPr="00493FA9">
        <w:t xml:space="preserve"> </w:t>
      </w:r>
      <w:r w:rsidR="00975524">
        <w:t>Standard A</w:t>
      </w:r>
      <w:r w:rsidR="00975524">
        <w:rPr>
          <w:rFonts w:hint="eastAsia"/>
        </w:rPr>
        <w:t>p</w:t>
      </w:r>
      <w:r w:rsidR="00975524">
        <w:t>plication Team Leader</w:t>
      </w:r>
      <w:r w:rsidR="006566A1" w:rsidRPr="00493FA9">
        <w:t xml:space="preserve"> (</w:t>
      </w:r>
      <w:r w:rsidR="00975524">
        <w:t>SATL</w:t>
      </w:r>
      <w:r w:rsidR="006566A1" w:rsidRPr="00493FA9">
        <w:t>)</w:t>
      </w:r>
    </w:p>
    <w:p w:rsidR="00C547F9" w:rsidRDefault="006566A1">
      <w:pPr>
        <w:pStyle w:val="L1Bullet1"/>
      </w:pPr>
      <w:r w:rsidRPr="00493FA9">
        <w:t>Leads the PCS software engineering team. (Principal Software)</w:t>
      </w:r>
    </w:p>
    <w:p w:rsidR="00C547F9" w:rsidRDefault="006566A1">
      <w:pPr>
        <w:pStyle w:val="L1Bullet1"/>
      </w:pPr>
      <w:r w:rsidRPr="00493FA9">
        <w:t>Responsible for developing Specifications on Software (SW) &amp; Human Machine Interface (HMI).</w:t>
      </w:r>
    </w:p>
    <w:p w:rsidR="00C547F9" w:rsidRDefault="006566A1">
      <w:pPr>
        <w:pStyle w:val="L1Bullet1"/>
      </w:pPr>
      <w:r w:rsidRPr="00493FA9">
        <w:t>Develops typical control and logic schemes</w:t>
      </w:r>
      <w:r w:rsidR="00975524">
        <w:t xml:space="preserve"> (Standard Application Management)</w:t>
      </w:r>
      <w:r w:rsidRPr="00493FA9">
        <w:t>.</w:t>
      </w:r>
    </w:p>
    <w:p w:rsidR="00C547F9" w:rsidRDefault="006566A1">
      <w:pPr>
        <w:pStyle w:val="L1Bullet1"/>
      </w:pPr>
      <w:r w:rsidRPr="00493FA9">
        <w:t>Assists the Engineering Design Review.</w:t>
      </w:r>
    </w:p>
    <w:p w:rsidR="00C547F9" w:rsidRDefault="006566A1">
      <w:pPr>
        <w:pStyle w:val="L1Bullet1"/>
      </w:pPr>
      <w:r w:rsidRPr="00493FA9">
        <w:t>Responsible for developing plans and procedure for software testing.</w:t>
      </w:r>
    </w:p>
    <w:p w:rsidR="00C547F9" w:rsidRDefault="006566A1">
      <w:pPr>
        <w:pStyle w:val="L1Bullet1"/>
      </w:pPr>
      <w:r w:rsidRPr="00493FA9">
        <w:t xml:space="preserve">Responsible for PCS software </w:t>
      </w:r>
      <w:r w:rsidR="00975524" w:rsidRPr="00493FA9">
        <w:t xml:space="preserve">engineering </w:t>
      </w:r>
      <w:r w:rsidR="00975524">
        <w:t>compliance &amp; consistency</w:t>
      </w:r>
      <w:r w:rsidRPr="00493FA9">
        <w:t xml:space="preserve"> including sub-system.</w:t>
      </w:r>
    </w:p>
    <w:p w:rsidR="00C547F9" w:rsidRDefault="006566A1">
      <w:pPr>
        <w:pStyle w:val="L1Bullet1"/>
      </w:pPr>
      <w:r w:rsidRPr="00493FA9">
        <w:t xml:space="preserve">Responsible for conducting PCS software testing, SW and HMI </w:t>
      </w:r>
      <w:r w:rsidR="00975524">
        <w:t xml:space="preserve">design &amp; </w:t>
      </w:r>
      <w:r w:rsidRPr="00493FA9">
        <w:t>prototyping tests.</w:t>
      </w:r>
    </w:p>
    <w:p w:rsidR="00C547F9" w:rsidRDefault="006566A1">
      <w:pPr>
        <w:pStyle w:val="L1Bullet1"/>
      </w:pPr>
      <w:r w:rsidRPr="00493FA9">
        <w:t>Reports to Engineering Manager on project and technical matters.</w:t>
      </w:r>
    </w:p>
    <w:p w:rsidR="00C547F9" w:rsidRDefault="006566A1">
      <w:pPr>
        <w:pStyle w:val="L1Bullet1"/>
      </w:pPr>
      <w:r w:rsidRPr="00493FA9">
        <w:t>Liaise with Company Operation representatives for the HMI prototyping and standardisation.</w:t>
      </w:r>
    </w:p>
    <w:p w:rsidR="006566A1" w:rsidRPr="00D42D17" w:rsidRDefault="001670C6" w:rsidP="006566A1">
      <w:pPr>
        <w:pStyle w:val="Heading4"/>
        <w:rPr>
          <w:rFonts w:hint="eastAsia"/>
        </w:rPr>
      </w:pPr>
      <w:r>
        <w:t>Safety</w:t>
      </w:r>
      <w:r w:rsidR="006566A1" w:rsidRPr="00493FA9">
        <w:t xml:space="preserve"> System</w:t>
      </w:r>
      <w:r>
        <w:t xml:space="preserve"> </w:t>
      </w:r>
      <w:r w:rsidR="006566A1" w:rsidRPr="00493FA9">
        <w:t>Te</w:t>
      </w:r>
      <w:r>
        <w:t>am</w:t>
      </w:r>
      <w:r w:rsidR="006566A1" w:rsidRPr="00493FA9">
        <w:t xml:space="preserve"> </w:t>
      </w:r>
      <w:r>
        <w:t>Leader</w:t>
      </w:r>
      <w:r w:rsidRPr="00493FA9">
        <w:t xml:space="preserve"> </w:t>
      </w:r>
      <w:r w:rsidR="006566A1" w:rsidRPr="00493FA9">
        <w:t>(</w:t>
      </w:r>
      <w:r>
        <w:t>SSTL</w:t>
      </w:r>
      <w:r w:rsidR="006566A1" w:rsidRPr="00493FA9">
        <w:t>)</w:t>
      </w:r>
      <w:r>
        <w:t xml:space="preserve"> </w:t>
      </w:r>
    </w:p>
    <w:p w:rsidR="00C547F9" w:rsidRDefault="006566A1">
      <w:pPr>
        <w:pStyle w:val="L1Bullet1"/>
      </w:pPr>
      <w:r w:rsidRPr="00493FA9">
        <w:t xml:space="preserve">Review Design </w:t>
      </w:r>
      <w:r w:rsidR="001670C6">
        <w:t xml:space="preserve">Safety </w:t>
      </w:r>
      <w:r w:rsidRPr="00493FA9">
        <w:t>Specifications.</w:t>
      </w:r>
    </w:p>
    <w:p w:rsidR="00C547F9" w:rsidRDefault="006566A1">
      <w:pPr>
        <w:pStyle w:val="L1Bullet1"/>
      </w:pPr>
      <w:r w:rsidRPr="00493FA9">
        <w:t>Interface with Vendor , participate to integration work and testing</w:t>
      </w:r>
    </w:p>
    <w:p w:rsidR="00C547F9" w:rsidRDefault="006566A1">
      <w:pPr>
        <w:pStyle w:val="L1Bullet1"/>
      </w:pPr>
      <w:r w:rsidRPr="00493FA9">
        <w:t>Preparation of prototyping test, and procedures.</w:t>
      </w:r>
    </w:p>
    <w:p w:rsidR="00C547F9" w:rsidRDefault="006566A1">
      <w:pPr>
        <w:pStyle w:val="L1Bullet1"/>
      </w:pPr>
      <w:r w:rsidRPr="00493FA9">
        <w:t>Assures that all required drawings and documentation are produced to third part sub-systems’ and as per project requirements.</w:t>
      </w:r>
    </w:p>
    <w:p w:rsidR="00C547F9" w:rsidRDefault="006566A1">
      <w:pPr>
        <w:pStyle w:val="L1Bullet1"/>
      </w:pPr>
      <w:r w:rsidRPr="00493FA9">
        <w:t>Coordinates with Engineering Manager, System Integration Lead, Lead Hardware Engineer and Lead Software Engineer for respective plant technical issues.</w:t>
      </w:r>
    </w:p>
    <w:p w:rsidR="00C547F9" w:rsidRDefault="006566A1">
      <w:pPr>
        <w:pStyle w:val="L1Bullet1"/>
      </w:pPr>
      <w:r w:rsidRPr="00493FA9">
        <w:t xml:space="preserve">Participates in technical meeting with </w:t>
      </w:r>
      <w:r w:rsidR="001670C6">
        <w:t xml:space="preserve">ICSS </w:t>
      </w:r>
      <w:r w:rsidRPr="00493FA9">
        <w:t>project team.</w:t>
      </w:r>
    </w:p>
    <w:p w:rsidR="00C547F9" w:rsidRDefault="006566A1">
      <w:pPr>
        <w:pStyle w:val="L1Bullet1"/>
      </w:pPr>
      <w:r w:rsidRPr="00493FA9">
        <w:t xml:space="preserve">Reviews the technical requirement </w:t>
      </w:r>
      <w:proofErr w:type="gramStart"/>
      <w:r w:rsidRPr="00493FA9">
        <w:t xml:space="preserve">of the various </w:t>
      </w:r>
      <w:r w:rsidR="001670C6">
        <w:t>Safety System</w:t>
      </w:r>
      <w:proofErr w:type="gramEnd"/>
      <w:r w:rsidRPr="00493FA9">
        <w:t>.</w:t>
      </w:r>
    </w:p>
    <w:p w:rsidR="00C547F9" w:rsidRDefault="006566A1">
      <w:pPr>
        <w:pStyle w:val="L1Bullet1"/>
      </w:pPr>
      <w:r w:rsidRPr="00493FA9">
        <w:t xml:space="preserve">Responsible for handling interface queries related to </w:t>
      </w:r>
      <w:r w:rsidR="001670C6">
        <w:t xml:space="preserve">Safety Systems </w:t>
      </w:r>
      <w:r w:rsidRPr="00493FA9">
        <w:t>across projects.</w:t>
      </w:r>
    </w:p>
    <w:p w:rsidR="00C547F9" w:rsidRDefault="006566A1">
      <w:pPr>
        <w:pStyle w:val="L1Bullet1"/>
      </w:pPr>
      <w:r w:rsidRPr="00493FA9">
        <w:t xml:space="preserve">Coordinates with the </w:t>
      </w:r>
      <w:r w:rsidR="001670C6">
        <w:t xml:space="preserve">Project’s Safety </w:t>
      </w:r>
      <w:r w:rsidRPr="00493FA9">
        <w:t>Lead Software Engineer for detailed implementation of sub-system communication engineering.</w:t>
      </w:r>
    </w:p>
    <w:p w:rsidR="00C547F9" w:rsidRDefault="006566A1">
      <w:pPr>
        <w:pStyle w:val="L1Bullet1"/>
      </w:pPr>
      <w:r w:rsidRPr="00493FA9">
        <w:t xml:space="preserve">Coordinates with </w:t>
      </w:r>
      <w:r w:rsidR="001670C6">
        <w:t>Safety System</w:t>
      </w:r>
      <w:r w:rsidRPr="00493FA9">
        <w:t xml:space="preserve"> vendor on Operation and/or Maintenance User Manuals.</w:t>
      </w:r>
    </w:p>
    <w:p w:rsidR="00C547F9" w:rsidRDefault="006566A1">
      <w:pPr>
        <w:pStyle w:val="L1Bullet1"/>
      </w:pPr>
      <w:r w:rsidRPr="00493FA9">
        <w:t xml:space="preserve">Provides </w:t>
      </w:r>
      <w:r w:rsidR="001670C6">
        <w:t xml:space="preserve">Safety System </w:t>
      </w:r>
      <w:r w:rsidRPr="00493FA9">
        <w:t>guidelines and assists in conducting tests, if necessary.</w:t>
      </w:r>
    </w:p>
    <w:p w:rsidR="00C547F9" w:rsidRDefault="006566A1">
      <w:pPr>
        <w:pStyle w:val="L1Bullet1"/>
      </w:pPr>
      <w:r w:rsidRPr="00493FA9">
        <w:t xml:space="preserve">Prepares documentation and related </w:t>
      </w:r>
      <w:r w:rsidR="001670C6">
        <w:t xml:space="preserve">Safety </w:t>
      </w:r>
      <w:r w:rsidRPr="00493FA9">
        <w:t>work.</w:t>
      </w:r>
    </w:p>
    <w:p w:rsidR="00C547F9" w:rsidRDefault="006566A1">
      <w:pPr>
        <w:pStyle w:val="L1Bullet1"/>
      </w:pPr>
      <w:r w:rsidRPr="00493FA9">
        <w:t xml:space="preserve">Reports to </w:t>
      </w:r>
      <w:r w:rsidR="001670C6">
        <w:t xml:space="preserve">ICSS </w:t>
      </w:r>
      <w:r w:rsidRPr="00493FA9">
        <w:t>Engineering Manager</w:t>
      </w:r>
      <w:r w:rsidR="001670C6">
        <w:t xml:space="preserve"> and Hima </w:t>
      </w:r>
      <w:r w:rsidR="006B0325">
        <w:t>PM.</w:t>
      </w:r>
    </w:p>
    <w:p w:rsidR="006566A1" w:rsidRPr="001670C6" w:rsidRDefault="00071553" w:rsidP="006566A1">
      <w:pPr>
        <w:pStyle w:val="Heading4"/>
        <w:rPr>
          <w:rFonts w:hint="eastAsia"/>
          <w:lang w:val="fr-FR"/>
        </w:rPr>
      </w:pPr>
      <w:r w:rsidRPr="00071553">
        <w:rPr>
          <w:lang w:val="fr-FR"/>
        </w:rPr>
        <w:t>ICSS Supplier S</w:t>
      </w:r>
      <w:r w:rsidR="001670C6">
        <w:rPr>
          <w:lang w:val="fr-FR"/>
        </w:rPr>
        <w:t>o</w:t>
      </w:r>
      <w:r w:rsidRPr="00071553">
        <w:rPr>
          <w:lang w:val="fr-FR"/>
        </w:rPr>
        <w:t>lution</w:t>
      </w:r>
      <w:r w:rsidRPr="00071553">
        <w:t xml:space="preserve"> Specialist</w:t>
      </w:r>
      <w:r w:rsidRPr="00071553">
        <w:rPr>
          <w:lang w:val="fr-FR"/>
        </w:rPr>
        <w:t xml:space="preserve"> (SOL)</w:t>
      </w:r>
    </w:p>
    <w:p w:rsidR="00C547F9" w:rsidRDefault="006566A1">
      <w:pPr>
        <w:pStyle w:val="L1Bullet1"/>
      </w:pPr>
      <w:r w:rsidRPr="00493FA9">
        <w:t xml:space="preserve">Shared </w:t>
      </w:r>
      <w:r w:rsidR="00AC2259">
        <w:t>ICSS Supplier</w:t>
      </w:r>
      <w:r w:rsidRPr="00493FA9">
        <w:t xml:space="preserve"> company services.</w:t>
      </w:r>
    </w:p>
    <w:p w:rsidR="00C547F9" w:rsidRDefault="006566A1">
      <w:pPr>
        <w:pStyle w:val="L1Bullet1"/>
      </w:pPr>
      <w:r w:rsidRPr="00493FA9">
        <w:t xml:space="preserve">System/Solution specialist </w:t>
      </w:r>
    </w:p>
    <w:p w:rsidR="00C547F9" w:rsidRDefault="006566A1">
      <w:pPr>
        <w:pStyle w:val="L1Bullet1"/>
      </w:pPr>
      <w:r w:rsidRPr="00493FA9">
        <w:t xml:space="preserve">Review of  </w:t>
      </w:r>
      <w:r w:rsidR="001670C6">
        <w:t>s</w:t>
      </w:r>
      <w:r w:rsidR="001670C6" w:rsidRPr="00493FA9">
        <w:t xml:space="preserve">pecific </w:t>
      </w:r>
      <w:r w:rsidRPr="00493FA9">
        <w:t>specifications</w:t>
      </w:r>
    </w:p>
    <w:p w:rsidR="00C547F9" w:rsidRDefault="006566A1">
      <w:pPr>
        <w:pStyle w:val="L1Bullet1"/>
      </w:pPr>
      <w:r w:rsidRPr="00493FA9">
        <w:t>Provides technical advice as required.</w:t>
      </w:r>
    </w:p>
    <w:p w:rsidR="00C547F9" w:rsidRDefault="006566A1">
      <w:pPr>
        <w:pStyle w:val="L1Bullet1"/>
      </w:pPr>
      <w:r w:rsidRPr="00493FA9">
        <w:t>Visits site for resolving non PCS technical problems.</w:t>
      </w:r>
    </w:p>
    <w:p w:rsidR="00C547F9" w:rsidRDefault="006566A1">
      <w:pPr>
        <w:pStyle w:val="L1Bullet1"/>
      </w:pPr>
      <w:r w:rsidRPr="00493FA9">
        <w:t>Reports to Project Director and Engineering Manager.</w:t>
      </w:r>
    </w:p>
    <w:p w:rsidR="00C547F9" w:rsidRDefault="006566A1">
      <w:pPr>
        <w:pStyle w:val="L1Bullet1"/>
      </w:pPr>
      <w:r w:rsidRPr="00493FA9">
        <w:t>Coordinate Project/Technical matters with affiliates or Head Quarters Specialists</w:t>
      </w:r>
    </w:p>
    <w:p w:rsidR="006566A1" w:rsidRPr="00D42D17" w:rsidRDefault="00AC2259" w:rsidP="006566A1">
      <w:pPr>
        <w:pStyle w:val="Heading4"/>
        <w:rPr>
          <w:rFonts w:hint="eastAsia"/>
        </w:rPr>
      </w:pPr>
      <w:r>
        <w:t>ICSS Supplier</w:t>
      </w:r>
      <w:r w:rsidR="006566A1" w:rsidRPr="00493FA9">
        <w:t xml:space="preserve"> Project Control Manager (PCM)</w:t>
      </w:r>
    </w:p>
    <w:p w:rsidR="00C547F9" w:rsidRDefault="006566A1">
      <w:pPr>
        <w:pStyle w:val="L1Bullet1"/>
      </w:pPr>
      <w:r w:rsidRPr="00493FA9">
        <w:t xml:space="preserve">Shared </w:t>
      </w:r>
      <w:r w:rsidR="00AC2259">
        <w:t>ICSS Supplier</w:t>
      </w:r>
      <w:r w:rsidRPr="00493FA9">
        <w:t xml:space="preserve"> company services.</w:t>
      </w:r>
    </w:p>
    <w:p w:rsidR="00C547F9" w:rsidRDefault="006566A1">
      <w:pPr>
        <w:pStyle w:val="L1Bullet1"/>
      </w:pPr>
      <w:r w:rsidRPr="00493FA9">
        <w:t>Monitors progress of overall projects.</w:t>
      </w:r>
    </w:p>
    <w:p w:rsidR="00C547F9" w:rsidRDefault="006566A1">
      <w:pPr>
        <w:pStyle w:val="L1Bullet1"/>
      </w:pPr>
      <w:r w:rsidRPr="00493FA9">
        <w:lastRenderedPageBreak/>
        <w:t>Develops project review standard for review meetings</w:t>
      </w:r>
    </w:p>
    <w:p w:rsidR="00C547F9" w:rsidRDefault="006566A1">
      <w:pPr>
        <w:pStyle w:val="L1Bullet1"/>
      </w:pPr>
      <w:r w:rsidRPr="00493FA9">
        <w:t>Reviews and Issues monthly progress report.</w:t>
      </w:r>
    </w:p>
    <w:p w:rsidR="00C547F9" w:rsidRDefault="006566A1">
      <w:pPr>
        <w:pStyle w:val="L1Bullet1"/>
      </w:pPr>
      <w:r w:rsidRPr="00493FA9">
        <w:t>Provides guideline for issuing meeting notes and follow up on actions.</w:t>
      </w:r>
    </w:p>
    <w:p w:rsidR="00C547F9" w:rsidRDefault="006566A1">
      <w:pPr>
        <w:pStyle w:val="L1Bullet1"/>
      </w:pPr>
      <w:r w:rsidRPr="00493FA9">
        <w:t>Monitors the issue of project purchase order.</w:t>
      </w:r>
    </w:p>
    <w:p w:rsidR="00C547F9" w:rsidRDefault="006566A1">
      <w:pPr>
        <w:pStyle w:val="L1Bullet1"/>
      </w:pPr>
      <w:r w:rsidRPr="00493FA9">
        <w:t>Monitors delivery status of sub-vendor and free issue items from each EPC Contractor.</w:t>
      </w:r>
    </w:p>
    <w:p w:rsidR="00C547F9" w:rsidRDefault="006566A1">
      <w:pPr>
        <w:pStyle w:val="L1Bullet1"/>
      </w:pPr>
      <w:r w:rsidRPr="00493FA9">
        <w:t>Responsible developing guidelines for Document control</w:t>
      </w:r>
    </w:p>
    <w:p w:rsidR="00C547F9" w:rsidRDefault="006566A1">
      <w:pPr>
        <w:pStyle w:val="L1Bullet1"/>
      </w:pPr>
      <w:r w:rsidRPr="00493FA9">
        <w:t>Responsible for Expediting.</w:t>
      </w:r>
    </w:p>
    <w:p w:rsidR="00C547F9" w:rsidRDefault="006566A1">
      <w:pPr>
        <w:pStyle w:val="L1Bullet1"/>
      </w:pPr>
      <w:r w:rsidRPr="00493FA9">
        <w:t>Invoicing.</w:t>
      </w:r>
    </w:p>
    <w:p w:rsidR="00C547F9" w:rsidRDefault="006566A1">
      <w:pPr>
        <w:pStyle w:val="L1Bullet1"/>
      </w:pPr>
      <w:r w:rsidRPr="00493FA9">
        <w:t xml:space="preserve">Reports to </w:t>
      </w:r>
      <w:r w:rsidR="00AC2259">
        <w:t>ICSS Supplier</w:t>
      </w:r>
      <w:r w:rsidRPr="00493FA9">
        <w:t xml:space="preserve"> Project Director and copy to Engineering Manager and liaises with all </w:t>
      </w:r>
      <w:r w:rsidR="00AC2259">
        <w:t>ICSS Supplier</w:t>
      </w:r>
      <w:r w:rsidRPr="00493FA9">
        <w:t xml:space="preserve"> Project Managers.</w:t>
      </w:r>
    </w:p>
    <w:p w:rsidR="006566A1" w:rsidRPr="00D42D17" w:rsidRDefault="00AC2259" w:rsidP="006566A1">
      <w:pPr>
        <w:pStyle w:val="Heading4"/>
        <w:rPr>
          <w:rFonts w:hint="eastAsia"/>
        </w:rPr>
      </w:pPr>
      <w:r>
        <w:t>ICSS Supplier</w:t>
      </w:r>
      <w:r w:rsidR="006566A1" w:rsidRPr="00493FA9">
        <w:t xml:space="preserve"> Project Planner Engineer (part of PCM role)</w:t>
      </w:r>
    </w:p>
    <w:p w:rsidR="00C547F9" w:rsidRDefault="006566A1">
      <w:pPr>
        <w:pStyle w:val="L1Bullet1"/>
      </w:pPr>
      <w:r w:rsidRPr="00493FA9">
        <w:t xml:space="preserve">Shared </w:t>
      </w:r>
      <w:r w:rsidR="00AC2259">
        <w:t>ICSS Supplier</w:t>
      </w:r>
      <w:r w:rsidRPr="00493FA9">
        <w:t xml:space="preserve"> company services.</w:t>
      </w:r>
    </w:p>
    <w:p w:rsidR="00C547F9" w:rsidRDefault="006566A1">
      <w:pPr>
        <w:pStyle w:val="L1Bullet1"/>
      </w:pPr>
      <w:r w:rsidRPr="00493FA9">
        <w:t>Develops and updates project Level 1 schedule.</w:t>
      </w:r>
    </w:p>
    <w:p w:rsidR="00C547F9" w:rsidRDefault="006566A1">
      <w:pPr>
        <w:pStyle w:val="L1Bullet1"/>
      </w:pPr>
      <w:r w:rsidRPr="00493FA9">
        <w:t>Develops progress calculation method.</w:t>
      </w:r>
    </w:p>
    <w:p w:rsidR="00C547F9" w:rsidRDefault="006566A1">
      <w:pPr>
        <w:pStyle w:val="L1Bullet1"/>
      </w:pPr>
      <w:r w:rsidRPr="00493FA9">
        <w:t>Computes monthly progress.</w:t>
      </w:r>
    </w:p>
    <w:p w:rsidR="00C547F9" w:rsidRDefault="006566A1">
      <w:pPr>
        <w:pStyle w:val="L1Bullet1"/>
      </w:pPr>
      <w:r w:rsidRPr="00493FA9">
        <w:t>Prepares meeting notes.</w:t>
      </w:r>
    </w:p>
    <w:p w:rsidR="00C547F9" w:rsidRDefault="006566A1">
      <w:pPr>
        <w:pStyle w:val="L1Bullet1"/>
      </w:pPr>
      <w:r w:rsidRPr="00493FA9">
        <w:t>Monitors document issue.</w:t>
      </w:r>
    </w:p>
    <w:p w:rsidR="00C547F9" w:rsidRDefault="006566A1">
      <w:pPr>
        <w:pStyle w:val="L1Bullet1"/>
      </w:pPr>
      <w:r w:rsidRPr="00493FA9">
        <w:t>Prepares overall monthly report to COMPANY --and Not to EPC Contractor(s)--.</w:t>
      </w:r>
    </w:p>
    <w:p w:rsidR="00C547F9" w:rsidRDefault="006566A1">
      <w:pPr>
        <w:pStyle w:val="L1Bullet1"/>
      </w:pPr>
      <w:r w:rsidRPr="00493FA9">
        <w:t xml:space="preserve">Reports to </w:t>
      </w:r>
      <w:r w:rsidR="00AC2259">
        <w:t>ICSS Supplier</w:t>
      </w:r>
      <w:r w:rsidRPr="00493FA9">
        <w:t xml:space="preserve"> Project Control Manager and liaises with all </w:t>
      </w:r>
      <w:r w:rsidR="00AC2259">
        <w:t>ICSS Supplier</w:t>
      </w:r>
      <w:r w:rsidRPr="00493FA9">
        <w:t xml:space="preserve"> Project Managers.</w:t>
      </w:r>
    </w:p>
    <w:p w:rsidR="006566A1" w:rsidRPr="00D42D17" w:rsidRDefault="00AC2259" w:rsidP="006566A1">
      <w:pPr>
        <w:pStyle w:val="Heading4"/>
        <w:rPr>
          <w:rFonts w:hint="eastAsia"/>
        </w:rPr>
      </w:pPr>
      <w:r>
        <w:t>ICSS Supplier</w:t>
      </w:r>
      <w:r w:rsidR="006566A1" w:rsidRPr="00493FA9">
        <w:t xml:space="preserve"> Document Controller(s) (DC)</w:t>
      </w:r>
    </w:p>
    <w:p w:rsidR="00C547F9" w:rsidRDefault="006566A1">
      <w:pPr>
        <w:pStyle w:val="L1Bullet1"/>
      </w:pPr>
      <w:r w:rsidRPr="00493FA9">
        <w:t>Maintains record of all documents received and maintains a master copy.</w:t>
      </w:r>
    </w:p>
    <w:p w:rsidR="00C547F9" w:rsidRDefault="006566A1">
      <w:pPr>
        <w:pStyle w:val="L1Bullet1"/>
      </w:pPr>
      <w:r w:rsidRPr="00493FA9">
        <w:t xml:space="preserve">Issues copies of documents received to </w:t>
      </w:r>
      <w:r w:rsidR="00AC2259">
        <w:t>ICSS Supplier</w:t>
      </w:r>
      <w:r w:rsidRPr="00493FA9">
        <w:t xml:space="preserve"> Project Managers.</w:t>
      </w:r>
    </w:p>
    <w:p w:rsidR="00C547F9" w:rsidRDefault="006566A1">
      <w:pPr>
        <w:pStyle w:val="L1Bullet1"/>
      </w:pPr>
      <w:r w:rsidRPr="00493FA9">
        <w:t>Maintains record of all documents issued to EPC Contractor(s).</w:t>
      </w:r>
    </w:p>
    <w:p w:rsidR="00C547F9" w:rsidRDefault="006566A1">
      <w:pPr>
        <w:pStyle w:val="L1Bullet1"/>
      </w:pPr>
      <w:r w:rsidRPr="00493FA9">
        <w:t>Ensures copies of superseded drawings are stamped “SUPERSEDED” and filed separately.</w:t>
      </w:r>
    </w:p>
    <w:p w:rsidR="00C547F9" w:rsidRDefault="006566A1">
      <w:pPr>
        <w:pStyle w:val="L1Bullet1"/>
      </w:pPr>
      <w:r w:rsidRPr="00493FA9">
        <w:t>Maintains a copy of all purchase orders issued.</w:t>
      </w:r>
    </w:p>
    <w:p w:rsidR="00C547F9" w:rsidRDefault="006566A1">
      <w:pPr>
        <w:pStyle w:val="L1Bullet1"/>
      </w:pPr>
      <w:r w:rsidRPr="00493FA9">
        <w:t>Maintains status of document issue.</w:t>
      </w:r>
    </w:p>
    <w:p w:rsidR="00C547F9" w:rsidRDefault="006566A1">
      <w:pPr>
        <w:pStyle w:val="L1Bullet1"/>
      </w:pPr>
      <w:r w:rsidRPr="00493FA9">
        <w:t>Maintains a copy of all commented documents.</w:t>
      </w:r>
    </w:p>
    <w:p w:rsidR="00C547F9" w:rsidRDefault="006566A1">
      <w:pPr>
        <w:pStyle w:val="L1Bullet1"/>
      </w:pPr>
      <w:r w:rsidRPr="00493FA9">
        <w:t xml:space="preserve">Reports to </w:t>
      </w:r>
      <w:r w:rsidR="00AC2259">
        <w:t>ICSS Supplier</w:t>
      </w:r>
      <w:r w:rsidRPr="00493FA9">
        <w:t xml:space="preserve"> Project Manager(s) and liaises with all EPC Contractor’s DC(s)</w:t>
      </w:r>
    </w:p>
    <w:p w:rsidR="00C547F9" w:rsidRDefault="006566A1">
      <w:pPr>
        <w:pStyle w:val="L1Bullet1"/>
      </w:pPr>
      <w:r w:rsidRPr="00493FA9">
        <w:t xml:space="preserve">Reports to </w:t>
      </w:r>
      <w:r w:rsidR="00AC2259">
        <w:t>ICSS Supplier</w:t>
      </w:r>
      <w:r w:rsidRPr="00493FA9">
        <w:t xml:space="preserve"> Project Control Manager and liaises with all </w:t>
      </w:r>
      <w:r w:rsidR="00AC2259">
        <w:t>ICSS Supplier</w:t>
      </w:r>
      <w:r w:rsidRPr="00493FA9">
        <w:t xml:space="preserve"> Project Managers.</w:t>
      </w:r>
    </w:p>
    <w:p w:rsidR="006566A1" w:rsidRPr="00D42D17" w:rsidRDefault="00AC2259" w:rsidP="006566A1">
      <w:pPr>
        <w:pStyle w:val="Heading4"/>
        <w:rPr>
          <w:rFonts w:hint="eastAsia"/>
        </w:rPr>
      </w:pPr>
      <w:r>
        <w:t>ICSS Supplier</w:t>
      </w:r>
      <w:r w:rsidR="006566A1" w:rsidRPr="00493FA9">
        <w:t xml:space="preserve"> Project Support (PS)</w:t>
      </w:r>
    </w:p>
    <w:p w:rsidR="00C547F9" w:rsidRDefault="006566A1">
      <w:pPr>
        <w:pStyle w:val="L1Bullet1"/>
      </w:pPr>
      <w:r w:rsidRPr="00493FA9">
        <w:t xml:space="preserve">Shared </w:t>
      </w:r>
      <w:r w:rsidR="00AC2259">
        <w:t>ICSS Supplier</w:t>
      </w:r>
      <w:r w:rsidRPr="00493FA9">
        <w:t xml:space="preserve"> company services.</w:t>
      </w:r>
    </w:p>
    <w:p w:rsidR="00C547F9" w:rsidRDefault="006566A1">
      <w:pPr>
        <w:pStyle w:val="L1Bullet1"/>
      </w:pPr>
      <w:r w:rsidRPr="00493FA9">
        <w:t>Responsible for all administration and related work.</w:t>
      </w:r>
    </w:p>
    <w:p w:rsidR="00C547F9" w:rsidRDefault="006566A1">
      <w:pPr>
        <w:pStyle w:val="L1Bullet1"/>
      </w:pPr>
      <w:r w:rsidRPr="00493FA9">
        <w:t xml:space="preserve">Reports to </w:t>
      </w:r>
      <w:r w:rsidRPr="00493FA9">
        <w:rPr>
          <w:lang w:eastAsia="ja-JP"/>
        </w:rPr>
        <w:t xml:space="preserve">Engineering </w:t>
      </w:r>
      <w:r w:rsidRPr="00493FA9">
        <w:t xml:space="preserve">Manager and liaises with all </w:t>
      </w:r>
      <w:r w:rsidR="00AC2259">
        <w:t>ICSS Supplier</w:t>
      </w:r>
      <w:r w:rsidRPr="00493FA9">
        <w:t xml:space="preserve"> Project Managers.</w:t>
      </w:r>
    </w:p>
    <w:p w:rsidR="006566A1" w:rsidRPr="00AC2259" w:rsidRDefault="00071553" w:rsidP="006566A1">
      <w:pPr>
        <w:pStyle w:val="Heading4"/>
        <w:rPr>
          <w:rFonts w:hint="eastAsia"/>
          <w:lang w:val="fr-FR"/>
        </w:rPr>
      </w:pPr>
      <w:r w:rsidRPr="00071553">
        <w:rPr>
          <w:lang w:val="fr-FR"/>
        </w:rPr>
        <w:t>ICSS Supplier QA Manager (QA)</w:t>
      </w:r>
    </w:p>
    <w:p w:rsidR="00C547F9" w:rsidRDefault="006566A1">
      <w:pPr>
        <w:pStyle w:val="L1Bullet1"/>
      </w:pPr>
      <w:r w:rsidRPr="00493FA9">
        <w:t xml:space="preserve">Shared </w:t>
      </w:r>
      <w:r w:rsidR="00AC2259">
        <w:t>ICSS Supplier</w:t>
      </w:r>
      <w:r w:rsidRPr="00493FA9">
        <w:t xml:space="preserve"> company services.</w:t>
      </w:r>
    </w:p>
    <w:p w:rsidR="00C547F9" w:rsidRDefault="006566A1">
      <w:pPr>
        <w:pStyle w:val="L1Bullet1"/>
      </w:pPr>
      <w:r w:rsidRPr="00493FA9">
        <w:t>Responsible for implementing project QA in line with company QA systems.</w:t>
      </w:r>
    </w:p>
    <w:p w:rsidR="00C547F9" w:rsidRDefault="006566A1">
      <w:pPr>
        <w:pStyle w:val="L1Bullet1"/>
      </w:pPr>
      <w:r w:rsidRPr="00493FA9">
        <w:lastRenderedPageBreak/>
        <w:t>Conducts the Internal Quality Audit to ensure compliance with company QA requirements and PEP.</w:t>
      </w:r>
    </w:p>
    <w:p w:rsidR="00C547F9" w:rsidRDefault="006566A1">
      <w:pPr>
        <w:pStyle w:val="L1Bullet1"/>
      </w:pPr>
      <w:r w:rsidRPr="00493FA9">
        <w:t>Coordinates with Engineering Manager for conducting engineering reviews or 3</w:t>
      </w:r>
      <w:r w:rsidRPr="00493FA9">
        <w:rPr>
          <w:vertAlign w:val="superscript"/>
        </w:rPr>
        <w:t>rd</w:t>
      </w:r>
      <w:r w:rsidRPr="00493FA9">
        <w:t xml:space="preserve"> party audits.</w:t>
      </w:r>
    </w:p>
    <w:p w:rsidR="00C547F9" w:rsidRDefault="006566A1">
      <w:pPr>
        <w:pStyle w:val="L1Bullet1"/>
      </w:pPr>
      <w:r w:rsidRPr="00493FA9">
        <w:t>Responsible for HSE implementation in the project office and staging area.</w:t>
      </w:r>
    </w:p>
    <w:p w:rsidR="00C547F9" w:rsidRDefault="006566A1">
      <w:pPr>
        <w:pStyle w:val="L1Bullet1"/>
      </w:pPr>
      <w:r w:rsidRPr="00493FA9">
        <w:t>Liaises with all Project Quality Control on quality related issues.</w:t>
      </w:r>
    </w:p>
    <w:p w:rsidR="00C547F9" w:rsidRDefault="006566A1">
      <w:pPr>
        <w:pStyle w:val="L1Bullet1"/>
      </w:pPr>
      <w:r w:rsidRPr="00493FA9">
        <w:t>Co-ordinates and participates in Company QA audits in accordance with agreed schedule.</w:t>
      </w:r>
    </w:p>
    <w:p w:rsidR="00C547F9" w:rsidRDefault="006566A1">
      <w:pPr>
        <w:pStyle w:val="L1Bullet1"/>
      </w:pPr>
      <w:r w:rsidRPr="00493FA9">
        <w:t>Ensure consistency of quality application throughout all work-fronts.</w:t>
      </w:r>
    </w:p>
    <w:p w:rsidR="00C547F9" w:rsidRDefault="006566A1">
      <w:pPr>
        <w:pStyle w:val="L1Bullet1"/>
      </w:pPr>
      <w:r w:rsidRPr="00493FA9">
        <w:t>Ensure that quality records are being compiled and handed over in a consistent manner from all work-fronts.</w:t>
      </w:r>
    </w:p>
    <w:p w:rsidR="00237D8E" w:rsidRPr="00D42D17" w:rsidRDefault="00A775CA" w:rsidP="00893A3D">
      <w:pPr>
        <w:pStyle w:val="Heading1"/>
        <w:rPr>
          <w:rFonts w:hint="eastAsia"/>
        </w:rPr>
      </w:pPr>
      <w:bookmarkStart w:id="798" w:name="_Toc274495021"/>
      <w:bookmarkStart w:id="799" w:name="_Toc528031587"/>
      <w:bookmarkStart w:id="800" w:name="_Toc528037000"/>
      <w:bookmarkStart w:id="801" w:name="_Toc528037321"/>
      <w:bookmarkStart w:id="802" w:name="_Toc24877673"/>
      <w:bookmarkStart w:id="803" w:name="_Toc24951386"/>
      <w:bookmarkStart w:id="804" w:name="_Toc24951474"/>
      <w:bookmarkStart w:id="805" w:name="_Toc24951560"/>
      <w:bookmarkStart w:id="806" w:name="_Toc24951646"/>
      <w:bookmarkStart w:id="807" w:name="_Toc24951733"/>
      <w:bookmarkStart w:id="808" w:name="_Toc24951819"/>
      <w:bookmarkStart w:id="809" w:name="_Toc24971408"/>
      <w:bookmarkStart w:id="810" w:name="_Toc25143674"/>
      <w:bookmarkStart w:id="811" w:name="_Toc26699823"/>
      <w:bookmarkStart w:id="812" w:name="_Toc26704634"/>
      <w:bookmarkStart w:id="813" w:name="_Toc26759662"/>
      <w:bookmarkStart w:id="814" w:name="_Toc27279340"/>
      <w:bookmarkStart w:id="815" w:name="_Toc28775243"/>
      <w:bookmarkStart w:id="816" w:name="Comm_Procedure"/>
      <w:bookmarkStart w:id="817" w:name="_Ref107220156"/>
      <w:bookmarkStart w:id="818" w:name="_Toc308600728"/>
      <w:bookmarkEnd w:id="794"/>
      <w:bookmarkEnd w:id="795"/>
      <w:bookmarkEnd w:id="798"/>
      <w:r w:rsidRPr="00A775CA">
        <w:lastRenderedPageBreak/>
        <w:t>Communication Procedures</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rsidR="00237D8E" w:rsidRPr="00D42D17" w:rsidRDefault="00A775CA" w:rsidP="000E60DD">
      <w:pPr>
        <w:pStyle w:val="L1Normal"/>
      </w:pPr>
      <w:r w:rsidRPr="00A775CA">
        <w:t xml:space="preserve">Communication protocol shall be agreed between EPC Contractor personnel and </w:t>
      </w:r>
      <w:r w:rsidR="00AC2259">
        <w:t>ICSS Supplier</w:t>
      </w:r>
      <w:r w:rsidRPr="00A775CA">
        <w:t xml:space="preserve"> lead project engineer or </w:t>
      </w:r>
      <w:r w:rsidR="00AC2259">
        <w:t>ICSS Supplier</w:t>
      </w:r>
      <w:r w:rsidRPr="00A775CA">
        <w:t xml:space="preserve"> lead system engineer for technical matters, however all communication shall be copied to the </w:t>
      </w:r>
      <w:r w:rsidR="00AC2259">
        <w:t>ICSS Supplier</w:t>
      </w:r>
      <w:r w:rsidRPr="00A775CA">
        <w:t xml:space="preserve"> Project Manager. </w:t>
      </w:r>
    </w:p>
    <w:p w:rsidR="00237D8E" w:rsidRPr="00D42D17" w:rsidRDefault="00A775CA" w:rsidP="000E60DD">
      <w:pPr>
        <w:pStyle w:val="L1Normal"/>
      </w:pPr>
      <w:r w:rsidRPr="00A775CA">
        <w:t xml:space="preserve">For contractual issues related to this order, i.e.  Commercial and schedule commitments, confirmation of or deviations from the scope of supply, written authorisation by/to the </w:t>
      </w:r>
      <w:r w:rsidR="00AC2259">
        <w:t>ICSS Supplier</w:t>
      </w:r>
      <w:r w:rsidRPr="00A775CA">
        <w:t xml:space="preserve"> Project Manager is required.</w:t>
      </w:r>
    </w:p>
    <w:p w:rsidR="00237D8E" w:rsidRPr="00D42D17" w:rsidRDefault="00A775CA" w:rsidP="000E60DD">
      <w:pPr>
        <w:pStyle w:val="L1Normal"/>
      </w:pPr>
      <w:r w:rsidRPr="00A775CA">
        <w:t>All communications by email are informal.</w:t>
      </w:r>
    </w:p>
    <w:p w:rsidR="002934D1" w:rsidRPr="00D42D17" w:rsidRDefault="00A775CA" w:rsidP="002934D1">
      <w:pPr>
        <w:pStyle w:val="Heading2"/>
        <w:rPr>
          <w:rFonts w:hint="eastAsia"/>
        </w:rPr>
      </w:pPr>
      <w:bookmarkStart w:id="819" w:name="_Toc528031588"/>
      <w:bookmarkStart w:id="820" w:name="_Toc528037001"/>
      <w:bookmarkStart w:id="821" w:name="_Toc528037322"/>
      <w:bookmarkStart w:id="822" w:name="_Toc24877674"/>
      <w:bookmarkStart w:id="823" w:name="_Toc24951387"/>
      <w:bookmarkStart w:id="824" w:name="_Toc24951475"/>
      <w:bookmarkStart w:id="825" w:name="_Toc24951561"/>
      <w:bookmarkStart w:id="826" w:name="_Toc24951647"/>
      <w:bookmarkStart w:id="827" w:name="_Toc24951734"/>
      <w:bookmarkStart w:id="828" w:name="_Toc24951820"/>
      <w:bookmarkStart w:id="829" w:name="_Toc24971409"/>
      <w:bookmarkStart w:id="830" w:name="_Toc25143675"/>
      <w:bookmarkStart w:id="831" w:name="_Toc26699824"/>
      <w:bookmarkStart w:id="832" w:name="_Toc26704635"/>
      <w:bookmarkStart w:id="833" w:name="_Toc26759663"/>
      <w:bookmarkStart w:id="834" w:name="_Toc27279341"/>
      <w:bookmarkStart w:id="835" w:name="_Toc28775244"/>
      <w:bookmarkStart w:id="836" w:name="_Toc308600729"/>
      <w:r w:rsidRPr="00A775CA">
        <w:rPr>
          <w:b/>
        </w:rPr>
        <w:t>Internal Project Meetings</w:t>
      </w:r>
      <w:bookmarkEnd w:id="836"/>
    </w:p>
    <w:p w:rsidR="002934D1" w:rsidRPr="00D42D17" w:rsidRDefault="00A775CA" w:rsidP="000E60DD">
      <w:pPr>
        <w:pStyle w:val="L1Normal"/>
      </w:pPr>
      <w:r w:rsidRPr="00A775CA">
        <w:t xml:space="preserve">An internal project weekly review meeting is to be carried out with the participation of all the </w:t>
      </w:r>
      <w:r w:rsidR="00AC2259">
        <w:t>ICSS Supplier</w:t>
      </w:r>
      <w:r w:rsidRPr="00A775CA">
        <w:t xml:space="preserve"> project team members.</w:t>
      </w:r>
    </w:p>
    <w:p w:rsidR="002934D1" w:rsidRPr="00D42D17" w:rsidRDefault="00A775CA" w:rsidP="002934D1">
      <w:pPr>
        <w:pStyle w:val="Heading2"/>
        <w:rPr>
          <w:rFonts w:hint="eastAsia"/>
        </w:rPr>
      </w:pPr>
      <w:bookmarkStart w:id="837" w:name="_Toc308600730"/>
      <w:r w:rsidRPr="00A775CA">
        <w:rPr>
          <w:b/>
        </w:rPr>
        <w:t>Technical Meetings</w:t>
      </w:r>
      <w:bookmarkEnd w:id="837"/>
    </w:p>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p w:rsidR="00237D8E" w:rsidRPr="00D42D17" w:rsidRDefault="00A775CA" w:rsidP="000E60DD">
      <w:pPr>
        <w:pStyle w:val="L1Normal"/>
      </w:pPr>
      <w:r w:rsidRPr="00A775CA">
        <w:t xml:space="preserve">Technical meetings shall be held in the presence of the </w:t>
      </w:r>
      <w:r w:rsidR="00AC2259">
        <w:t>ICSS Supplier</w:t>
      </w:r>
      <w:r w:rsidRPr="00A775CA">
        <w:t xml:space="preserve"> Project Manager or his authori</w:t>
      </w:r>
      <w:r w:rsidRPr="00A775CA">
        <w:rPr>
          <w:lang w:eastAsia="ja-JP"/>
        </w:rPr>
        <w:t>s</w:t>
      </w:r>
      <w:r w:rsidRPr="00A775CA">
        <w:t xml:space="preserve">ed delegate. </w:t>
      </w:r>
    </w:p>
    <w:p w:rsidR="00237D8E" w:rsidRPr="00D42D17" w:rsidRDefault="00A775CA" w:rsidP="000E60DD">
      <w:pPr>
        <w:pStyle w:val="L1Normal"/>
      </w:pPr>
      <w:r w:rsidRPr="00A775CA">
        <w:t>Minutes shall be made of all agreements/actions.</w:t>
      </w:r>
    </w:p>
    <w:p w:rsidR="00237D8E" w:rsidRPr="00D42D17" w:rsidRDefault="00A775CA" w:rsidP="000E60DD">
      <w:pPr>
        <w:pStyle w:val="L1Normal"/>
      </w:pPr>
      <w:r w:rsidRPr="00A775CA">
        <w:t xml:space="preserve">Minutes are considered to be invalid if they have not been approved (or undersigned if originated) by the </w:t>
      </w:r>
      <w:r w:rsidR="00AC2259">
        <w:t>ICSS Supplier</w:t>
      </w:r>
      <w:r w:rsidRPr="00A775CA">
        <w:t xml:space="preserve"> Project Manager or his authori</w:t>
      </w:r>
      <w:r w:rsidRPr="00A775CA">
        <w:rPr>
          <w:lang w:eastAsia="ja-JP"/>
        </w:rPr>
        <w:t>s</w:t>
      </w:r>
      <w:r w:rsidRPr="00A775CA">
        <w:t>ed delegate and other party.</w:t>
      </w:r>
    </w:p>
    <w:p w:rsidR="00237D8E" w:rsidRPr="00D42D17" w:rsidRDefault="00A775CA" w:rsidP="000E60DD">
      <w:pPr>
        <w:pStyle w:val="L1Normal"/>
      </w:pPr>
      <w:r w:rsidRPr="00A775CA">
        <w:t xml:space="preserve">The </w:t>
      </w:r>
      <w:r w:rsidR="00AC2259">
        <w:t>ICSS Supplier</w:t>
      </w:r>
      <w:r w:rsidRPr="00A775CA">
        <w:t xml:space="preserve"> Project Manager shall notify EPC Contractor in writing, if he delegates his responsibility for any particular meeting.</w:t>
      </w:r>
    </w:p>
    <w:p w:rsidR="009758F1" w:rsidRPr="00D42D17" w:rsidRDefault="00A775CA" w:rsidP="000E60DD">
      <w:pPr>
        <w:pStyle w:val="L1Normal"/>
      </w:pPr>
      <w:r w:rsidRPr="00A775CA">
        <w:t>Ad hoc Technical meeting could also be triggered by Eng. or Technical Manager</w:t>
      </w:r>
    </w:p>
    <w:p w:rsidR="00237D8E" w:rsidRPr="00D42D17" w:rsidRDefault="00A775CA" w:rsidP="00893A3D">
      <w:pPr>
        <w:pStyle w:val="Heading2"/>
        <w:rPr>
          <w:rFonts w:hint="eastAsia"/>
        </w:rPr>
      </w:pPr>
      <w:bookmarkStart w:id="838" w:name="_Toc528031589"/>
      <w:bookmarkStart w:id="839" w:name="_Toc528037002"/>
      <w:bookmarkStart w:id="840" w:name="_Toc528037323"/>
      <w:bookmarkStart w:id="841" w:name="_Toc24877675"/>
      <w:bookmarkStart w:id="842" w:name="_Toc24951388"/>
      <w:bookmarkStart w:id="843" w:name="_Toc24951476"/>
      <w:bookmarkStart w:id="844" w:name="_Toc24951562"/>
      <w:bookmarkStart w:id="845" w:name="_Toc24951648"/>
      <w:bookmarkStart w:id="846" w:name="_Toc24951735"/>
      <w:bookmarkStart w:id="847" w:name="_Toc24951821"/>
      <w:bookmarkStart w:id="848" w:name="_Toc24971410"/>
      <w:bookmarkStart w:id="849" w:name="_Toc25143676"/>
      <w:bookmarkStart w:id="850" w:name="_Toc26699825"/>
      <w:bookmarkStart w:id="851" w:name="_Toc26704636"/>
      <w:bookmarkStart w:id="852" w:name="_Toc26759664"/>
      <w:bookmarkStart w:id="853" w:name="_Toc27279342"/>
      <w:bookmarkStart w:id="854" w:name="_Toc28775245"/>
      <w:bookmarkStart w:id="855" w:name="_Toc308600731"/>
      <w:r w:rsidRPr="00A775CA">
        <w:rPr>
          <w:b/>
        </w:rPr>
        <w:t>Monthly Progress Meetings</w:t>
      </w:r>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rsidR="00237D8E" w:rsidRPr="00D42D17" w:rsidRDefault="00A775CA" w:rsidP="000E60DD">
      <w:pPr>
        <w:pStyle w:val="L1Normal"/>
      </w:pPr>
      <w:r w:rsidRPr="00A775CA">
        <w:t xml:space="preserve">Monthly Progress Meetings with COMPANY/EPC Contractor is to be held at </w:t>
      </w:r>
      <w:r w:rsidR="00AC2259">
        <w:t>ICSS Supplier</w:t>
      </w:r>
      <w:r w:rsidRPr="00A775CA">
        <w:t xml:space="preserve"> (Singapore) or EPC Contractor Office, to be mutually agreed with EPC Contractor, with </w:t>
      </w:r>
      <w:r w:rsidR="00AC2259">
        <w:t>ICSS Supplier</w:t>
      </w:r>
      <w:r w:rsidRPr="00A775CA">
        <w:t xml:space="preserve"> Project Manager and/or his authori</w:t>
      </w:r>
      <w:r w:rsidRPr="00A775CA">
        <w:rPr>
          <w:lang w:eastAsia="ja-JP"/>
        </w:rPr>
        <w:t>s</w:t>
      </w:r>
      <w:r w:rsidRPr="00A775CA">
        <w:t>ed delegates with notification to COMPANY and attendance when deemed appropriate.</w:t>
      </w:r>
    </w:p>
    <w:p w:rsidR="00237D8E" w:rsidRPr="00D42D17" w:rsidRDefault="00A775CA" w:rsidP="000E60DD">
      <w:pPr>
        <w:pStyle w:val="L1Normal"/>
      </w:pPr>
      <w:r w:rsidRPr="00A775CA">
        <w:t>Minutes shall be made of all agreements/actions.</w:t>
      </w:r>
    </w:p>
    <w:p w:rsidR="00237D8E" w:rsidRPr="00D42D17" w:rsidRDefault="00A775CA" w:rsidP="000E60DD">
      <w:pPr>
        <w:pStyle w:val="L1Normal"/>
      </w:pPr>
      <w:r w:rsidRPr="00A775CA">
        <w:t xml:space="preserve">Minutes are considered to be invalid if they have not been approved (or undersigned if originated) by the </w:t>
      </w:r>
      <w:r w:rsidR="00AC2259">
        <w:t>ICSS Supplier</w:t>
      </w:r>
      <w:r w:rsidRPr="00A775CA">
        <w:t xml:space="preserve"> Project Manager or his authori</w:t>
      </w:r>
      <w:r w:rsidRPr="00A775CA">
        <w:rPr>
          <w:lang w:eastAsia="ja-JP"/>
        </w:rPr>
        <w:t>s</w:t>
      </w:r>
      <w:r w:rsidRPr="00A775CA">
        <w:t xml:space="preserve">ed delegate </w:t>
      </w:r>
      <w:r w:rsidRPr="00A775CA">
        <w:rPr>
          <w:rFonts w:cs="Arial"/>
          <w:color w:val="000000"/>
        </w:rPr>
        <w:t>and a COMPANY representative.</w:t>
      </w:r>
    </w:p>
    <w:p w:rsidR="00237D8E" w:rsidRPr="00D42D17" w:rsidRDefault="00A775CA" w:rsidP="000E60DD">
      <w:pPr>
        <w:pStyle w:val="L1Normal"/>
      </w:pPr>
      <w:r w:rsidRPr="00A775CA">
        <w:t xml:space="preserve">The </w:t>
      </w:r>
      <w:r w:rsidR="00AC2259">
        <w:t>ICSS Supplier</w:t>
      </w:r>
      <w:r w:rsidRPr="00A775CA">
        <w:t xml:space="preserve"> Project Manager shall notify the COMPANY/EPC Contractor in writing, if he delegates his responsibility for any particular meeting. </w:t>
      </w:r>
    </w:p>
    <w:p w:rsidR="00237D8E" w:rsidRPr="00D42D17" w:rsidRDefault="00A775CA" w:rsidP="006454C3">
      <w:pPr>
        <w:pStyle w:val="Heading3"/>
        <w:rPr>
          <w:rFonts w:hint="eastAsia"/>
        </w:rPr>
      </w:pPr>
      <w:bookmarkStart w:id="856" w:name="_Toc528031590"/>
      <w:bookmarkStart w:id="857" w:name="_Toc528037003"/>
      <w:bookmarkStart w:id="858" w:name="_Toc528037324"/>
      <w:bookmarkStart w:id="859" w:name="_Toc24877676"/>
      <w:bookmarkStart w:id="860" w:name="_Toc24951389"/>
      <w:bookmarkStart w:id="861" w:name="_Toc24951477"/>
      <w:bookmarkStart w:id="862" w:name="_Toc24951563"/>
      <w:bookmarkStart w:id="863" w:name="_Toc24951649"/>
      <w:bookmarkStart w:id="864" w:name="_Toc24951736"/>
      <w:bookmarkStart w:id="865" w:name="_Toc24951822"/>
      <w:bookmarkStart w:id="866" w:name="_Toc24971411"/>
      <w:bookmarkStart w:id="867" w:name="_Toc25143677"/>
      <w:bookmarkStart w:id="868" w:name="_Toc26699826"/>
      <w:bookmarkStart w:id="869" w:name="_Toc26704637"/>
      <w:bookmarkStart w:id="870" w:name="_Toc26759665"/>
      <w:bookmarkStart w:id="871" w:name="_Toc27279343"/>
      <w:bookmarkStart w:id="872" w:name="_Toc28775246"/>
      <w:r w:rsidRPr="00A775CA">
        <w:t>Frequency/Location of Meetings</w:t>
      </w:r>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p>
    <w:p w:rsidR="00A746CD" w:rsidRPr="00D42D17" w:rsidRDefault="00A775CA" w:rsidP="000E60DD">
      <w:pPr>
        <w:pStyle w:val="L1Normal"/>
      </w:pPr>
      <w:r w:rsidRPr="00A775CA">
        <w:t xml:space="preserve">The frequency of meetings and the location of each meeting shall be mutually agreed between the </w:t>
      </w:r>
      <w:r w:rsidR="00AC2259">
        <w:t>ICSS Supplier</w:t>
      </w:r>
      <w:r w:rsidRPr="00A775CA">
        <w:t xml:space="preserve"> and EPC Contractor.</w:t>
      </w:r>
    </w:p>
    <w:p w:rsidR="00A746CD" w:rsidRPr="00D42D17" w:rsidRDefault="00A775CA" w:rsidP="000E60DD">
      <w:pPr>
        <w:pStyle w:val="L1Normal"/>
      </w:pPr>
      <w:r w:rsidRPr="00A775CA">
        <w:lastRenderedPageBreak/>
        <w:t>Progress meeting shall be held at least once a month as minimum; frequency may vary upon Project phase or EPC Contractor request.</w:t>
      </w:r>
    </w:p>
    <w:p w:rsidR="00237D8E" w:rsidRPr="00D42D17" w:rsidRDefault="00A775CA" w:rsidP="000E60DD">
      <w:pPr>
        <w:pStyle w:val="L1Normal"/>
      </w:pPr>
      <w:r w:rsidRPr="00A775CA">
        <w:t xml:space="preserve">The regular uses of Video/Web Conference and/or Telephone Conference are encouraged. </w:t>
      </w:r>
    </w:p>
    <w:p w:rsidR="00237D8E" w:rsidRPr="00D42D17" w:rsidRDefault="00A775CA" w:rsidP="000E60DD">
      <w:pPr>
        <w:pStyle w:val="L1Normal"/>
      </w:pPr>
      <w:r w:rsidRPr="00A775CA">
        <w:t>Effort shall be made to minimise the number of meetings needed, combining both technical and management meetings and promoting good and focus agenda.</w:t>
      </w:r>
    </w:p>
    <w:p w:rsidR="00237D8E" w:rsidRPr="00D42D17" w:rsidRDefault="00AC2259" w:rsidP="00893A3D">
      <w:pPr>
        <w:pStyle w:val="Heading2"/>
        <w:rPr>
          <w:rFonts w:hint="eastAsia"/>
        </w:rPr>
      </w:pPr>
      <w:bookmarkStart w:id="873" w:name="_Toc528031593"/>
      <w:bookmarkStart w:id="874" w:name="_Toc528037006"/>
      <w:bookmarkStart w:id="875" w:name="_Toc528037327"/>
      <w:bookmarkStart w:id="876" w:name="_Toc24877679"/>
      <w:bookmarkStart w:id="877" w:name="_Toc24951392"/>
      <w:bookmarkStart w:id="878" w:name="_Toc24951480"/>
      <w:bookmarkStart w:id="879" w:name="_Toc24951566"/>
      <w:bookmarkStart w:id="880" w:name="_Toc24951652"/>
      <w:bookmarkStart w:id="881" w:name="_Toc24951739"/>
      <w:bookmarkStart w:id="882" w:name="_Toc24951825"/>
      <w:bookmarkStart w:id="883" w:name="_Toc24971414"/>
      <w:bookmarkStart w:id="884" w:name="_Toc25143680"/>
      <w:bookmarkStart w:id="885" w:name="_Toc26699829"/>
      <w:bookmarkStart w:id="886" w:name="_Toc26704640"/>
      <w:bookmarkStart w:id="887" w:name="_Toc26759668"/>
      <w:bookmarkStart w:id="888" w:name="_Toc27279346"/>
      <w:bookmarkStart w:id="889" w:name="_Toc28775249"/>
      <w:bookmarkStart w:id="890" w:name="_Toc308600732"/>
      <w:r>
        <w:rPr>
          <w:b/>
        </w:rPr>
        <w:t>ICSS Supplier</w:t>
      </w:r>
      <w:r w:rsidR="00A775CA" w:rsidRPr="00A775CA">
        <w:rPr>
          <w:b/>
        </w:rPr>
        <w:t xml:space="preserve"> Project Review</w:t>
      </w:r>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r w:rsidR="00A775CA" w:rsidRPr="00A775CA">
        <w:rPr>
          <w:b/>
        </w:rPr>
        <w:t>s, Basic Design Review (i.e. Hardware Freeze), Detail Design Review (i.e. Software Freeze) and System Readiness Review (SRR)</w:t>
      </w:r>
      <w:bookmarkEnd w:id="890"/>
    </w:p>
    <w:p w:rsidR="00237D8E" w:rsidRPr="00D42D17" w:rsidRDefault="00A775CA" w:rsidP="000E60DD">
      <w:pPr>
        <w:pStyle w:val="L1Normal"/>
      </w:pPr>
      <w:r w:rsidRPr="00A775CA">
        <w:t>A periodic project review shall be internally carried out every Months.</w:t>
      </w:r>
    </w:p>
    <w:p w:rsidR="00237D8E" w:rsidRPr="00D42D17" w:rsidRDefault="00A775CA" w:rsidP="000E60DD">
      <w:pPr>
        <w:pStyle w:val="L1Normal"/>
      </w:pPr>
      <w:r w:rsidRPr="00A775CA">
        <w:t>A report to EPC Contractor shall be sent within two weeks of this project review stating the progress, which has been made.</w:t>
      </w:r>
    </w:p>
    <w:p w:rsidR="00702953" w:rsidRPr="00D42D17" w:rsidRDefault="00A775CA" w:rsidP="000E60DD">
      <w:pPr>
        <w:pStyle w:val="L1Normal"/>
      </w:pPr>
      <w:r w:rsidRPr="00A775CA">
        <w:t xml:space="preserve">All reviews shall be conducted in </w:t>
      </w:r>
      <w:r w:rsidR="00AC2259">
        <w:t>ICSS Supplier</w:t>
      </w:r>
      <w:r w:rsidRPr="00A775CA">
        <w:t xml:space="preserve"> Singapore office.</w:t>
      </w:r>
    </w:p>
    <w:p w:rsidR="00702953" w:rsidRPr="00D42D17" w:rsidRDefault="00A775CA" w:rsidP="006454C3">
      <w:pPr>
        <w:pStyle w:val="Heading3"/>
        <w:rPr>
          <w:rFonts w:hint="eastAsia"/>
        </w:rPr>
      </w:pPr>
      <w:r w:rsidRPr="00A775CA">
        <w:t>Basic Design Review milestone (HWF)</w:t>
      </w:r>
    </w:p>
    <w:p w:rsidR="00B0294A" w:rsidRPr="00D42D17" w:rsidRDefault="00A775CA" w:rsidP="000E60DD">
      <w:pPr>
        <w:pStyle w:val="L1Normal"/>
      </w:pPr>
      <w:r w:rsidRPr="00A775CA">
        <w:t xml:space="preserve">A basic design review meeting shall be carried out when the review on all FDS/DDS documents have been completed by EPC Contractor.  All materials shall be made available at least two weeks, </w:t>
      </w:r>
      <w:r w:rsidRPr="00A775CA">
        <w:rPr>
          <w:rFonts w:cs="Arial"/>
          <w:color w:val="000000"/>
        </w:rPr>
        <w:t>(14 days</w:t>
      </w:r>
      <w:r w:rsidRPr="00A775CA">
        <w:t>) prior to the scheduled review for each work area.</w:t>
      </w:r>
      <w:r w:rsidR="009605D5" w:rsidRPr="009605D5">
        <w:t xml:space="preserve"> </w:t>
      </w:r>
      <w:r w:rsidR="009605D5">
        <w:t>Duration is s</w:t>
      </w:r>
      <w:r w:rsidR="009605D5" w:rsidRPr="009605D5">
        <w:t xml:space="preserve">ubject to </w:t>
      </w:r>
      <w:r w:rsidR="009605D5">
        <w:t xml:space="preserve">specific EPC Contractor </w:t>
      </w:r>
      <w:r w:rsidR="009605D5" w:rsidRPr="009605D5">
        <w:t>agreement</w:t>
      </w:r>
      <w:r w:rsidR="009605D5">
        <w:t>s, 14 days</w:t>
      </w:r>
      <w:r w:rsidR="009605D5" w:rsidRPr="009605D5">
        <w:t xml:space="preserve"> is the default</w:t>
      </w:r>
      <w:r w:rsidR="009605D5">
        <w:t xml:space="preserve"> duration as per Company requirement. </w:t>
      </w:r>
      <w:r w:rsidRPr="00A775CA">
        <w:t>FDS/DDS Documents shall be reviewed or approved throughout the “Specify Phase”.</w:t>
      </w:r>
    </w:p>
    <w:p w:rsidR="002625D8" w:rsidRPr="00D42D17" w:rsidRDefault="00A775CA" w:rsidP="000E60DD">
      <w:pPr>
        <w:pStyle w:val="L1Normal"/>
      </w:pPr>
      <w:bookmarkStart w:id="891" w:name="OLE_LINK33"/>
      <w:bookmarkStart w:id="892" w:name="OLE_LINK34"/>
      <w:r w:rsidRPr="00A775CA">
        <w:t>HW Prototype</w:t>
      </w:r>
      <w:r w:rsidR="001670C6">
        <w:t>/</w:t>
      </w:r>
      <w:r w:rsidR="006B0325">
        <w:t xml:space="preserve">DVT </w:t>
      </w:r>
      <w:r w:rsidR="006B0325" w:rsidRPr="00A775CA">
        <w:t>review</w:t>
      </w:r>
      <w:r w:rsidRPr="00A775CA">
        <w:t xml:space="preserve"> by Company </w:t>
      </w:r>
    </w:p>
    <w:bookmarkEnd w:id="891"/>
    <w:bookmarkEnd w:id="892"/>
    <w:p w:rsidR="00B0294A" w:rsidRPr="00D42D17" w:rsidRDefault="00A775CA" w:rsidP="000E60DD">
      <w:pPr>
        <w:pStyle w:val="L1Normal"/>
      </w:pPr>
      <w:r w:rsidRPr="00A775CA">
        <w:t xml:space="preserve">The HWF milestone shall have a QA audit </w:t>
      </w:r>
      <w:r w:rsidRPr="00A775CA">
        <w:rPr>
          <w:rFonts w:cs="Arial"/>
          <w:color w:val="000000"/>
        </w:rPr>
        <w:t>including</w:t>
      </w:r>
      <w:r w:rsidRPr="00A775CA">
        <w:t xml:space="preserve"> report of documents completeness.</w:t>
      </w:r>
    </w:p>
    <w:p w:rsidR="00702953" w:rsidRPr="00D42D17" w:rsidRDefault="00A775CA" w:rsidP="006454C3">
      <w:pPr>
        <w:pStyle w:val="Heading3"/>
        <w:rPr>
          <w:rFonts w:hint="eastAsia"/>
        </w:rPr>
      </w:pPr>
      <w:r w:rsidRPr="00A775CA">
        <w:t>Detail Design Review milestone (SWF)</w:t>
      </w:r>
    </w:p>
    <w:p w:rsidR="00C92974" w:rsidRPr="00D42D17" w:rsidRDefault="00A775CA" w:rsidP="000E60DD">
      <w:pPr>
        <w:pStyle w:val="L1Normal"/>
      </w:pPr>
      <w:r w:rsidRPr="00A775CA">
        <w:t xml:space="preserve">The detail design review meeting shall take place when the reviews on all FDS/DDS documents have been completed by EPC Contractor.  All materials shall be made available at least two weeks, </w:t>
      </w:r>
      <w:r w:rsidRPr="00A775CA">
        <w:rPr>
          <w:rFonts w:cs="Arial"/>
          <w:color w:val="000000"/>
        </w:rPr>
        <w:t>(14 days</w:t>
      </w:r>
      <w:r w:rsidRPr="00A775CA">
        <w:t>) prior to the scheduled review for each work area.</w:t>
      </w:r>
      <w:r w:rsidR="009605D5">
        <w:t xml:space="preserve"> Duration is s</w:t>
      </w:r>
      <w:r w:rsidR="009605D5" w:rsidRPr="009605D5">
        <w:t xml:space="preserve">ubject to </w:t>
      </w:r>
      <w:r w:rsidR="009605D5">
        <w:t xml:space="preserve">specific EPC Contractor </w:t>
      </w:r>
      <w:r w:rsidR="009605D5" w:rsidRPr="009605D5">
        <w:t>agreement</w:t>
      </w:r>
      <w:r w:rsidR="009605D5">
        <w:t>s, 14 days</w:t>
      </w:r>
      <w:r w:rsidR="009605D5" w:rsidRPr="009605D5">
        <w:t xml:space="preserve"> is the default</w:t>
      </w:r>
      <w:r w:rsidR="009605D5">
        <w:t xml:space="preserve"> duration as per Company requirement.</w:t>
      </w:r>
    </w:p>
    <w:p w:rsidR="00DF25AD" w:rsidRPr="00D42D17" w:rsidRDefault="00A775CA" w:rsidP="000E60DD">
      <w:pPr>
        <w:pStyle w:val="L1Normal"/>
      </w:pPr>
      <w:r w:rsidRPr="00A775CA">
        <w:t>FDS/DDS Documents shall be reviewed or approved throughout the “Development Phase”.</w:t>
      </w:r>
    </w:p>
    <w:p w:rsidR="002625D8" w:rsidRPr="00D42D17" w:rsidRDefault="00A775CA" w:rsidP="002625D8">
      <w:pPr>
        <w:pStyle w:val="L1Normal"/>
      </w:pPr>
      <w:r w:rsidRPr="00A775CA">
        <w:t xml:space="preserve">SW Prototype review by Company Operation representative. </w:t>
      </w:r>
    </w:p>
    <w:p w:rsidR="00BB6434" w:rsidRPr="00D42D17" w:rsidRDefault="00A775CA" w:rsidP="00BB6434">
      <w:pPr>
        <w:pStyle w:val="L1Normal"/>
      </w:pPr>
      <w:r w:rsidRPr="00A775CA">
        <w:t>The SWF milestone shall have a QA audit including report of documents completeness.</w:t>
      </w:r>
    </w:p>
    <w:p w:rsidR="00702953" w:rsidRPr="00D42D17" w:rsidRDefault="00A775CA" w:rsidP="006454C3">
      <w:pPr>
        <w:pStyle w:val="Heading3"/>
        <w:rPr>
          <w:rFonts w:hint="eastAsia"/>
        </w:rPr>
      </w:pPr>
      <w:r w:rsidRPr="00A775CA">
        <w:t>System Readiness Review milestone (SRR)</w:t>
      </w:r>
    </w:p>
    <w:p w:rsidR="00C92974" w:rsidRPr="00D42D17" w:rsidRDefault="00A775CA" w:rsidP="000E60DD">
      <w:pPr>
        <w:pStyle w:val="L1Normal"/>
      </w:pPr>
      <w:r w:rsidRPr="00A775CA">
        <w:t xml:space="preserve">The SRR shall take place when all work activities have been completed and ICSS has fully completed the Internal Test.  All materials shall be made available at least three weeks, two weeks, </w:t>
      </w:r>
      <w:r w:rsidRPr="00A775CA">
        <w:rPr>
          <w:rFonts w:cs="Arial"/>
          <w:color w:val="000000"/>
        </w:rPr>
        <w:t>(14 days</w:t>
      </w:r>
      <w:r w:rsidRPr="00A775CA">
        <w:t>) prior to the scheduled review for each work area.</w:t>
      </w:r>
      <w:r w:rsidR="009605D5">
        <w:t xml:space="preserve"> Duration is s</w:t>
      </w:r>
      <w:r w:rsidR="009605D5" w:rsidRPr="009605D5">
        <w:t xml:space="preserve">ubject to </w:t>
      </w:r>
      <w:r w:rsidR="009605D5">
        <w:t xml:space="preserve">specific EPC Contractor </w:t>
      </w:r>
      <w:r w:rsidR="009605D5" w:rsidRPr="009605D5">
        <w:t>agreement</w:t>
      </w:r>
      <w:r w:rsidR="009605D5">
        <w:t>s, 14 days</w:t>
      </w:r>
      <w:r w:rsidR="009605D5" w:rsidRPr="009605D5">
        <w:t xml:space="preserve"> is the default</w:t>
      </w:r>
      <w:r w:rsidR="009605D5">
        <w:t xml:space="preserve"> duration as per Company requirement.</w:t>
      </w:r>
    </w:p>
    <w:p w:rsidR="00BB6434" w:rsidRPr="00D42D17" w:rsidRDefault="00A775CA" w:rsidP="00BB6434">
      <w:pPr>
        <w:pStyle w:val="L1Normal"/>
      </w:pPr>
      <w:r w:rsidRPr="00A775CA">
        <w:t>The SRR milestone shall have a QA audit including report of documents completeness.</w:t>
      </w:r>
    </w:p>
    <w:p w:rsidR="00237D8E" w:rsidRPr="00D42D17" w:rsidRDefault="00A775CA" w:rsidP="006454C3">
      <w:pPr>
        <w:pStyle w:val="Heading3"/>
        <w:rPr>
          <w:rFonts w:hint="eastAsia"/>
        </w:rPr>
      </w:pPr>
      <w:bookmarkStart w:id="893" w:name="_Toc528031594"/>
      <w:bookmarkStart w:id="894" w:name="_Toc528037007"/>
      <w:bookmarkStart w:id="895" w:name="_Toc528037328"/>
      <w:bookmarkStart w:id="896" w:name="_Toc24877680"/>
      <w:bookmarkStart w:id="897" w:name="_Toc24951393"/>
      <w:bookmarkStart w:id="898" w:name="_Toc24951481"/>
      <w:bookmarkStart w:id="899" w:name="_Toc24951567"/>
      <w:bookmarkStart w:id="900" w:name="_Toc24951653"/>
      <w:bookmarkStart w:id="901" w:name="_Toc24951740"/>
      <w:bookmarkStart w:id="902" w:name="_Toc24951826"/>
      <w:bookmarkStart w:id="903" w:name="_Toc24971415"/>
      <w:bookmarkStart w:id="904" w:name="_Toc25143681"/>
      <w:bookmarkStart w:id="905" w:name="_Toc26699830"/>
      <w:bookmarkStart w:id="906" w:name="_Toc26704641"/>
      <w:bookmarkStart w:id="907" w:name="_Toc26759669"/>
      <w:bookmarkStart w:id="908" w:name="_Toc27279347"/>
      <w:bookmarkStart w:id="909" w:name="_Toc28775250"/>
      <w:r w:rsidRPr="00A775CA">
        <w:lastRenderedPageBreak/>
        <w:t>Review Cycle</w:t>
      </w:r>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p w:rsidR="00C547F9" w:rsidRDefault="00A775CA">
      <w:pPr>
        <w:pStyle w:val="L1Bullet1"/>
      </w:pPr>
      <w:r w:rsidRPr="00A775CA">
        <w:t>The net review cycle shall be nominally 14 working days per document, also the same is to be agreed with EPC Contractor.</w:t>
      </w:r>
    </w:p>
    <w:p w:rsidR="00C547F9" w:rsidRDefault="00A775CA">
      <w:pPr>
        <w:pStyle w:val="L1Bullet1"/>
      </w:pPr>
      <w:r w:rsidRPr="00A775CA">
        <w:t xml:space="preserve">The net approval time is generally 14 working days, unless specified otherwise and agreed with EPC Contractor.  </w:t>
      </w:r>
    </w:p>
    <w:p w:rsidR="00237D8E" w:rsidRDefault="00AC2259" w:rsidP="00BB6434">
      <w:pPr>
        <w:pStyle w:val="L1Normal"/>
      </w:pPr>
      <w:r>
        <w:t>ICSS Supplier</w:t>
      </w:r>
      <w:r w:rsidR="00A775CA" w:rsidRPr="00A775CA">
        <w:t xml:space="preserve"> as well as </w:t>
      </w:r>
      <w:r w:rsidR="008425EE">
        <w:t xml:space="preserve">EPC Contractor </w:t>
      </w:r>
      <w:r w:rsidR="00A775CA" w:rsidRPr="00A775CA">
        <w:t xml:space="preserve">shall send approved and/or reviewed documents by the fastest possible means (in general by express courier or Electronic files on </w:t>
      </w:r>
      <w:r>
        <w:t>ICSS Supplier</w:t>
      </w:r>
      <w:r w:rsidR="00A775CA" w:rsidRPr="00A775CA">
        <w:t xml:space="preserve"> Project ftp Server) </w:t>
      </w:r>
    </w:p>
    <w:p w:rsidR="009605D5" w:rsidRDefault="009605D5" w:rsidP="00BB6434">
      <w:pPr>
        <w:pStyle w:val="L1Normal"/>
      </w:pPr>
      <w:r>
        <w:t>Duration is s</w:t>
      </w:r>
      <w:r w:rsidRPr="009605D5">
        <w:t xml:space="preserve">ubject to </w:t>
      </w:r>
      <w:r>
        <w:t xml:space="preserve">specific EPC Contractor </w:t>
      </w:r>
      <w:r w:rsidRPr="009605D5">
        <w:t>agreement</w:t>
      </w:r>
      <w:r>
        <w:t>s, 14 days</w:t>
      </w:r>
      <w:r w:rsidRPr="009605D5">
        <w:t xml:space="preserve"> is the default</w:t>
      </w:r>
      <w:r>
        <w:t xml:space="preserve"> duration as per Company requirement.</w:t>
      </w:r>
    </w:p>
    <w:p w:rsidR="003960C3" w:rsidRPr="00D42D17" w:rsidRDefault="00A775CA" w:rsidP="003960C3">
      <w:pPr>
        <w:pStyle w:val="Heading1"/>
        <w:rPr>
          <w:rFonts w:hint="eastAsia"/>
        </w:rPr>
      </w:pPr>
      <w:bookmarkStart w:id="910" w:name="_Toc274495027"/>
      <w:bookmarkStart w:id="911" w:name="_Toc23849502"/>
      <w:bookmarkStart w:id="912" w:name="Procurement_Mgmt"/>
      <w:bookmarkStart w:id="913" w:name="_Ref107220167"/>
      <w:bookmarkStart w:id="914" w:name="_Toc308600733"/>
      <w:bookmarkEnd w:id="910"/>
      <w:r w:rsidRPr="00A775CA">
        <w:lastRenderedPageBreak/>
        <w:t>Procurement Management</w:t>
      </w:r>
      <w:bookmarkEnd w:id="911"/>
      <w:bookmarkEnd w:id="912"/>
      <w:bookmarkEnd w:id="913"/>
      <w:bookmarkEnd w:id="914"/>
    </w:p>
    <w:p w:rsidR="003960C3" w:rsidRPr="00D42D17" w:rsidRDefault="00A775CA" w:rsidP="003960C3">
      <w:pPr>
        <w:pStyle w:val="Heading2"/>
        <w:rPr>
          <w:rFonts w:hint="eastAsia"/>
        </w:rPr>
      </w:pPr>
      <w:bookmarkStart w:id="915" w:name="_Toc23849503"/>
      <w:bookmarkStart w:id="916" w:name="_Toc308600734"/>
      <w:r w:rsidRPr="00A775CA">
        <w:rPr>
          <w:b/>
        </w:rPr>
        <w:t>Responsibility</w:t>
      </w:r>
      <w:bookmarkEnd w:id="915"/>
      <w:bookmarkEnd w:id="916"/>
    </w:p>
    <w:p w:rsidR="003960C3" w:rsidRPr="00D42D17" w:rsidRDefault="00A775CA" w:rsidP="000E60DD">
      <w:pPr>
        <w:pStyle w:val="L1Normal"/>
      </w:pPr>
      <w:r w:rsidRPr="00A775CA">
        <w:t xml:space="preserve">The </w:t>
      </w:r>
      <w:r w:rsidR="00AC2259">
        <w:t>ICSS Supplier</w:t>
      </w:r>
      <w:r w:rsidRPr="00A775CA">
        <w:t xml:space="preserve"> Project Manager for each ICSS project shall be overall responsible for the procurement activity with consultation with ICT.</w:t>
      </w:r>
    </w:p>
    <w:p w:rsidR="003960C3" w:rsidRPr="00D42D17" w:rsidRDefault="00A775CA" w:rsidP="003960C3">
      <w:pPr>
        <w:pStyle w:val="Heading2"/>
        <w:rPr>
          <w:rFonts w:hint="eastAsia"/>
        </w:rPr>
      </w:pPr>
      <w:bookmarkStart w:id="917" w:name="_Toc23849504"/>
      <w:bookmarkStart w:id="918" w:name="_Toc308600735"/>
      <w:r w:rsidRPr="00A775CA">
        <w:rPr>
          <w:b/>
        </w:rPr>
        <w:t>Uniform Hardware</w:t>
      </w:r>
      <w:bookmarkEnd w:id="917"/>
      <w:bookmarkEnd w:id="918"/>
    </w:p>
    <w:p w:rsidR="008425EE" w:rsidRDefault="00A775CA" w:rsidP="00D05A8C">
      <w:pPr>
        <w:pStyle w:val="L1Normal"/>
      </w:pPr>
      <w:r w:rsidRPr="00A775CA">
        <w:t xml:space="preserve">The hardware used throughout the all EPC Package should be of uniform type and make.  To ensure this, the </w:t>
      </w:r>
      <w:r w:rsidR="00AC2259">
        <w:t>ICSS Supplier</w:t>
      </w:r>
      <w:r w:rsidRPr="00A775CA">
        <w:t xml:space="preserve"> shall prepare the hardware specifications with the help of project team in accordance with the project </w:t>
      </w:r>
      <w:r w:rsidR="00FE0909">
        <w:t>specifications</w:t>
      </w:r>
      <w:r w:rsidRPr="00A775CA">
        <w:t xml:space="preserve"> of ICT.  The </w:t>
      </w:r>
      <w:r w:rsidR="00AC2259">
        <w:t>ICSS Supplier</w:t>
      </w:r>
      <w:r w:rsidRPr="00A775CA">
        <w:t xml:space="preserve"> shall submit the specifications to the EPC Contractor for approval.  Upon approval the </w:t>
      </w:r>
      <w:r w:rsidR="00AC2259">
        <w:t>ICSS Supplier</w:t>
      </w:r>
      <w:r w:rsidRPr="00A775CA">
        <w:t xml:space="preserve"> shall invite quotations from approved vendors.  After negotiation, </w:t>
      </w:r>
      <w:r w:rsidR="00AC2259">
        <w:t>ICSS Supplier</w:t>
      </w:r>
      <w:r w:rsidRPr="00A775CA">
        <w:t xml:space="preserve"> shall prepare a list of final selected make and model number for each type of hardware.  </w:t>
      </w:r>
      <w:r w:rsidR="00AC2259">
        <w:t>ICSS Supplier</w:t>
      </w:r>
      <w:r w:rsidRPr="00A775CA">
        <w:t xml:space="preserve"> shall issue this list to the EPC Contractor for approval.  Upon receiving approval, </w:t>
      </w:r>
      <w:r w:rsidR="00AC2259">
        <w:t>ICSS Supplier</w:t>
      </w:r>
      <w:r w:rsidRPr="00A775CA">
        <w:t xml:space="preserve"> shall circulate the approved list to all members of the project teams, ICT and all vendors for compliance.</w:t>
      </w:r>
    </w:p>
    <w:p w:rsidR="00D05A8C" w:rsidRPr="00D42D17" w:rsidRDefault="00A775CA" w:rsidP="00D05A8C">
      <w:pPr>
        <w:pStyle w:val="L1Normal"/>
      </w:pPr>
      <w:r w:rsidRPr="00A775CA">
        <w:t xml:space="preserve">Procurement groups has pre-qualified supplier list and procedures, refer to </w:t>
      </w:r>
      <w:r w:rsidR="00AC2259">
        <w:t>ICSS Supplier</w:t>
      </w:r>
      <w:r w:rsidRPr="00A775CA">
        <w:t xml:space="preserve"> work standards: SEW-F-601 Procurement of Non-Yokogawa Products SEW-F-603 3rd Party Vendor Classification and Criteria for Evaluation.</w:t>
      </w:r>
    </w:p>
    <w:p w:rsidR="00FE0909" w:rsidRPr="00D42D17" w:rsidRDefault="00A775CA" w:rsidP="000E60DD">
      <w:pPr>
        <w:pStyle w:val="L1Normal"/>
      </w:pPr>
      <w:r w:rsidRPr="00A775CA">
        <w:t xml:space="preserve">Procurement shall also be in accordance with the IGFDP </w:t>
      </w:r>
      <w:r w:rsidR="00FE0909">
        <w:t>ICSS a</w:t>
      </w:r>
      <w:r w:rsidRPr="00A775CA">
        <w:t>pproved Vendor List and their Classifications controlled by ICT.</w:t>
      </w:r>
      <w:r w:rsidR="00FE0909">
        <w:t xml:space="preserve"> All IPT change management related to the approved ICSS </w:t>
      </w:r>
      <w:r w:rsidR="00420BD4">
        <w:t>Vendor,</w:t>
      </w:r>
      <w:r w:rsidR="00FE0909">
        <w:t xml:space="preserve"> Supplier and Products list must be informed to the ICT and shall required COMPANY approval. </w:t>
      </w:r>
    </w:p>
    <w:p w:rsidR="003960C3" w:rsidRPr="00D42D17" w:rsidRDefault="001670C6" w:rsidP="003960C3">
      <w:pPr>
        <w:pStyle w:val="Heading2"/>
        <w:rPr>
          <w:rFonts w:hint="eastAsia"/>
        </w:rPr>
      </w:pPr>
      <w:bookmarkStart w:id="919" w:name="_Toc23849505"/>
      <w:bookmarkStart w:id="920" w:name="_Toc308600736"/>
      <w:r>
        <w:rPr>
          <w:b/>
        </w:rPr>
        <w:t>ICSS</w:t>
      </w:r>
      <w:r w:rsidRPr="00A775CA">
        <w:rPr>
          <w:b/>
        </w:rPr>
        <w:t xml:space="preserve"> </w:t>
      </w:r>
      <w:r w:rsidR="00A775CA" w:rsidRPr="00A775CA">
        <w:rPr>
          <w:b/>
        </w:rPr>
        <w:t>Hardware</w:t>
      </w:r>
      <w:bookmarkEnd w:id="919"/>
      <w:bookmarkEnd w:id="920"/>
    </w:p>
    <w:p w:rsidR="003960C3" w:rsidRPr="00D42D17" w:rsidRDefault="00AC2259" w:rsidP="000E60DD">
      <w:pPr>
        <w:pStyle w:val="L1Normal"/>
      </w:pPr>
      <w:r>
        <w:t>ICSS Supplier</w:t>
      </w:r>
      <w:r w:rsidR="00A775CA" w:rsidRPr="00A775CA">
        <w:t xml:space="preserve"> Project Manager, </w:t>
      </w:r>
      <w:r>
        <w:t>ICSS Supplier</w:t>
      </w:r>
      <w:r w:rsidR="00A775CA" w:rsidRPr="00A775CA">
        <w:t xml:space="preserve"> Project Control Manager &amp; Engineering Manager (ICT) shall hold a meeting with the Yokogawa Asia Singapore Pte. Ltd. (YAS) Production Planning Department within two (2) months from the date of official order from the EPC Contractor and an ordering schedule shall be established for the initial order quantity.  The Production Planning Department shall also be informed of short notice requirement for certain type of hardware for contingency plan.  Individual </w:t>
      </w:r>
      <w:r>
        <w:t>ICSS Supplier</w:t>
      </w:r>
      <w:r w:rsidR="00A775CA" w:rsidRPr="00A775CA">
        <w:t xml:space="preserve"> Project Manager shall issue the actual order for their assigned plants.  Additional quantities as required shall be ordered based on the final input documents from the EPC Contractor.</w:t>
      </w:r>
    </w:p>
    <w:p w:rsidR="003960C3" w:rsidRPr="00D42D17" w:rsidRDefault="00A775CA" w:rsidP="003960C3">
      <w:pPr>
        <w:pStyle w:val="Heading2"/>
        <w:rPr>
          <w:rFonts w:hint="eastAsia"/>
        </w:rPr>
      </w:pPr>
      <w:bookmarkStart w:id="921" w:name="_Toc23849506"/>
      <w:bookmarkStart w:id="922" w:name="_Toc308600737"/>
      <w:r w:rsidRPr="00A775CA">
        <w:rPr>
          <w:b/>
        </w:rPr>
        <w:t>SIS</w:t>
      </w:r>
      <w:bookmarkEnd w:id="921"/>
      <w:r w:rsidRPr="00A775CA">
        <w:rPr>
          <w:b/>
        </w:rPr>
        <w:t>/FGS/HIPS</w:t>
      </w:r>
      <w:r w:rsidR="00000AF6">
        <w:rPr>
          <w:b/>
        </w:rPr>
        <w:t>/AFS</w:t>
      </w:r>
      <w:r w:rsidRPr="00A775CA">
        <w:rPr>
          <w:b/>
        </w:rPr>
        <w:t xml:space="preserve"> (HIMA)</w:t>
      </w:r>
      <w:bookmarkEnd w:id="922"/>
    </w:p>
    <w:p w:rsidR="003960C3" w:rsidRPr="00D42D17" w:rsidRDefault="00A775CA" w:rsidP="000E60DD">
      <w:pPr>
        <w:pStyle w:val="L1Normal"/>
      </w:pPr>
      <w:r w:rsidRPr="00A775CA">
        <w:t xml:space="preserve">The </w:t>
      </w:r>
      <w:r w:rsidR="00AC2259">
        <w:t>ICSS Supplier</w:t>
      </w:r>
      <w:r w:rsidRPr="00A775CA">
        <w:t xml:space="preserve"> Project Manager shall be responsible for issue of LOI/PO, progress monitoring, and commercial issues.  </w:t>
      </w:r>
      <w:r w:rsidR="00AC2259">
        <w:t>ICSS Supplier</w:t>
      </w:r>
      <w:r w:rsidRPr="00A775CA">
        <w:t xml:space="preserve"> Project Manager for the individual EPC Package shall handle all technical matters relating to their plant.  SIS vendor shall have a separate team for each plant similar to the PCS team and they shall interact for implementation and testing.</w:t>
      </w:r>
    </w:p>
    <w:p w:rsidR="008D00F0" w:rsidRPr="00D42D17" w:rsidRDefault="00A775CA" w:rsidP="008D00F0">
      <w:pPr>
        <w:pStyle w:val="Heading2"/>
        <w:rPr>
          <w:rFonts w:hint="eastAsia"/>
        </w:rPr>
      </w:pPr>
      <w:bookmarkStart w:id="923" w:name="_Toc274495033"/>
      <w:bookmarkStart w:id="924" w:name="_Toc308600738"/>
      <w:bookmarkEnd w:id="923"/>
      <w:r w:rsidRPr="00A775CA">
        <w:rPr>
          <w:b/>
        </w:rPr>
        <w:t>Other Packages</w:t>
      </w:r>
      <w:bookmarkEnd w:id="924"/>
    </w:p>
    <w:p w:rsidR="009166E9" w:rsidRPr="00D42D17" w:rsidRDefault="00A775CA" w:rsidP="000E60DD">
      <w:pPr>
        <w:pStyle w:val="L1Normal"/>
      </w:pPr>
      <w:r w:rsidRPr="00A775CA">
        <w:t xml:space="preserve">Typically packages shall be defined by the EPC Contractor requirement to the </w:t>
      </w:r>
      <w:r w:rsidR="00AC2259">
        <w:t>ICSS Supplier</w:t>
      </w:r>
      <w:r w:rsidRPr="00A775CA">
        <w:t xml:space="preserve">, but not limited to. </w:t>
      </w:r>
    </w:p>
    <w:p w:rsidR="009415BA" w:rsidRPr="00D42D17" w:rsidRDefault="00A775CA" w:rsidP="000E60DD">
      <w:pPr>
        <w:pStyle w:val="L1Normal"/>
      </w:pPr>
      <w:r w:rsidRPr="00A775CA">
        <w:lastRenderedPageBreak/>
        <w:t xml:space="preserve">The </w:t>
      </w:r>
      <w:r w:rsidR="00AC2259">
        <w:t>ICSS Supplier</w:t>
      </w:r>
      <w:r w:rsidRPr="00A775CA">
        <w:t xml:space="preserve"> Project Manager shall be responsible for issue of LOI/PO, progress monitoring.  The </w:t>
      </w:r>
      <w:r w:rsidR="00AC2259">
        <w:t>ICSS Supplier</w:t>
      </w:r>
      <w:r w:rsidRPr="00A775CA">
        <w:t xml:space="preserve"> Project Manager shall handle the commercial issues.  </w:t>
      </w:r>
    </w:p>
    <w:p w:rsidR="008D00F0" w:rsidRPr="00D42D17" w:rsidRDefault="00AC2259" w:rsidP="000E60DD">
      <w:pPr>
        <w:pStyle w:val="L1Normal"/>
      </w:pPr>
      <w:r>
        <w:t>ICSS Supplier</w:t>
      </w:r>
      <w:r w:rsidR="00A775CA" w:rsidRPr="00A775CA">
        <w:t xml:space="preserve"> Project Engineering Manager shall coordinate all technical requirements with the OTHER PACKAGES.</w:t>
      </w:r>
    </w:p>
    <w:p w:rsidR="003960C3" w:rsidRPr="00D42D17" w:rsidRDefault="00A775CA" w:rsidP="003960C3">
      <w:pPr>
        <w:pStyle w:val="Heading2"/>
        <w:rPr>
          <w:rFonts w:hint="eastAsia"/>
        </w:rPr>
      </w:pPr>
      <w:bookmarkStart w:id="925" w:name="_Toc23849508"/>
      <w:bookmarkStart w:id="926" w:name="_Toc308600739"/>
      <w:r w:rsidRPr="00A775CA">
        <w:rPr>
          <w:b/>
        </w:rPr>
        <w:t>Expediting</w:t>
      </w:r>
      <w:bookmarkEnd w:id="925"/>
      <w:bookmarkEnd w:id="926"/>
    </w:p>
    <w:p w:rsidR="003960C3" w:rsidRPr="00D42D17" w:rsidRDefault="00A775CA" w:rsidP="000E60DD">
      <w:pPr>
        <w:pStyle w:val="L1Normal"/>
      </w:pPr>
      <w:r w:rsidRPr="00A775CA">
        <w:t xml:space="preserve">The </w:t>
      </w:r>
      <w:r w:rsidR="00AC2259">
        <w:t>ICSS Supplier</w:t>
      </w:r>
      <w:r w:rsidRPr="00A775CA">
        <w:t xml:space="preserve"> Project Manager and panel-manufacturing department (PMD) shall keep track of the delivery status of items ordered.  They shall inform the </w:t>
      </w:r>
      <w:r w:rsidR="00AC2259">
        <w:t>ICSS Supplier</w:t>
      </w:r>
      <w:r w:rsidRPr="00A775CA">
        <w:t xml:space="preserve"> Project Control Manager if there is any delay.  The </w:t>
      </w:r>
      <w:r w:rsidR="00AC2259">
        <w:t>ICSS Supplier</w:t>
      </w:r>
      <w:r w:rsidRPr="00A775CA">
        <w:t xml:space="preserve"> Project Control Manager shall follow up the vendor and visit vendor offices if required for expediting the items.</w:t>
      </w:r>
    </w:p>
    <w:p w:rsidR="00765C13" w:rsidRPr="00D42D17" w:rsidRDefault="00A775CA" w:rsidP="000E60DD">
      <w:pPr>
        <w:pStyle w:val="L1Normal"/>
      </w:pPr>
      <w:r w:rsidRPr="00A775CA">
        <w:t xml:space="preserve">The ICSS Project Manager/Controller shall report to their respective EPC Contractor expediting in charge if any delay or logistic situations are occurring. </w:t>
      </w:r>
    </w:p>
    <w:p w:rsidR="00340A99" w:rsidRPr="00D42D17" w:rsidRDefault="00A775CA" w:rsidP="00340A99">
      <w:pPr>
        <w:pStyle w:val="Heading1"/>
        <w:rPr>
          <w:rFonts w:hint="eastAsia"/>
          <w:sz w:val="27"/>
        </w:rPr>
      </w:pPr>
      <w:bookmarkStart w:id="927" w:name="_Ref109185676"/>
      <w:bookmarkStart w:id="928" w:name="_Ref109185681"/>
      <w:bookmarkStart w:id="929" w:name="_Toc29366350"/>
      <w:bookmarkStart w:id="930" w:name="_Ref107202610"/>
      <w:bookmarkStart w:id="931" w:name="_Ref107202615"/>
      <w:bookmarkStart w:id="932" w:name="_Ref107220198"/>
      <w:bookmarkStart w:id="933" w:name="_Ref107220228"/>
      <w:bookmarkStart w:id="934" w:name="_Ref107329771"/>
      <w:bookmarkStart w:id="935" w:name="_Toc308600740"/>
      <w:r w:rsidRPr="00A775CA">
        <w:lastRenderedPageBreak/>
        <w:t>Technical clarification</w:t>
      </w:r>
      <w:bookmarkEnd w:id="927"/>
      <w:bookmarkEnd w:id="928"/>
      <w:bookmarkEnd w:id="935"/>
    </w:p>
    <w:p w:rsidR="00340A99" w:rsidRPr="00D42D17" w:rsidRDefault="00A775CA" w:rsidP="000E60DD">
      <w:pPr>
        <w:pStyle w:val="L1Normal"/>
      </w:pPr>
      <w:r w:rsidRPr="00A775CA">
        <w:t xml:space="preserve">Technical clarifications are expected throughout the entire project phase.  In order to maintain a systematic way to manage the important technical related issues </w:t>
      </w:r>
      <w:r w:rsidRPr="00A775CA">
        <w:rPr>
          <w:u w:val="single"/>
        </w:rPr>
        <w:t>which do not have schedule or commercial impacts</w:t>
      </w:r>
      <w:r w:rsidRPr="00A775CA">
        <w:t xml:space="preserve"> but requires clear direction, firm decision and prompt response, Technical Clarification Procedure shall be used to raise such issue.</w:t>
      </w:r>
    </w:p>
    <w:p w:rsidR="00AC4C32" w:rsidRPr="00D42D17" w:rsidRDefault="00A775CA" w:rsidP="000E60DD">
      <w:pPr>
        <w:pStyle w:val="L1Normal"/>
      </w:pPr>
      <w:r w:rsidRPr="00A775CA">
        <w:t xml:space="preserve">Technical Clarification Notice is not intended as replacement of good communication, TCN shall be minimized according the importance of the clarifications and risks. Other standard route of communication such as technical discussions, meetings, emails are shall be preferred.  </w:t>
      </w:r>
    </w:p>
    <w:p w:rsidR="001668DE" w:rsidRPr="00D42D17" w:rsidRDefault="00A775CA" w:rsidP="000E60DD">
      <w:pPr>
        <w:pStyle w:val="L1Normal"/>
      </w:pPr>
      <w:r w:rsidRPr="00A775CA">
        <w:t>Hardware related Technical Clarification shall be avoided to be used after HWF milestone, suitably CRF shall be used.</w:t>
      </w:r>
    </w:p>
    <w:p w:rsidR="00512977" w:rsidRPr="00D42D17" w:rsidRDefault="00A775CA" w:rsidP="00512977">
      <w:pPr>
        <w:pStyle w:val="L1Normal"/>
      </w:pPr>
      <w:r w:rsidRPr="00A775CA">
        <w:t>Software related Technical Clarification shall be avoided to be used after SWF milestone, suitably CRF shall be used.</w:t>
      </w:r>
    </w:p>
    <w:p w:rsidR="009605D5" w:rsidRPr="00D42D17" w:rsidRDefault="00A775CA" w:rsidP="009605D5">
      <w:pPr>
        <w:pStyle w:val="L1Normal"/>
      </w:pPr>
      <w:r w:rsidRPr="00A775CA">
        <w:t xml:space="preserve">Technical Clarification Notice (TCN) is used by </w:t>
      </w:r>
      <w:r w:rsidR="00AC2259">
        <w:t>ICSS Supplier</w:t>
      </w:r>
      <w:r w:rsidRPr="00A775CA">
        <w:t>, following the Technical Clarification Procedure (TCP), to raise technical related issue to customer who must return with firm reply within 14 days which schedule delay and commercial impact are not anticipated.  However, delays in reply to Technical Clarification could result in project schedule delay or commercial impact.</w:t>
      </w:r>
      <w:r w:rsidR="009605D5">
        <w:t xml:space="preserve"> </w:t>
      </w:r>
      <w:r w:rsidR="009605D5">
        <w:br/>
        <w:t>Duration s</w:t>
      </w:r>
      <w:r w:rsidR="009605D5" w:rsidRPr="009605D5">
        <w:t xml:space="preserve">ubject to </w:t>
      </w:r>
      <w:r w:rsidR="009605D5">
        <w:t xml:space="preserve">specific EPC Contractor </w:t>
      </w:r>
      <w:r w:rsidR="009605D5" w:rsidRPr="009605D5">
        <w:t>agreement</w:t>
      </w:r>
      <w:r w:rsidR="009605D5">
        <w:t>s, 14 days</w:t>
      </w:r>
      <w:r w:rsidR="009605D5" w:rsidRPr="009605D5">
        <w:t xml:space="preserve"> is the default</w:t>
      </w:r>
      <w:r w:rsidR="009605D5">
        <w:t xml:space="preserve"> duration as per Company requirement.</w:t>
      </w:r>
    </w:p>
    <w:p w:rsidR="009605D5" w:rsidRPr="00D42D17" w:rsidRDefault="009605D5" w:rsidP="000E60DD">
      <w:pPr>
        <w:pStyle w:val="L1Normal"/>
      </w:pPr>
    </w:p>
    <w:p w:rsidR="007708E5" w:rsidRPr="00D42D17" w:rsidRDefault="00A775CA" w:rsidP="000E60DD">
      <w:pPr>
        <w:pStyle w:val="L1Normal"/>
      </w:pPr>
      <w:bookmarkStart w:id="936" w:name="OLE_LINK3"/>
      <w:bookmarkStart w:id="937" w:name="OLE_LINK16"/>
      <w:r w:rsidRPr="00A775CA">
        <w:sym w:font="Wingdings" w:char="F0EE"/>
      </w:r>
      <w:r w:rsidRPr="00A775CA">
        <w:t xml:space="preserve"> Refer </w:t>
      </w:r>
      <w:bookmarkEnd w:id="936"/>
      <w:bookmarkEnd w:id="937"/>
      <w:r w:rsidRPr="00A775CA">
        <w:t xml:space="preserve">to </w:t>
      </w:r>
      <w:r w:rsidRPr="00A775CA">
        <w:rPr>
          <w:b/>
        </w:rPr>
        <w:t>Attachment-02:</w:t>
      </w:r>
      <w:r w:rsidRPr="00A775CA">
        <w:t xml:space="preserve"> for ICSS Technical Clarification Procedure and Technical Clarification Notice.</w:t>
      </w:r>
    </w:p>
    <w:p w:rsidR="005D43E9" w:rsidRPr="00D42D17" w:rsidRDefault="00A775CA" w:rsidP="005D43E9">
      <w:pPr>
        <w:pStyle w:val="Heading2"/>
        <w:rPr>
          <w:rFonts w:hint="eastAsia"/>
        </w:rPr>
      </w:pPr>
      <w:bookmarkStart w:id="938" w:name="_Toc308600741"/>
      <w:r w:rsidRPr="00A775CA">
        <w:rPr>
          <w:b/>
        </w:rPr>
        <w:t>Technical Clarification Procedure</w:t>
      </w:r>
      <w:bookmarkEnd w:id="938"/>
    </w:p>
    <w:p w:rsidR="005D43E9" w:rsidRPr="00D42D17" w:rsidRDefault="00A775CA" w:rsidP="000E60DD">
      <w:pPr>
        <w:pStyle w:val="L1Normal"/>
      </w:pPr>
      <w:r w:rsidRPr="00A775CA">
        <w:t xml:space="preserve">The clarifications could be initiated by either COMPANY/EPC Contractor or </w:t>
      </w:r>
      <w:r w:rsidR="00AC2259">
        <w:t>ICSS Supplier</w:t>
      </w:r>
      <w:r w:rsidRPr="00A775CA">
        <w:t xml:space="preserve">.  </w:t>
      </w:r>
    </w:p>
    <w:p w:rsidR="005D43E9" w:rsidRPr="00D42D17" w:rsidRDefault="00A775CA" w:rsidP="000E60DD">
      <w:pPr>
        <w:pStyle w:val="L1Normal"/>
      </w:pPr>
      <w:r w:rsidRPr="00A775CA">
        <w:t>The Technical Clarification Procedure as per Attachment-02 in this document, details the responsibilities of involved parties and how the Technical Clarification Notice (TCN) is to be filled-in and submitted to EPC Contractor for approval via a Project transmittal.</w:t>
      </w:r>
    </w:p>
    <w:p w:rsidR="009605D5" w:rsidRPr="00D42D17" w:rsidRDefault="00A775CA" w:rsidP="000E60DD">
      <w:pPr>
        <w:pStyle w:val="L1Normal"/>
      </w:pPr>
      <w:r w:rsidRPr="00A775CA">
        <w:t xml:space="preserve">The TCN clarifier shall respond to the TCN within 14 days of receipt (or longer according to its complexity) and sent the written TCN response to the </w:t>
      </w:r>
      <w:r w:rsidR="00AC2259">
        <w:t>ICSS Supplier</w:t>
      </w:r>
      <w:r w:rsidRPr="00A775CA">
        <w:t xml:space="preserve">. The </w:t>
      </w:r>
      <w:r w:rsidR="00AC2259">
        <w:t>ICSS Supplier</w:t>
      </w:r>
      <w:r w:rsidRPr="00A775CA">
        <w:t xml:space="preserve"> shall verify the TCN’s impact assessment on ICSS and shall implement accordingly.</w:t>
      </w:r>
      <w:r w:rsidR="009605D5">
        <w:t xml:space="preserve"> Duration s</w:t>
      </w:r>
      <w:r w:rsidR="009605D5" w:rsidRPr="009605D5">
        <w:t xml:space="preserve">ubject to </w:t>
      </w:r>
      <w:r w:rsidR="009605D5">
        <w:t xml:space="preserve">specific EPC Contractor </w:t>
      </w:r>
      <w:r w:rsidR="009605D5" w:rsidRPr="009605D5">
        <w:t>agreement</w:t>
      </w:r>
      <w:r w:rsidR="009605D5">
        <w:t>s, 14 days</w:t>
      </w:r>
      <w:r w:rsidR="009605D5" w:rsidRPr="009605D5">
        <w:t xml:space="preserve"> is the default</w:t>
      </w:r>
      <w:r w:rsidR="009605D5">
        <w:t xml:space="preserve"> duration as per Company requirement.</w:t>
      </w:r>
    </w:p>
    <w:p w:rsidR="008D5A05" w:rsidRPr="00D42D17" w:rsidRDefault="00A775CA" w:rsidP="000E60DD">
      <w:pPr>
        <w:pStyle w:val="L1Normal"/>
      </w:pPr>
      <w:r w:rsidRPr="00A775CA">
        <w:t xml:space="preserve">A log of Technical Clarification Notice shall be maintained by the </w:t>
      </w:r>
      <w:r w:rsidR="00AC2259">
        <w:t>ICSS Supplier</w:t>
      </w:r>
      <w:r w:rsidRPr="00A775CA">
        <w:t xml:space="preserve"> Project Team (and no by the DCC).</w:t>
      </w:r>
    </w:p>
    <w:p w:rsidR="00340A99" w:rsidRPr="00D42D17" w:rsidRDefault="00A775CA" w:rsidP="00340A99">
      <w:pPr>
        <w:pStyle w:val="Heading1"/>
        <w:rPr>
          <w:rFonts w:hint="eastAsia"/>
          <w:sz w:val="27"/>
        </w:rPr>
      </w:pPr>
      <w:bookmarkStart w:id="939" w:name="_Toc308600742"/>
      <w:r w:rsidRPr="00A775CA">
        <w:lastRenderedPageBreak/>
        <w:t>ICSS Change</w:t>
      </w:r>
      <w:r w:rsidRPr="00A775CA">
        <w:rPr>
          <w:sz w:val="27"/>
        </w:rPr>
        <w:t xml:space="preserve"> </w:t>
      </w:r>
      <w:r w:rsidRPr="00A775CA">
        <w:t>Management</w:t>
      </w:r>
      <w:bookmarkEnd w:id="929"/>
      <w:bookmarkEnd w:id="930"/>
      <w:bookmarkEnd w:id="931"/>
      <w:bookmarkEnd w:id="932"/>
      <w:bookmarkEnd w:id="933"/>
      <w:bookmarkEnd w:id="934"/>
      <w:bookmarkEnd w:id="939"/>
    </w:p>
    <w:p w:rsidR="00340A99" w:rsidRPr="00D42D17" w:rsidRDefault="00A775CA" w:rsidP="000E60DD">
      <w:pPr>
        <w:pStyle w:val="L1Normal"/>
      </w:pPr>
      <w:r w:rsidRPr="00A775CA">
        <w:t xml:space="preserve">Changes are inevitable in projects of this nature. Efficient change management shall control cost, schedule, impact, implementation and testing of the project changes. </w:t>
      </w:r>
    </w:p>
    <w:p w:rsidR="00340A99" w:rsidRPr="00D42D17" w:rsidRDefault="00A775CA" w:rsidP="00340A99">
      <w:pPr>
        <w:pStyle w:val="Heading2"/>
        <w:rPr>
          <w:rFonts w:hint="eastAsia"/>
        </w:rPr>
      </w:pPr>
      <w:bookmarkStart w:id="940" w:name="_Toc29366352"/>
      <w:bookmarkStart w:id="941" w:name="_Toc308600743"/>
      <w:r w:rsidRPr="00A775CA">
        <w:rPr>
          <w:b/>
        </w:rPr>
        <w:t>Change Request Procedure</w:t>
      </w:r>
      <w:bookmarkEnd w:id="940"/>
      <w:bookmarkEnd w:id="941"/>
    </w:p>
    <w:p w:rsidR="00340A99" w:rsidRPr="00D42D17" w:rsidRDefault="00A775CA" w:rsidP="000E60DD">
      <w:pPr>
        <w:pStyle w:val="L1Normal"/>
      </w:pPr>
      <w:r w:rsidRPr="00A775CA">
        <w:t xml:space="preserve">The change can be initiated by either COMPANY/EPC Contractor or </w:t>
      </w:r>
      <w:r w:rsidR="00AC2259">
        <w:t>ICSS Supplier</w:t>
      </w:r>
      <w:r w:rsidRPr="00A775CA">
        <w:t xml:space="preserve"> project team </w:t>
      </w:r>
      <w:bookmarkStart w:id="942" w:name="OLE_LINK23"/>
      <w:bookmarkStart w:id="943" w:name="OLE_LINK24"/>
      <w:r w:rsidRPr="00A775CA">
        <w:t>via Project transmittal or formal Project communication route with record of communications</w:t>
      </w:r>
      <w:bookmarkEnd w:id="942"/>
      <w:bookmarkEnd w:id="943"/>
      <w:r w:rsidRPr="00A775CA">
        <w:t>.</w:t>
      </w:r>
    </w:p>
    <w:p w:rsidR="006A4DD0" w:rsidRPr="00D42D17" w:rsidRDefault="00A775CA" w:rsidP="000E60DD">
      <w:pPr>
        <w:pStyle w:val="L1Normal"/>
      </w:pPr>
      <w:r w:rsidRPr="00A775CA">
        <w:t>The Change Request Procedure as per Attachment-03 in this document, details the responsibilities of involved parties and how the Change Request Form (CRF) is to be filled-in and submitted to EPC Contractor for approval.</w:t>
      </w:r>
    </w:p>
    <w:p w:rsidR="007708E5" w:rsidRPr="00D42D17" w:rsidRDefault="00A775CA" w:rsidP="000E60DD">
      <w:pPr>
        <w:pStyle w:val="L1Normal"/>
      </w:pPr>
      <w:bookmarkStart w:id="944" w:name="OLE_LINK17"/>
      <w:bookmarkStart w:id="945" w:name="OLE_LINK18"/>
      <w:r w:rsidRPr="00A775CA">
        <w:sym w:font="Wingdings" w:char="F0EE"/>
      </w:r>
      <w:r w:rsidRPr="00A775CA">
        <w:t xml:space="preserve"> Refer to </w:t>
      </w:r>
      <w:bookmarkEnd w:id="944"/>
      <w:bookmarkEnd w:id="945"/>
      <w:r w:rsidRPr="00A775CA">
        <w:rPr>
          <w:b/>
        </w:rPr>
        <w:t>Attachment-03:</w:t>
      </w:r>
      <w:r w:rsidRPr="00A775CA">
        <w:t xml:space="preserve"> for ICSS Change Request Procedure and Change Request Form.</w:t>
      </w:r>
    </w:p>
    <w:p w:rsidR="009605D5" w:rsidRPr="00D42D17" w:rsidRDefault="00A775CA" w:rsidP="009605D5">
      <w:pPr>
        <w:pStyle w:val="L1Normal"/>
      </w:pPr>
      <w:r w:rsidRPr="00A775CA">
        <w:t xml:space="preserve">The COMPANY/EPC Contractor must approve the change within fourteen (14) days of receipt and issue a written approval (together with the signed CRF) to </w:t>
      </w:r>
      <w:r w:rsidR="00AC2259">
        <w:t>ICSS Supplier</w:t>
      </w:r>
      <w:r w:rsidRPr="00A775CA">
        <w:t xml:space="preserve">, to ensure no further change in project schedule and cost impacts.  After receiving COMPANY/EPC Contractor’s approval, </w:t>
      </w:r>
      <w:r w:rsidR="00AC2259">
        <w:t>ICSS Supplier</w:t>
      </w:r>
      <w:r w:rsidRPr="00A775CA">
        <w:t xml:space="preserve"> shall then implement the change(s).</w:t>
      </w:r>
      <w:r w:rsidR="009605D5">
        <w:br/>
        <w:t>Duration is s</w:t>
      </w:r>
      <w:r w:rsidR="009605D5" w:rsidRPr="009605D5">
        <w:t xml:space="preserve">ubject to </w:t>
      </w:r>
      <w:r w:rsidR="009605D5">
        <w:t xml:space="preserve">specific EPC Contractor </w:t>
      </w:r>
      <w:r w:rsidR="009605D5" w:rsidRPr="009605D5">
        <w:t>agreement</w:t>
      </w:r>
      <w:r w:rsidR="009605D5">
        <w:t>s, 14 days</w:t>
      </w:r>
      <w:r w:rsidR="009605D5" w:rsidRPr="009605D5">
        <w:t xml:space="preserve"> is the default</w:t>
      </w:r>
      <w:r w:rsidR="009605D5">
        <w:t xml:space="preserve"> duration as per Company requirement.</w:t>
      </w:r>
    </w:p>
    <w:p w:rsidR="00E70BC5" w:rsidRPr="00D42D17" w:rsidRDefault="00A775CA" w:rsidP="000E60DD">
      <w:pPr>
        <w:pStyle w:val="L1Normal"/>
      </w:pPr>
      <w:r w:rsidRPr="00A775CA">
        <w:t>Change(s) shall not be implemented for unapproved CRF.</w:t>
      </w:r>
    </w:p>
    <w:p w:rsidR="00E70BC5" w:rsidRPr="00D42D17" w:rsidRDefault="00A775CA" w:rsidP="000E60DD">
      <w:pPr>
        <w:pStyle w:val="L1Normal"/>
      </w:pPr>
      <w:r w:rsidRPr="00A775CA">
        <w:t>CRF could be approved or rejected, and valid if approved before date.</w:t>
      </w:r>
    </w:p>
    <w:p w:rsidR="006A4DD0" w:rsidRPr="00D42D17" w:rsidRDefault="00A775CA" w:rsidP="000E60DD">
      <w:pPr>
        <w:pStyle w:val="L1Normal"/>
      </w:pPr>
      <w:r w:rsidRPr="00A775CA">
        <w:t xml:space="preserve">Prices submitted shall be in accordance with Volume Discount Price Agreement (VDPA) pre-agreed between </w:t>
      </w:r>
      <w:r w:rsidR="00AC2259">
        <w:t>ICSS Supplier</w:t>
      </w:r>
      <w:r w:rsidRPr="00A775CA">
        <w:t xml:space="preserve"> and COMPANY.</w:t>
      </w:r>
    </w:p>
    <w:p w:rsidR="003960C3" w:rsidRPr="00D42D17" w:rsidRDefault="00A775CA" w:rsidP="000E60DD">
      <w:pPr>
        <w:pStyle w:val="L1Normal"/>
      </w:pPr>
      <w:r w:rsidRPr="00A775CA">
        <w:t xml:space="preserve">A log of Change Request form shall be maintained by the </w:t>
      </w:r>
      <w:r w:rsidR="00AC2259">
        <w:t>ICSS Supplier</w:t>
      </w:r>
      <w:r w:rsidRPr="00A775CA">
        <w:t xml:space="preserve"> Project Team (and not by the DCC).  Categories such as hardware, software, documents others can be covered using this Change Request Form.</w:t>
      </w:r>
    </w:p>
    <w:p w:rsidR="00322AE9" w:rsidRPr="00D42D17" w:rsidRDefault="00A775CA" w:rsidP="00322AE9">
      <w:pPr>
        <w:pStyle w:val="Heading2"/>
        <w:rPr>
          <w:rFonts w:hint="eastAsia"/>
        </w:rPr>
      </w:pPr>
      <w:bookmarkStart w:id="946" w:name="_Toc308600744"/>
      <w:r w:rsidRPr="00A775CA">
        <w:rPr>
          <w:b/>
        </w:rPr>
        <w:t>Change Management Process</w:t>
      </w:r>
      <w:bookmarkEnd w:id="946"/>
    </w:p>
    <w:p w:rsidR="005E2C54" w:rsidRPr="00D42D17" w:rsidRDefault="00A775CA" w:rsidP="000E60DD">
      <w:pPr>
        <w:pStyle w:val="L1Normal"/>
      </w:pPr>
      <w:r w:rsidRPr="00A775CA">
        <w:t xml:space="preserve">The change management process includes commercial meetings, submission of Change Order to EPC Contractor or COMPANY respectively, together with price breakdown quotation. </w:t>
      </w:r>
    </w:p>
    <w:p w:rsidR="009F572C" w:rsidRPr="00D42D17" w:rsidRDefault="00A775CA" w:rsidP="000E60DD">
      <w:pPr>
        <w:pStyle w:val="L1Normal"/>
      </w:pPr>
      <w:r w:rsidRPr="00A775CA">
        <w:t xml:space="preserve">The change order form shall be the consolidation of all change requests (both CRF issued by </w:t>
      </w:r>
      <w:r w:rsidR="00AC2259">
        <w:t>ICSS Supplier</w:t>
      </w:r>
      <w:r w:rsidRPr="00A775CA">
        <w:t xml:space="preserve"> and change notices issued by COMPANY/EPC Contractor) that have commercially impact </w:t>
      </w:r>
      <w:r w:rsidR="00AC2259">
        <w:t>ICSS Supplier</w:t>
      </w:r>
      <w:r w:rsidRPr="00A775CA">
        <w:t xml:space="preserve"> on the implementation, execution and management of project.</w:t>
      </w:r>
    </w:p>
    <w:p w:rsidR="005E2C54" w:rsidRPr="00D42D17" w:rsidRDefault="00A775CA" w:rsidP="000E60DD">
      <w:pPr>
        <w:pStyle w:val="L1Normal"/>
      </w:pPr>
      <w:r w:rsidRPr="00A775CA">
        <w:t xml:space="preserve">It shall be initiated by </w:t>
      </w:r>
      <w:r w:rsidR="00AC2259">
        <w:t>ICSS Supplier</w:t>
      </w:r>
      <w:r w:rsidRPr="00A775CA">
        <w:t xml:space="preserve"> project team via Project transmittal or formal Project communication route with record of communications. </w:t>
      </w:r>
    </w:p>
    <w:p w:rsidR="005E2C54" w:rsidRPr="00D42D17" w:rsidRDefault="00A775CA" w:rsidP="000E60DD">
      <w:pPr>
        <w:pStyle w:val="L1Normal"/>
      </w:pPr>
      <w:r w:rsidRPr="00A775CA">
        <w:t>The Change Order Procedure as per Attachment-08 in this document, details the responsibilities of involved parties and how the Change Order Forms (COFs) is to be filled-in and submitted to COMPANY/EPC Contractor for approval.</w:t>
      </w:r>
    </w:p>
    <w:p w:rsidR="005E2C54" w:rsidRPr="00D42D17" w:rsidRDefault="00A775CA" w:rsidP="000E60DD">
      <w:pPr>
        <w:pStyle w:val="L1Normal"/>
      </w:pPr>
      <w:r w:rsidRPr="00A775CA">
        <w:sym w:font="Wingdings" w:char="F0EE"/>
      </w:r>
      <w:r w:rsidRPr="00A775CA">
        <w:t xml:space="preserve"> Refer to </w:t>
      </w:r>
      <w:r w:rsidRPr="00A775CA">
        <w:rPr>
          <w:b/>
        </w:rPr>
        <w:t>Attachment-08:</w:t>
      </w:r>
      <w:r w:rsidRPr="00A775CA">
        <w:t xml:space="preserve"> for ICSS Change Order Procedure with Change Order Form.</w:t>
      </w:r>
    </w:p>
    <w:p w:rsidR="00603EF0" w:rsidRPr="00D42D17" w:rsidRDefault="00A775CA" w:rsidP="00603EF0">
      <w:pPr>
        <w:pStyle w:val="Heading3"/>
        <w:rPr>
          <w:rFonts w:hint="eastAsia"/>
        </w:rPr>
      </w:pPr>
      <w:r w:rsidRPr="00A775CA">
        <w:lastRenderedPageBreak/>
        <w:t xml:space="preserve">ICSS Change Order </w:t>
      </w:r>
    </w:p>
    <w:p w:rsidR="009605D5" w:rsidRPr="00D42D17" w:rsidRDefault="00A775CA" w:rsidP="009605D5">
      <w:pPr>
        <w:pStyle w:val="L1Normal"/>
      </w:pPr>
      <w:r w:rsidRPr="00A775CA">
        <w:t xml:space="preserve">Change Order form shall be sent to COMPANY/EPC Contractor who must approve the change within fourteen (14) days of receipt and issue an official purchase order to </w:t>
      </w:r>
      <w:r w:rsidR="00AC2259">
        <w:t>ICSS Supplier</w:t>
      </w:r>
      <w:r w:rsidRPr="00A775CA">
        <w:t xml:space="preserve"> within two (2) weeks.</w:t>
      </w:r>
      <w:r w:rsidR="009605D5">
        <w:br/>
        <w:t>Duration is s</w:t>
      </w:r>
      <w:r w:rsidR="009605D5" w:rsidRPr="009605D5">
        <w:t xml:space="preserve">ubject to </w:t>
      </w:r>
      <w:r w:rsidR="009605D5">
        <w:t xml:space="preserve">specific EPC Contractor </w:t>
      </w:r>
      <w:r w:rsidR="009605D5" w:rsidRPr="009605D5">
        <w:t>agreement</w:t>
      </w:r>
      <w:r w:rsidR="009605D5">
        <w:t>s, 14 days</w:t>
      </w:r>
      <w:r w:rsidR="009605D5" w:rsidRPr="009605D5">
        <w:t xml:space="preserve"> is the default</w:t>
      </w:r>
      <w:r w:rsidR="009605D5">
        <w:t xml:space="preserve"> duration as per Company requirement.</w:t>
      </w:r>
    </w:p>
    <w:p w:rsidR="0023238C" w:rsidRPr="00D42D17" w:rsidRDefault="00A775CA" w:rsidP="000E60DD">
      <w:pPr>
        <w:pStyle w:val="L1Normal"/>
      </w:pPr>
      <w:r w:rsidRPr="00A775CA">
        <w:t>The variation order shall be reviewed and an acknowledgement shall be sent back to EPC Contractor.</w:t>
      </w:r>
    </w:p>
    <w:p w:rsidR="005E2C54" w:rsidRPr="00D42D17" w:rsidRDefault="00A775CA" w:rsidP="000E60DD">
      <w:pPr>
        <w:pStyle w:val="L1Normal"/>
      </w:pPr>
      <w:r w:rsidRPr="00A775CA">
        <w:t xml:space="preserve">A log of Change Orders for EPC Contractor shall be maintained </w:t>
      </w:r>
      <w:bookmarkStart w:id="947" w:name="OLE_LINK8"/>
      <w:bookmarkStart w:id="948" w:name="OLE_LINK11"/>
      <w:r w:rsidRPr="00A775CA">
        <w:t xml:space="preserve">by the </w:t>
      </w:r>
      <w:r w:rsidR="00AC2259">
        <w:t>ICSS Supplier</w:t>
      </w:r>
      <w:r w:rsidRPr="00A775CA">
        <w:t xml:space="preserve"> Project team (and not the DCC)</w:t>
      </w:r>
      <w:bookmarkEnd w:id="947"/>
      <w:bookmarkEnd w:id="948"/>
    </w:p>
    <w:p w:rsidR="005E2C54" w:rsidRPr="00D42D17" w:rsidRDefault="00A775CA" w:rsidP="005E2C54">
      <w:pPr>
        <w:pStyle w:val="Caption"/>
      </w:pPr>
      <w:r w:rsidRPr="00A775CA">
        <w:t xml:space="preserve">Figure </w:t>
      </w:r>
      <w:fldSimple w:instr=" STYLEREF 1 \s ">
        <w:r w:rsidR="001317AF">
          <w:rPr>
            <w:noProof/>
          </w:rPr>
          <w:t>8</w:t>
        </w:r>
      </w:fldSimple>
      <w:r w:rsidRPr="00A775CA">
        <w:noBreakHyphen/>
      </w:r>
      <w:fldSimple w:instr=" SEQ Figure \* ARABIC \s 1 ">
        <w:r w:rsidR="001317AF">
          <w:rPr>
            <w:noProof/>
          </w:rPr>
          <w:t>1</w:t>
        </w:r>
      </w:fldSimple>
      <w:r w:rsidRPr="00A775CA">
        <w:t xml:space="preserve">  Change Management Process</w:t>
      </w:r>
    </w:p>
    <w:p w:rsidR="005E2C54" w:rsidRPr="00D42D17" w:rsidRDefault="006663A5" w:rsidP="000E60DD">
      <w:pPr>
        <w:pStyle w:val="L1Normal"/>
      </w:pPr>
      <w:r w:rsidRPr="00D42D17">
        <w:object w:dxaOrig="11954" w:dyaOrig="11854">
          <v:shape id="_x0000_i1031" type="#_x0000_t75" style="width:458.4pt;height:454.8pt" o:ole="">
            <v:imagedata r:id="rId27" o:title=""/>
          </v:shape>
          <o:OLEObject Type="Embed" ProgID="Visio.Drawing.11" ShapeID="_x0000_i1031" DrawAspect="Content" ObjectID="_1382343511" r:id="rId28"/>
        </w:object>
      </w:r>
    </w:p>
    <w:p w:rsidR="00322AE9" w:rsidRPr="00D42D17" w:rsidRDefault="00322AE9" w:rsidP="000E60DD">
      <w:pPr>
        <w:pStyle w:val="L1Normal"/>
      </w:pPr>
    </w:p>
    <w:p w:rsidR="003960C3" w:rsidRPr="00D42D17" w:rsidRDefault="00A775CA" w:rsidP="008D00F0">
      <w:pPr>
        <w:pStyle w:val="Heading1"/>
        <w:rPr>
          <w:rFonts w:hint="eastAsia"/>
        </w:rPr>
      </w:pPr>
      <w:bookmarkStart w:id="949" w:name="_Toc23849509"/>
      <w:bookmarkStart w:id="950" w:name="Doc_Handling"/>
      <w:bookmarkStart w:id="951" w:name="_Ref107220268"/>
      <w:bookmarkStart w:id="952" w:name="_Ref107220274"/>
      <w:bookmarkStart w:id="953" w:name="_Toc308600745"/>
      <w:r w:rsidRPr="00A775CA">
        <w:lastRenderedPageBreak/>
        <w:t>Document Handling</w:t>
      </w:r>
      <w:bookmarkEnd w:id="949"/>
      <w:bookmarkEnd w:id="950"/>
      <w:bookmarkEnd w:id="951"/>
      <w:bookmarkEnd w:id="952"/>
      <w:bookmarkEnd w:id="953"/>
    </w:p>
    <w:p w:rsidR="003960C3" w:rsidRPr="00D42D17" w:rsidRDefault="00A775CA" w:rsidP="000E60DD">
      <w:pPr>
        <w:pStyle w:val="L1Normal"/>
      </w:pPr>
      <w:r w:rsidRPr="00A775CA">
        <w:t>The engineering work involves handling of documents which may undergo revisions and be subsequently re-issued.  Proper control of these documents is essential for efficiency, schedule and quality.  The following procedure is proposed to manage and control documents.</w:t>
      </w:r>
    </w:p>
    <w:p w:rsidR="00CB2579" w:rsidRPr="00D42D17" w:rsidRDefault="00A775CA" w:rsidP="000E60DD">
      <w:pPr>
        <w:pStyle w:val="L1Normal"/>
      </w:pPr>
      <w:r w:rsidRPr="00A775CA">
        <w:t xml:space="preserve">ICSS Vendor Document Control Procedure shall be in accordance with Company procedures Specification Contractor Document and Data Management Requirement C035-AG-SPC-0002. </w:t>
      </w:r>
    </w:p>
    <w:p w:rsidR="00BB2331" w:rsidRPr="00D42D17" w:rsidRDefault="00AC2259" w:rsidP="00BB2331">
      <w:pPr>
        <w:pStyle w:val="Heading2"/>
        <w:rPr>
          <w:rFonts w:hint="eastAsia"/>
        </w:rPr>
      </w:pPr>
      <w:bookmarkStart w:id="954" w:name="_Toc23849510"/>
      <w:bookmarkStart w:id="955" w:name="_Toc308600746"/>
      <w:r>
        <w:rPr>
          <w:b/>
        </w:rPr>
        <w:t>ICSS Supplier</w:t>
      </w:r>
      <w:r w:rsidR="00A775CA" w:rsidRPr="00A775CA">
        <w:rPr>
          <w:b/>
        </w:rPr>
        <w:t xml:space="preserve"> FEED</w:t>
      </w:r>
      <w:r w:rsidR="00000AF6">
        <w:rPr>
          <w:b/>
        </w:rPr>
        <w:t>/PRE-FID</w:t>
      </w:r>
      <w:r w:rsidR="00A775CA" w:rsidRPr="00A775CA">
        <w:rPr>
          <w:b/>
        </w:rPr>
        <w:t xml:space="preserve"> and Project Documents relationship</w:t>
      </w:r>
      <w:bookmarkEnd w:id="955"/>
    </w:p>
    <w:p w:rsidR="00D32A1F" w:rsidRPr="00D42D17" w:rsidRDefault="00AC2259" w:rsidP="00D32A1F">
      <w:pPr>
        <w:pStyle w:val="Heading3"/>
        <w:rPr>
          <w:rFonts w:hint="eastAsia"/>
        </w:rPr>
      </w:pPr>
      <w:r>
        <w:t>ICSS Supplier</w:t>
      </w:r>
      <w:r w:rsidR="00A775CA" w:rsidRPr="00A775CA">
        <w:t xml:space="preserve"> FEED Documents Life Cycle (from FEED</w:t>
      </w:r>
      <w:r w:rsidR="00000AF6">
        <w:t>/PRE-FID</w:t>
      </w:r>
      <w:r w:rsidR="00A775CA" w:rsidRPr="00A775CA">
        <w:t xml:space="preserve"> till end of ICSS Projects)</w:t>
      </w:r>
    </w:p>
    <w:p w:rsidR="00D32A1F" w:rsidRPr="00D42D17" w:rsidRDefault="00A775CA" w:rsidP="000E60DD">
      <w:pPr>
        <w:pStyle w:val="L1Normal"/>
      </w:pPr>
      <w:r w:rsidRPr="00A775CA">
        <w:t>During the FEED</w:t>
      </w:r>
      <w:r w:rsidR="00000AF6">
        <w:t>/PRE-FID</w:t>
      </w:r>
      <w:r w:rsidRPr="00A775CA">
        <w:t xml:space="preserve"> period, </w:t>
      </w:r>
      <w:r w:rsidR="00000AF6">
        <w:t>Standard</w:t>
      </w:r>
      <w:r w:rsidR="00000AF6" w:rsidRPr="00A775CA">
        <w:t xml:space="preserve"> </w:t>
      </w:r>
      <w:r w:rsidRPr="00A775CA">
        <w:t xml:space="preserve">ICSS specifications are the common documents and </w:t>
      </w:r>
      <w:r w:rsidR="00000AF6">
        <w:t>standard specifications</w:t>
      </w:r>
      <w:r w:rsidR="00000AF6" w:rsidRPr="00A775CA">
        <w:t xml:space="preserve"> </w:t>
      </w:r>
      <w:r w:rsidRPr="00A775CA">
        <w:t>generated according to the COMPANY project specifications. FEED</w:t>
      </w:r>
      <w:r w:rsidR="00000AF6">
        <w:t>/PRE-FID</w:t>
      </w:r>
      <w:r w:rsidRPr="00A775CA">
        <w:t xml:space="preserve"> </w:t>
      </w:r>
      <w:r w:rsidR="00000AF6">
        <w:t>d</w:t>
      </w:r>
      <w:r w:rsidR="00000AF6" w:rsidRPr="00A775CA">
        <w:t xml:space="preserve">ocuments </w:t>
      </w:r>
      <w:r w:rsidRPr="00A775CA">
        <w:t xml:space="preserve">shall be issued by </w:t>
      </w:r>
      <w:r w:rsidR="00000AF6">
        <w:t>ICT</w:t>
      </w:r>
      <w:r w:rsidR="00000AF6" w:rsidRPr="00A775CA">
        <w:t xml:space="preserve"> </w:t>
      </w:r>
      <w:r w:rsidRPr="00A775CA">
        <w:t xml:space="preserve">and accepted by COMPANY.  These documents shall be considered as ICSS Project </w:t>
      </w:r>
      <w:r w:rsidR="00000AF6">
        <w:t>s</w:t>
      </w:r>
      <w:r w:rsidR="00000AF6" w:rsidRPr="00A775CA">
        <w:t xml:space="preserve">tandard </w:t>
      </w:r>
      <w:r w:rsidRPr="00A775CA">
        <w:t>documents and are to be used for all ICSS packages</w:t>
      </w:r>
      <w:r w:rsidR="00000AF6">
        <w:t xml:space="preserve"> or EPC Vendor Packages interfacing with ICSS </w:t>
      </w:r>
      <w:r w:rsidRPr="00A775CA">
        <w:t>within the Ichthys Gas Field Development Project, to be adopted by each EPC Contractor. These documents shall be issued to each EPC Contractor by COMPANY.</w:t>
      </w:r>
    </w:p>
    <w:p w:rsidR="00C12E55" w:rsidRPr="00D42D17" w:rsidRDefault="00A775CA" w:rsidP="000E60DD">
      <w:pPr>
        <w:pStyle w:val="L1Normal"/>
      </w:pPr>
      <w:r w:rsidRPr="00A775CA">
        <w:t>These documents shall be used and updated throughout the life cycle of the entire Ichthys Gas Field Development Project.</w:t>
      </w:r>
    </w:p>
    <w:p w:rsidR="00EF34B8" w:rsidRPr="00D42D17" w:rsidRDefault="00A775CA" w:rsidP="000E60DD">
      <w:pPr>
        <w:pStyle w:val="L1Normal"/>
      </w:pPr>
      <w:r w:rsidRPr="00A775CA">
        <w:t xml:space="preserve">Common practices (control schemes, signal flow diagram, hardware, general components, etc.), naming philosophy for document, equipments, instruments, devices, cables, etc., and solutions such as interface with other sub-systems, are determined by </w:t>
      </w:r>
      <w:r w:rsidR="00000AF6">
        <w:t>ICT</w:t>
      </w:r>
      <w:r w:rsidR="00000AF6" w:rsidRPr="00A775CA">
        <w:t xml:space="preserve"> </w:t>
      </w:r>
      <w:r w:rsidRPr="00A775CA">
        <w:t>team.  They are used by each ICSS project team for each EPC Contractor ICSS package.  However, they shall not to be reproduced or changed by each ICSS project team.  Therefore, any change to such requirements shall be maintained by ICSS Core Team (ICT).</w:t>
      </w:r>
    </w:p>
    <w:p w:rsidR="00D32A1F" w:rsidRPr="00D42D17" w:rsidRDefault="00AC2259" w:rsidP="00903417">
      <w:pPr>
        <w:pStyle w:val="Heading3"/>
        <w:rPr>
          <w:rFonts w:hint="eastAsia"/>
        </w:rPr>
      </w:pPr>
      <w:r>
        <w:t>ICSS Supplier</w:t>
      </w:r>
      <w:r w:rsidR="00A775CA" w:rsidRPr="00A775CA">
        <w:t xml:space="preserve"> Project Documents Life-Cycle (by Each ICSS Project Team during EPC Contractor Project) </w:t>
      </w:r>
    </w:p>
    <w:p w:rsidR="00C12E55" w:rsidRPr="00D42D17" w:rsidRDefault="00A775CA" w:rsidP="000E60DD">
      <w:pPr>
        <w:pStyle w:val="L1Normal"/>
      </w:pPr>
      <w:r w:rsidRPr="00A775CA">
        <w:t>ICSS FEED documents are not meant to cover each ICSS project’s specific requirements which shall be issued by each EPC Contractor.  ICSS project team has to understand these documents generated during ICSS FEED and additionally generate project related and customised document(s) for the specific project.</w:t>
      </w:r>
    </w:p>
    <w:p w:rsidR="00522D6A" w:rsidRPr="00D42D17" w:rsidRDefault="00A775CA" w:rsidP="000E60DD">
      <w:pPr>
        <w:pStyle w:val="L1Normal"/>
      </w:pPr>
      <w:r w:rsidRPr="00A775CA">
        <w:sym w:font="Wingdings" w:char="F0E8"/>
      </w:r>
      <w:r w:rsidRPr="00A775CA">
        <w:t>Refer to chapter 9.4 describing the ICSS Project team document deliverables.</w:t>
      </w:r>
    </w:p>
    <w:p w:rsidR="00EC121F" w:rsidRPr="00D42D17" w:rsidRDefault="00A775CA" w:rsidP="00EC121F">
      <w:pPr>
        <w:pStyle w:val="Caption"/>
      </w:pPr>
      <w:r w:rsidRPr="00A775CA">
        <w:lastRenderedPageBreak/>
        <w:t xml:space="preserve">Figure </w:t>
      </w:r>
      <w:fldSimple w:instr=" STYLEREF 1 \s ">
        <w:r w:rsidR="001317AF">
          <w:rPr>
            <w:noProof/>
          </w:rPr>
          <w:t>9</w:t>
        </w:r>
      </w:fldSimple>
      <w:r w:rsidRPr="00A775CA">
        <w:noBreakHyphen/>
      </w:r>
      <w:fldSimple w:instr=" SEQ Figure \* ARABIC \s 1 ">
        <w:r w:rsidR="001317AF">
          <w:rPr>
            <w:noProof/>
          </w:rPr>
          <w:t>1</w:t>
        </w:r>
      </w:fldSimple>
      <w:r w:rsidRPr="00A775CA">
        <w:tab/>
        <w:t xml:space="preserve">Typical </w:t>
      </w:r>
      <w:r w:rsidR="00AC2259">
        <w:t>ICSS Supplier</w:t>
      </w:r>
      <w:r w:rsidRPr="00A775CA">
        <w:t xml:space="preserve"> Project Documentation Structure</w:t>
      </w:r>
    </w:p>
    <w:p w:rsidR="00C547F9" w:rsidRDefault="003C69AF">
      <w:pPr>
        <w:pStyle w:val="L1TbleTxt"/>
      </w:pPr>
      <w:r>
        <w:pict>
          <v:shape id="Object 1" o:spid="_x0000_i1032" type="#_x0000_t75" style="width:458.4pt;height:388.8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">
            <v:imagedata r:id="rId29" o:title="" cropbottom="-92f"/>
            <o:lock v:ext="edit" aspectratio="f"/>
          </v:shape>
        </w:pict>
      </w:r>
    </w:p>
    <w:p w:rsidR="00766AB3" w:rsidRPr="00D42D17" w:rsidRDefault="00A775CA" w:rsidP="00766AB3">
      <w:pPr>
        <w:pStyle w:val="Heading2"/>
        <w:rPr>
          <w:rFonts w:hint="eastAsia"/>
        </w:rPr>
      </w:pPr>
      <w:r w:rsidRPr="00A775CA">
        <w:rPr>
          <w:b/>
        </w:rPr>
        <w:br w:type="page"/>
      </w:r>
      <w:bookmarkStart w:id="956" w:name="_Toc308600747"/>
      <w:r w:rsidRPr="00A775CA">
        <w:rPr>
          <w:b/>
        </w:rPr>
        <w:lastRenderedPageBreak/>
        <w:t>Document Server, Software Platform &amp; Applications</w:t>
      </w:r>
      <w:bookmarkEnd w:id="956"/>
    </w:p>
    <w:p w:rsidR="00766AB3" w:rsidRPr="00D42D17" w:rsidRDefault="00A775CA" w:rsidP="000E60DD">
      <w:pPr>
        <w:pStyle w:val="L1Normal"/>
        <w:rPr>
          <w:szCs w:val="21"/>
        </w:rPr>
      </w:pPr>
      <w:r w:rsidRPr="00A775CA">
        <w:t>Yokogawa Singapore has centralised project servers with enhanced security features for project use.  A specific folder has been created for IGFDP ICSS Project on this server.  Sub folders are created for various subjects within this main folder for project documents.  The</w:t>
      </w:r>
      <w:r w:rsidRPr="00A775CA">
        <w:rPr>
          <w:szCs w:val="21"/>
        </w:rPr>
        <w:t xml:space="preserve"> server is maintained under </w:t>
      </w:r>
      <w:r w:rsidR="00AC2259">
        <w:rPr>
          <w:szCs w:val="21"/>
        </w:rPr>
        <w:t>ICSS Supplier</w:t>
      </w:r>
      <w:r w:rsidRPr="00A775CA">
        <w:rPr>
          <w:szCs w:val="21"/>
        </w:rPr>
        <w:t xml:space="preserve"> IT including appropriate Disaster/Recovery and Offsite storage standard IT procedure.  This facility is used for internal filing and/or data exchange </w:t>
      </w:r>
      <w:bookmarkStart w:id="957" w:name="OLE_LINK29"/>
      <w:bookmarkStart w:id="958" w:name="OLE_LINK30"/>
      <w:r w:rsidRPr="00A775CA">
        <w:rPr>
          <w:szCs w:val="21"/>
        </w:rPr>
        <w:t>(SEW-EM-701 Software Backup and Disaster Recovery)</w:t>
      </w:r>
      <w:bookmarkEnd w:id="957"/>
      <w:bookmarkEnd w:id="958"/>
    </w:p>
    <w:p w:rsidR="00766AB3" w:rsidRPr="00D42D17" w:rsidRDefault="00A775CA" w:rsidP="000E60DD">
      <w:pPr>
        <w:pStyle w:val="L1Normal"/>
      </w:pPr>
      <w:r w:rsidRPr="00A775CA">
        <w:t xml:space="preserve">All engineers in the project are equipped with individual PC or notebook computer with access to the project server.  The </w:t>
      </w:r>
      <w:r w:rsidR="00AC2259">
        <w:t>ICSS Supplier</w:t>
      </w:r>
      <w:r w:rsidRPr="00A775CA">
        <w:t xml:space="preserve"> Project Manager shall assign appropriate access right to each engineer in his assigned project.  All engineers and above shall have an individual Email account and Internet access.</w:t>
      </w:r>
    </w:p>
    <w:p w:rsidR="00766AB3" w:rsidRPr="00D42D17" w:rsidRDefault="00A775CA" w:rsidP="000E60DD">
      <w:pPr>
        <w:pStyle w:val="L1Normal"/>
      </w:pPr>
      <w:r w:rsidRPr="00A775CA">
        <w:t xml:space="preserve">Following are the </w:t>
      </w:r>
      <w:r w:rsidR="00AC2259">
        <w:t>ICSS Supplier</w:t>
      </w:r>
      <w:r w:rsidRPr="00A775CA">
        <w:t xml:space="preserve"> office licensed software used (subject to change upon </w:t>
      </w:r>
      <w:r w:rsidR="00AC2259">
        <w:t>ICSS Supplier</w:t>
      </w:r>
      <w:r w:rsidRPr="00A775CA">
        <w:t xml:space="preserve"> policy).</w:t>
      </w:r>
    </w:p>
    <w:p w:rsidR="00C547F9" w:rsidRDefault="00A775CA">
      <w:pPr>
        <w:pStyle w:val="L1Bullet1"/>
      </w:pPr>
      <w:r w:rsidRPr="00A775CA">
        <w:t>MS Windows XP Professional</w:t>
      </w:r>
      <w:r w:rsidRPr="00A775CA">
        <w:rPr>
          <w:rFonts w:cs="Arial"/>
        </w:rPr>
        <w:t>® or Vista Professional.</w:t>
      </w:r>
    </w:p>
    <w:p w:rsidR="00C547F9" w:rsidRDefault="00A775CA">
      <w:pPr>
        <w:pStyle w:val="L1Bullet1"/>
      </w:pPr>
      <w:r w:rsidRPr="00A775CA">
        <w:t>MS Project 2007 Professional</w:t>
      </w:r>
      <w:r w:rsidRPr="00A775CA">
        <w:rPr>
          <w:rFonts w:cs="Arial"/>
        </w:rPr>
        <w:t xml:space="preserve">® </w:t>
      </w:r>
    </w:p>
    <w:p w:rsidR="00C547F9" w:rsidRDefault="00A775CA">
      <w:pPr>
        <w:pStyle w:val="L1Bullet1"/>
      </w:pPr>
      <w:r w:rsidRPr="00A775CA">
        <w:t>MS Office 2007 Professional</w:t>
      </w:r>
      <w:r w:rsidRPr="00A775CA">
        <w:rPr>
          <w:rFonts w:cs="Arial"/>
        </w:rPr>
        <w:t>®</w:t>
      </w:r>
    </w:p>
    <w:p w:rsidR="00C547F9" w:rsidRDefault="00A775CA">
      <w:pPr>
        <w:pStyle w:val="L1Bullet1"/>
      </w:pPr>
      <w:r w:rsidRPr="00A775CA">
        <w:t>AutoCAD 2010</w:t>
      </w:r>
      <w:r w:rsidRPr="00A775CA">
        <w:rPr>
          <w:rFonts w:cs="Arial"/>
        </w:rPr>
        <w:t>®</w:t>
      </w:r>
      <w:r w:rsidRPr="00A775CA">
        <w:t xml:space="preserve"> </w:t>
      </w:r>
    </w:p>
    <w:p w:rsidR="00C547F9" w:rsidRDefault="00A775CA">
      <w:pPr>
        <w:pStyle w:val="L1Bullet1"/>
      </w:pPr>
      <w:r w:rsidRPr="00A775CA">
        <w:t>Adobe Acrobat</w:t>
      </w:r>
      <w:r w:rsidRPr="00A775CA">
        <w:rPr>
          <w:rFonts w:cs="Arial"/>
        </w:rPr>
        <w:t>®</w:t>
      </w:r>
      <w:r w:rsidRPr="00A775CA">
        <w:t xml:space="preserve"> 8.0 </w:t>
      </w:r>
      <w:r w:rsidRPr="00A775CA">
        <w:rPr>
          <w:rFonts w:cs="Arial"/>
        </w:rPr>
        <w:t>compatible</w:t>
      </w:r>
    </w:p>
    <w:p w:rsidR="00C547F9" w:rsidRDefault="00A775CA">
      <w:pPr>
        <w:pStyle w:val="L1Bullet1"/>
      </w:pPr>
      <w:r w:rsidRPr="00A775CA">
        <w:t>McAfee Virus Scan Enterprise</w:t>
      </w:r>
      <w:r w:rsidRPr="00A775CA">
        <w:rPr>
          <w:rFonts w:cs="Arial"/>
        </w:rPr>
        <w:t>®</w:t>
      </w:r>
      <w:r w:rsidRPr="00A775CA">
        <w:t xml:space="preserve"> 8.0.0 </w:t>
      </w:r>
    </w:p>
    <w:p w:rsidR="003960C3" w:rsidRPr="00D42D17" w:rsidRDefault="00A775CA" w:rsidP="008D00F0">
      <w:pPr>
        <w:pStyle w:val="Heading2"/>
        <w:rPr>
          <w:rFonts w:hint="eastAsia"/>
        </w:rPr>
      </w:pPr>
      <w:bookmarkStart w:id="959" w:name="_Toc308600748"/>
      <w:r w:rsidRPr="00A775CA">
        <w:rPr>
          <w:b/>
        </w:rPr>
        <w:t>Document Controller</w:t>
      </w:r>
      <w:bookmarkEnd w:id="954"/>
      <w:bookmarkEnd w:id="959"/>
    </w:p>
    <w:p w:rsidR="003960C3" w:rsidRPr="00D42D17" w:rsidRDefault="00A775CA" w:rsidP="000E60DD">
      <w:pPr>
        <w:pStyle w:val="L1Normal"/>
      </w:pPr>
      <w:r w:rsidRPr="00A775CA">
        <w:t>A document controller shall be assigned to manage the documents.  They shall:</w:t>
      </w:r>
    </w:p>
    <w:p w:rsidR="00C547F9" w:rsidRDefault="00A775CA">
      <w:pPr>
        <w:pStyle w:val="L1Bullet1"/>
      </w:pPr>
      <w:r w:rsidRPr="00A775CA">
        <w:t>Receive and maintain a master copy of all incoming documents.</w:t>
      </w:r>
    </w:p>
    <w:p w:rsidR="00C547F9" w:rsidRDefault="00A775CA">
      <w:pPr>
        <w:pStyle w:val="L1Bullet1"/>
      </w:pPr>
      <w:r w:rsidRPr="00A775CA">
        <w:t>Issue all incoming documents as per distribution list.</w:t>
      </w:r>
    </w:p>
    <w:p w:rsidR="00C547F9" w:rsidRDefault="00A775CA">
      <w:pPr>
        <w:pStyle w:val="L1Bullet1"/>
      </w:pPr>
      <w:r w:rsidRPr="00A775CA">
        <w:t>Notify periodically the project team the document status.</w:t>
      </w:r>
    </w:p>
    <w:p w:rsidR="00C547F9" w:rsidRDefault="00A775CA">
      <w:pPr>
        <w:pStyle w:val="L1Bullet1"/>
      </w:pPr>
      <w:r w:rsidRPr="00A775CA">
        <w:t>Maintain a master copy of all outgoing documents.</w:t>
      </w:r>
    </w:p>
    <w:p w:rsidR="00C547F9" w:rsidRDefault="00A775CA">
      <w:pPr>
        <w:pStyle w:val="L1Bullet1"/>
      </w:pPr>
      <w:r w:rsidRPr="00A775CA">
        <w:t>Keep track of document issue and approval status.</w:t>
      </w:r>
    </w:p>
    <w:p w:rsidR="00C547F9" w:rsidRDefault="00A775CA">
      <w:pPr>
        <w:pStyle w:val="L1Bullet1"/>
      </w:pPr>
      <w:r w:rsidRPr="00A775CA">
        <w:t>Issue and control the Outgoing Document transmittal.</w:t>
      </w:r>
    </w:p>
    <w:p w:rsidR="00C547F9" w:rsidRDefault="00A775CA">
      <w:pPr>
        <w:pStyle w:val="L1Bullet1"/>
      </w:pPr>
      <w:r w:rsidRPr="00A775CA">
        <w:t>Receive and control the incoming Document transmittal.</w:t>
      </w:r>
    </w:p>
    <w:p w:rsidR="003960C3" w:rsidRPr="00D42D17" w:rsidRDefault="00A775CA" w:rsidP="00702953">
      <w:pPr>
        <w:pStyle w:val="Heading2"/>
        <w:rPr>
          <w:rFonts w:hint="eastAsia"/>
        </w:rPr>
      </w:pPr>
      <w:bookmarkStart w:id="960" w:name="_Toc23849512"/>
      <w:bookmarkStart w:id="961" w:name="_Toc308600749"/>
      <w:r w:rsidRPr="00A775CA">
        <w:rPr>
          <w:b/>
        </w:rPr>
        <w:t>ICSS Project Documents</w:t>
      </w:r>
      <w:bookmarkEnd w:id="960"/>
      <w:bookmarkEnd w:id="961"/>
    </w:p>
    <w:p w:rsidR="0023148B" w:rsidRPr="00D42D17" w:rsidRDefault="00A775CA" w:rsidP="000E60DD">
      <w:pPr>
        <w:pStyle w:val="L1Normal"/>
      </w:pPr>
      <w:r w:rsidRPr="00A775CA">
        <w:t>Each EPC Contractor shall contract a list of ICSS Project document deliverables for each Project team according to the specific EPC Contractor scope and requirement.</w:t>
      </w:r>
    </w:p>
    <w:p w:rsidR="00CA23EF" w:rsidRPr="00D42D17" w:rsidRDefault="00A775CA" w:rsidP="000E60DD">
      <w:pPr>
        <w:pStyle w:val="L1Normal"/>
      </w:pPr>
      <w:r w:rsidRPr="00A775CA">
        <w:t>These Project documents are often specified with “Generate” or “Provide” as per EPC Contractor requirement and shall be considered a project deliverables by each ICSS package (</w:t>
      </w:r>
      <w:r w:rsidR="00AC2259">
        <w:t>ICSS Supplier</w:t>
      </w:r>
      <w:r w:rsidRPr="00A775CA">
        <w:t xml:space="preserve"> and its sub-Vendors).</w:t>
      </w:r>
    </w:p>
    <w:p w:rsidR="00DF2CFC" w:rsidRPr="00D42D17" w:rsidRDefault="00A775CA" w:rsidP="000E60DD">
      <w:pPr>
        <w:pStyle w:val="L1Normal"/>
      </w:pPr>
      <w:r w:rsidRPr="00A775CA">
        <w:t>The typical list of such ICSS Project document deliverables is indicated in Attachment-06, and shall be the minimum basis for each package (ICSS project document List), also timely document delivery  milestones (namely, HWF, SWF and SRR) is logically associated as per the ICSS Development Cycle requirement.</w:t>
      </w:r>
    </w:p>
    <w:p w:rsidR="00DF2CFC" w:rsidRPr="00D42D17" w:rsidRDefault="00A775CA" w:rsidP="000E60DD">
      <w:pPr>
        <w:pStyle w:val="L1Normal"/>
      </w:pPr>
      <w:r w:rsidRPr="00A775CA">
        <w:lastRenderedPageBreak/>
        <w:t xml:space="preserve">Different document categories (i.e. Functional Design, Detail Design, SRR, As Built) is considered by </w:t>
      </w:r>
      <w:r w:rsidR="00AC2259">
        <w:t>ICSS Supplier</w:t>
      </w:r>
      <w:r w:rsidRPr="00A775CA">
        <w:t xml:space="preserve"> as a set of multiple document(s) required for a specific review phase, i.e. multiple documents may be generated for each category.</w:t>
      </w:r>
    </w:p>
    <w:p w:rsidR="006F4F4C" w:rsidRPr="00D42D17" w:rsidRDefault="00A775CA" w:rsidP="000E60DD">
      <w:pPr>
        <w:pStyle w:val="L1Normal"/>
      </w:pPr>
      <w:bookmarkStart w:id="962" w:name="OLE_LINK20"/>
      <w:bookmarkStart w:id="963" w:name="OLE_LINK21"/>
      <w:r w:rsidRPr="00A775CA">
        <w:sym w:font="Wingdings" w:char="F0EE"/>
      </w:r>
      <w:r w:rsidRPr="00A775CA">
        <w:t xml:space="preserve"> Refer to </w:t>
      </w:r>
      <w:bookmarkEnd w:id="962"/>
      <w:bookmarkEnd w:id="963"/>
      <w:r w:rsidRPr="00A775CA">
        <w:rPr>
          <w:b/>
        </w:rPr>
        <w:t>Attachment-06:</w:t>
      </w:r>
      <w:r w:rsidRPr="00A775CA">
        <w:t xml:space="preserve"> for the standard EPC Contractor ICSS Project Document’s requirements (with standard ICSS Document Titles and Numbers).</w:t>
      </w:r>
    </w:p>
    <w:p w:rsidR="003960C3" w:rsidRPr="00D42D17" w:rsidRDefault="00AC2259" w:rsidP="000E60DD">
      <w:pPr>
        <w:pStyle w:val="L1Normal"/>
      </w:pPr>
      <w:r>
        <w:t>ICSS Supplier</w:t>
      </w:r>
      <w:r w:rsidR="00A775CA" w:rsidRPr="00A775CA">
        <w:t xml:space="preserve"> and its sub-vendors shall issue the following sets of document deliverables:</w:t>
      </w:r>
    </w:p>
    <w:p w:rsidR="00C547F9" w:rsidRDefault="00A775CA">
      <w:pPr>
        <w:pStyle w:val="L1Bullet1"/>
      </w:pPr>
      <w:r w:rsidRPr="00A775CA">
        <w:t xml:space="preserve">Project/General Specifications </w:t>
      </w:r>
    </w:p>
    <w:p w:rsidR="00C547F9" w:rsidRDefault="00A775CA">
      <w:pPr>
        <w:pStyle w:val="L1Bullet1"/>
      </w:pPr>
      <w:r w:rsidRPr="00A775CA">
        <w:t xml:space="preserve">ICSS functional and design documents (newly created by the project team in accordance to FEED </w:t>
      </w:r>
      <w:r w:rsidR="005A7E43">
        <w:t>specifications</w:t>
      </w:r>
      <w:r w:rsidRPr="00A775CA">
        <w:t>, otherwise customised documents shall be generated wherever applicable.)</w:t>
      </w:r>
    </w:p>
    <w:p w:rsidR="00C547F9" w:rsidRDefault="00A775CA">
      <w:pPr>
        <w:pStyle w:val="L1Bullet1"/>
      </w:pPr>
      <w:r w:rsidRPr="00A775CA">
        <w:t>As-Shipped documents after FAT.</w:t>
      </w:r>
    </w:p>
    <w:p w:rsidR="00E0771E" w:rsidRPr="00D42D17" w:rsidRDefault="00A775CA" w:rsidP="000E60DD">
      <w:pPr>
        <w:pStyle w:val="L1Normal"/>
      </w:pPr>
      <w:r w:rsidRPr="00A775CA">
        <w:t xml:space="preserve">ICSS </w:t>
      </w:r>
      <w:r w:rsidR="00000AF6">
        <w:t>Standard</w:t>
      </w:r>
      <w:r w:rsidR="00000AF6" w:rsidRPr="00A775CA">
        <w:t xml:space="preserve"> </w:t>
      </w:r>
      <w:r w:rsidR="00000AF6">
        <w:t>Specifications</w:t>
      </w:r>
      <w:r w:rsidR="00000AF6" w:rsidRPr="00A775CA">
        <w:t xml:space="preserve"> </w:t>
      </w:r>
      <w:r w:rsidRPr="00A775CA">
        <w:t xml:space="preserve">are the reference such as control drawings; logic scheme (that shall be used for bulk generation), typical cabinet arrangement and wiring drawings were established with the maximum number of components that can be mounted. The </w:t>
      </w:r>
      <w:r w:rsidR="00000AF6">
        <w:t xml:space="preserve">ICSS </w:t>
      </w:r>
      <w:r w:rsidR="00000AF6" w:rsidRPr="00A775CA">
        <w:t>F</w:t>
      </w:r>
      <w:r w:rsidR="00000AF6">
        <w:t>EED/PRE-FID</w:t>
      </w:r>
      <w:r w:rsidRPr="00A775CA">
        <w:t xml:space="preserve"> typical drawings shall be used as template for individual </w:t>
      </w:r>
      <w:r w:rsidR="00AC2259">
        <w:t>ICSS Supplier</w:t>
      </w:r>
      <w:r w:rsidRPr="00A775CA">
        <w:t xml:space="preserve"> Project’s cabinet drawings, based on actual number of components to be installed in a cabinet.  </w:t>
      </w:r>
    </w:p>
    <w:p w:rsidR="00176D61" w:rsidRPr="00D42D17" w:rsidRDefault="00A775CA" w:rsidP="000E60DD">
      <w:pPr>
        <w:pStyle w:val="L1Normal"/>
      </w:pPr>
      <w:r w:rsidRPr="00A775CA">
        <w:t xml:space="preserve">The actual project </w:t>
      </w:r>
      <w:r w:rsidR="00000AF6">
        <w:t xml:space="preserve">populated </w:t>
      </w:r>
      <w:r w:rsidRPr="00A775CA">
        <w:t xml:space="preserve">drawings shall be submitted for EPC Contractor’s approval </w:t>
      </w:r>
    </w:p>
    <w:p w:rsidR="003960C3" w:rsidRPr="00D42D17" w:rsidRDefault="00AC2259" w:rsidP="000E60DD">
      <w:pPr>
        <w:pStyle w:val="L1Normal"/>
      </w:pPr>
      <w:r>
        <w:t>ICSS Supplier</w:t>
      </w:r>
      <w:r w:rsidR="00A775CA" w:rsidRPr="00A775CA">
        <w:t xml:space="preserve"> project and design documents are those that are approved by EPC Contractor for ICSS implementation. These documents shall be submitted on CD-ROM or hard copy for record and reference.  Manufacturing and FAT shall be based on </w:t>
      </w:r>
      <w:r w:rsidR="00A775CA" w:rsidRPr="00A775CA">
        <w:rPr>
          <w:u w:val="single"/>
        </w:rPr>
        <w:t>effective</w:t>
      </w:r>
      <w:r w:rsidR="00A775CA" w:rsidRPr="00A775CA">
        <w:t xml:space="preserve"> (approved) design documents. Any changes to “approved design documents” shall involve rework and shall affect the delivery.</w:t>
      </w:r>
    </w:p>
    <w:p w:rsidR="00EE25F3" w:rsidRPr="00D42D17" w:rsidRDefault="00AC2259" w:rsidP="00EE25F3">
      <w:pPr>
        <w:pStyle w:val="L1Normal"/>
      </w:pPr>
      <w:r>
        <w:t>ICSS Supplier</w:t>
      </w:r>
      <w:r w:rsidR="00A775CA" w:rsidRPr="00A775CA">
        <w:t xml:space="preserve"> Project </w:t>
      </w:r>
      <w:r w:rsidR="00000AF6">
        <w:t>d</w:t>
      </w:r>
      <w:r w:rsidR="00000AF6" w:rsidRPr="00A775CA">
        <w:t xml:space="preserve">ocuments </w:t>
      </w:r>
      <w:r w:rsidR="00A775CA" w:rsidRPr="00A775CA">
        <w:t>are classified into several categories beyond the document requirement as followed:</w:t>
      </w:r>
    </w:p>
    <w:p w:rsidR="008A2C45" w:rsidRPr="00D42D17" w:rsidRDefault="00AC2259" w:rsidP="00EE25F3">
      <w:pPr>
        <w:pStyle w:val="Heading3"/>
        <w:rPr>
          <w:rFonts w:cs="Times New Roman" w:hint="eastAsia"/>
        </w:rPr>
      </w:pPr>
      <w:r>
        <w:t>ICSS Supplier</w:t>
      </w:r>
      <w:r w:rsidR="00A775CA" w:rsidRPr="00A775CA">
        <w:t xml:space="preserve"> Project control Documents (Internal)</w:t>
      </w:r>
    </w:p>
    <w:p w:rsidR="00C547F9" w:rsidRDefault="00AC2259">
      <w:pPr>
        <w:pStyle w:val="L1Bullet1"/>
      </w:pPr>
      <w:r>
        <w:t>ICSS Supplier</w:t>
      </w:r>
      <w:r w:rsidR="00A775CA" w:rsidRPr="00A775CA">
        <w:t xml:space="preserve"> Project control (Main PO , Contract…etc) </w:t>
      </w:r>
    </w:p>
    <w:p w:rsidR="00C547F9" w:rsidRDefault="00A775CA">
      <w:pPr>
        <w:pStyle w:val="L1Bullet1"/>
      </w:pPr>
      <w:r w:rsidRPr="00A775CA">
        <w:t>Communications (MoM, letters  ...etc)</w:t>
      </w:r>
    </w:p>
    <w:p w:rsidR="00C547F9" w:rsidRDefault="00A775CA">
      <w:pPr>
        <w:pStyle w:val="L1Bullet1"/>
      </w:pPr>
      <w:r w:rsidRPr="00A775CA">
        <w:t>PO/INVOICE/DO/DN</w:t>
      </w:r>
    </w:p>
    <w:p w:rsidR="00C547F9" w:rsidRDefault="00A775CA">
      <w:pPr>
        <w:pStyle w:val="L1Bullet1"/>
      </w:pPr>
      <w:r w:rsidRPr="00A775CA">
        <w:t>Shipping Doc</w:t>
      </w:r>
    </w:p>
    <w:p w:rsidR="00C547F9" w:rsidRDefault="00A775CA">
      <w:pPr>
        <w:pStyle w:val="L1Bullet1"/>
      </w:pPr>
      <w:r w:rsidRPr="00A775CA">
        <w:t>Etc...</w:t>
      </w:r>
    </w:p>
    <w:p w:rsidR="008A2C45" w:rsidRPr="00D42D17" w:rsidRDefault="00A775CA" w:rsidP="00EE25F3">
      <w:pPr>
        <w:pStyle w:val="Heading3"/>
        <w:rPr>
          <w:rFonts w:hint="eastAsia"/>
        </w:rPr>
      </w:pPr>
      <w:r w:rsidRPr="00A775CA">
        <w:t xml:space="preserve">Inputs </w:t>
      </w:r>
      <w:r w:rsidR="00686E25">
        <w:t>(fr</w:t>
      </w:r>
      <w:r w:rsidR="00000AF6">
        <w:t>o</w:t>
      </w:r>
      <w:r w:rsidR="00686E25">
        <w:t>m EPC Contractors)</w:t>
      </w:r>
    </w:p>
    <w:p w:rsidR="003776B9" w:rsidRPr="00D42D17" w:rsidRDefault="00A775CA">
      <w:pPr>
        <w:pStyle w:val="L1Normal"/>
      </w:pPr>
      <w:r w:rsidRPr="00A775CA">
        <w:t xml:space="preserve">Input </w:t>
      </w:r>
      <w:r w:rsidR="00686E25">
        <w:t xml:space="preserve">data and </w:t>
      </w:r>
      <w:r w:rsidRPr="00A775CA">
        <w:t xml:space="preserve">documents </w:t>
      </w:r>
      <w:r w:rsidR="00686E25">
        <w:t xml:space="preserve">and </w:t>
      </w:r>
      <w:r w:rsidRPr="00A775CA">
        <w:t xml:space="preserve">are logged in Master </w:t>
      </w:r>
      <w:r w:rsidR="00AC2259">
        <w:t>ICSS Supplier</w:t>
      </w:r>
      <w:r w:rsidRPr="00A775CA">
        <w:t xml:space="preserve"> Project Inputs Document list.</w:t>
      </w:r>
      <w:r w:rsidR="00686E25">
        <w:br/>
      </w:r>
      <w:r w:rsidR="00686E25" w:rsidRPr="00686E25">
        <w:t xml:space="preserve">EPC Contractor is responsible for </w:t>
      </w:r>
      <w:r w:rsidR="00686E25">
        <w:t xml:space="preserve">timely </w:t>
      </w:r>
      <w:r w:rsidR="00686E25" w:rsidRPr="00686E25">
        <w:t xml:space="preserve">supplying the functional definition </w:t>
      </w:r>
      <w:r w:rsidR="00686E25">
        <w:t xml:space="preserve">or analysis </w:t>
      </w:r>
      <w:r w:rsidR="00686E25" w:rsidRPr="00686E25">
        <w:t xml:space="preserve">for the facility to the </w:t>
      </w:r>
      <w:r w:rsidR="00AC2259">
        <w:t>ICSS Supplier</w:t>
      </w:r>
      <w:r w:rsidR="00686E25">
        <w:t xml:space="preserve">. </w:t>
      </w:r>
    </w:p>
    <w:p w:rsidR="00CB37AB" w:rsidRPr="00D42D17" w:rsidRDefault="00A775CA">
      <w:pPr>
        <w:pStyle w:val="L1Normal"/>
      </w:pPr>
      <w:r w:rsidRPr="00A775CA">
        <w:t>This is a standard list but not limited to:</w:t>
      </w:r>
    </w:p>
    <w:p w:rsidR="00C547F9" w:rsidRDefault="00A775CA">
      <w:pPr>
        <w:pStyle w:val="L1Bullet1"/>
      </w:pPr>
      <w:r w:rsidRPr="00A775CA">
        <w:t>User requirements and standards</w:t>
      </w:r>
    </w:p>
    <w:p w:rsidR="00C547F9" w:rsidRDefault="00A775CA">
      <w:pPr>
        <w:pStyle w:val="L1Bullet1"/>
      </w:pPr>
      <w:r w:rsidRPr="00A775CA">
        <w:t>EPC Contractor Project Specification/Standards</w:t>
      </w:r>
    </w:p>
    <w:p w:rsidR="00C547F9" w:rsidRDefault="00A775CA">
      <w:pPr>
        <w:pStyle w:val="L1Bullet1"/>
      </w:pPr>
      <w:r w:rsidRPr="00A775CA">
        <w:t>EPC Contractor Project Requirement</w:t>
      </w:r>
      <w:r w:rsidR="00370B0D">
        <w:t xml:space="preserve"> and milestones</w:t>
      </w:r>
    </w:p>
    <w:p w:rsidR="00C547F9" w:rsidRDefault="00A775CA">
      <w:pPr>
        <w:pStyle w:val="L1Bullet1"/>
      </w:pPr>
      <w:r w:rsidRPr="00A775CA">
        <w:t>P&amp;ID/PFD/FLD/C&amp;E/Logic Diagrams/</w:t>
      </w:r>
      <w:r w:rsidR="00BE1D84">
        <w:t>Graphic s</w:t>
      </w:r>
      <w:r w:rsidR="00BE1D84" w:rsidRPr="00A775CA">
        <w:t>ketches</w:t>
      </w:r>
      <w:r w:rsidRPr="00A775CA">
        <w:t>/Control and Logic Narratives</w:t>
      </w:r>
    </w:p>
    <w:p w:rsidR="00C547F9" w:rsidRDefault="00A775CA">
      <w:pPr>
        <w:pStyle w:val="L1Bullet1"/>
      </w:pPr>
      <w:r w:rsidRPr="00A775CA">
        <w:t xml:space="preserve">Equipment </w:t>
      </w:r>
      <w:r w:rsidR="00686E25">
        <w:t xml:space="preserve">list and datasheets, </w:t>
      </w:r>
      <w:r w:rsidRPr="00A775CA">
        <w:t xml:space="preserve">Instrument list and </w:t>
      </w:r>
      <w:r w:rsidR="00686E25">
        <w:t>d</w:t>
      </w:r>
      <w:r w:rsidRPr="00A775CA">
        <w:t xml:space="preserve">atasheets </w:t>
      </w:r>
    </w:p>
    <w:p w:rsidR="00C547F9" w:rsidRDefault="00A775CA">
      <w:pPr>
        <w:pStyle w:val="L1Bullet1"/>
      </w:pPr>
      <w:r w:rsidRPr="00A775CA">
        <w:lastRenderedPageBreak/>
        <w:t>IO DBs (refer to chapter 2.3.2)</w:t>
      </w:r>
      <w:r w:rsidR="00686E25">
        <w:t xml:space="preserve"> as per the pre-agreed validated excel data format.</w:t>
      </w:r>
      <w:r w:rsidR="00370B0D">
        <w:br/>
        <w:t xml:space="preserve">(IO DB quantity &amp; quality assessment by IPT for each IODB1, 2 &amp; 3 milestones) </w:t>
      </w:r>
    </w:p>
    <w:p w:rsidR="00C547F9" w:rsidRDefault="00A775CA">
      <w:pPr>
        <w:pStyle w:val="L1Bullet1"/>
      </w:pPr>
      <w:r w:rsidRPr="00A775CA">
        <w:t xml:space="preserve">SOPs (for OTS) </w:t>
      </w:r>
      <w:r w:rsidR="00686E25">
        <w:t xml:space="preserve">supplied by EPC contractor </w:t>
      </w:r>
      <w:r w:rsidR="00420BD4">
        <w:t>and reviewed</w:t>
      </w:r>
      <w:r w:rsidR="00686E25">
        <w:t xml:space="preserve"> by Company.</w:t>
      </w:r>
    </w:p>
    <w:p w:rsidR="00071553" w:rsidRDefault="00A775CA" w:rsidP="00071553">
      <w:pPr>
        <w:pStyle w:val="L1Bullet1"/>
      </w:pPr>
      <w:r w:rsidRPr="00A775CA">
        <w:t>3rd Party, P2, P3 Package information(s) as listed above.</w:t>
      </w:r>
    </w:p>
    <w:p w:rsidR="00071553" w:rsidRDefault="00370B0D" w:rsidP="00071553">
      <w:pPr>
        <w:pStyle w:val="L1Bullet1"/>
      </w:pPr>
      <w:r>
        <w:t xml:space="preserve">The EPC Contractor to provide the schedule for each delivery of the above items to </w:t>
      </w:r>
      <w:r w:rsidR="00AC2259">
        <w:t>ICSS Supplier</w:t>
      </w:r>
      <w:r>
        <w:t>s.</w:t>
      </w:r>
    </w:p>
    <w:p w:rsidR="007404D4" w:rsidRDefault="0099552F">
      <w:pPr>
        <w:pStyle w:val="L1Normal"/>
      </w:pPr>
      <w:r>
        <w:sym w:font="Wingdings 3" w:char="F0E2"/>
      </w:r>
      <w:r w:rsidR="00C547F9">
        <w:t xml:space="preserve"> Refer to Attachment-</w:t>
      </w:r>
      <w:r w:rsidR="00071553" w:rsidRPr="00071553">
        <w:t xml:space="preserve">11: for the ICSS </w:t>
      </w:r>
      <w:r w:rsidR="00C547F9">
        <w:t>Input list requirements from EPC Contractor for the ICSS</w:t>
      </w:r>
      <w:r>
        <w:t xml:space="preserve"> Development</w:t>
      </w:r>
    </w:p>
    <w:p w:rsidR="008A2C45" w:rsidRPr="00D42D17" w:rsidRDefault="00AC2259" w:rsidP="00EE25F3">
      <w:pPr>
        <w:pStyle w:val="Heading3"/>
        <w:rPr>
          <w:rFonts w:hint="eastAsia"/>
        </w:rPr>
      </w:pPr>
      <w:r>
        <w:t>ICSS Supplier</w:t>
      </w:r>
      <w:r w:rsidR="00A775CA" w:rsidRPr="00A775CA">
        <w:t xml:space="preserve"> Project Deliverables (Contractual)</w:t>
      </w:r>
    </w:p>
    <w:p w:rsidR="00EE25F3" w:rsidRPr="00D42D17" w:rsidRDefault="00AC2259" w:rsidP="00EE25F3">
      <w:pPr>
        <w:pStyle w:val="Heading4"/>
        <w:rPr>
          <w:rFonts w:hint="eastAsia"/>
        </w:rPr>
      </w:pPr>
      <w:r>
        <w:rPr>
          <w:rFonts w:cs="Arial"/>
        </w:rPr>
        <w:t>ICSS Supplier</w:t>
      </w:r>
      <w:r w:rsidR="00A775CA" w:rsidRPr="00A775CA">
        <w:t xml:space="preserve"> Project Planning </w:t>
      </w:r>
    </w:p>
    <w:p w:rsidR="008A2C45" w:rsidRPr="00F67030" w:rsidRDefault="00A775CA" w:rsidP="00EE25F3">
      <w:pPr>
        <w:widowControl w:val="0"/>
        <w:autoSpaceDE w:val="0"/>
        <w:autoSpaceDN w:val="0"/>
        <w:adjustRightInd w:val="0"/>
        <w:ind w:left="0"/>
        <w:rPr>
          <w:rFonts w:cs="Arial"/>
        </w:rPr>
      </w:pPr>
      <w:r w:rsidRPr="00A775CA">
        <w:rPr>
          <w:rFonts w:cs="Arial"/>
        </w:rPr>
        <w:t xml:space="preserve">Done once at KOM and logged in Master Outgoing </w:t>
      </w:r>
      <w:r w:rsidR="00AC2259">
        <w:rPr>
          <w:rFonts w:cs="Arial"/>
        </w:rPr>
        <w:t>ICSS Supplier</w:t>
      </w:r>
      <w:r w:rsidRPr="00A775CA">
        <w:rPr>
          <w:rFonts w:cs="Arial"/>
        </w:rPr>
        <w:t xml:space="preserve"> Project Doc List.</w:t>
      </w:r>
    </w:p>
    <w:p w:rsidR="00EE25F3" w:rsidRPr="00D42D17" w:rsidRDefault="00EE25F3" w:rsidP="00EE25F3">
      <w:pPr>
        <w:widowControl w:val="0"/>
        <w:autoSpaceDE w:val="0"/>
        <w:autoSpaceDN w:val="0"/>
        <w:adjustRightInd w:val="0"/>
        <w:ind w:left="0"/>
        <w:rPr>
          <w:rFonts w:cs="Arial"/>
        </w:rPr>
      </w:pP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KOM (MOM)</w:t>
      </w: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PEP</w:t>
      </w: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PQP</w:t>
      </w: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 xml:space="preserve">System topology </w:t>
      </w:r>
    </w:p>
    <w:p w:rsidR="008A2C45" w:rsidRPr="00D42D17" w:rsidRDefault="00AC2259" w:rsidP="00EE25F3">
      <w:pPr>
        <w:pStyle w:val="Heading4"/>
        <w:rPr>
          <w:rFonts w:hint="eastAsia"/>
        </w:rPr>
      </w:pPr>
      <w:r>
        <w:t>ICSS Supplier</w:t>
      </w:r>
      <w:r w:rsidR="00A775CA" w:rsidRPr="00A775CA">
        <w:t xml:space="preserve"> Project Design/Specifications (HWF, SWF, SRR, As Shipped) </w:t>
      </w:r>
    </w:p>
    <w:p w:rsidR="008A2C45" w:rsidRPr="00D42D17" w:rsidRDefault="00A775CA" w:rsidP="00EE25F3">
      <w:pPr>
        <w:widowControl w:val="0"/>
        <w:autoSpaceDE w:val="0"/>
        <w:autoSpaceDN w:val="0"/>
        <w:adjustRightInd w:val="0"/>
        <w:ind w:left="0"/>
        <w:rPr>
          <w:rFonts w:cs="Arial"/>
        </w:rPr>
      </w:pPr>
      <w:r w:rsidRPr="00A775CA">
        <w:rPr>
          <w:rFonts w:cs="Arial"/>
        </w:rPr>
        <w:t xml:space="preserve">ICSS Documents are logged in the </w:t>
      </w:r>
      <w:r w:rsidR="00AC2259">
        <w:rPr>
          <w:rFonts w:cs="Arial"/>
        </w:rPr>
        <w:t>ICSS Supplier</w:t>
      </w:r>
      <w:r w:rsidRPr="00A775CA">
        <w:rPr>
          <w:rFonts w:cs="Arial"/>
        </w:rPr>
        <w:t xml:space="preserve">’s </w:t>
      </w:r>
      <w:r w:rsidR="00BE1D84">
        <w:rPr>
          <w:rFonts w:cs="Arial"/>
        </w:rPr>
        <w:t>M</w:t>
      </w:r>
      <w:r w:rsidR="00BE1D84" w:rsidRPr="00A775CA">
        <w:rPr>
          <w:rFonts w:cs="Arial"/>
        </w:rPr>
        <w:t xml:space="preserve">aster </w:t>
      </w:r>
      <w:r w:rsidRPr="00A775CA">
        <w:rPr>
          <w:rFonts w:cs="Arial"/>
        </w:rPr>
        <w:t xml:space="preserve">Outgoing Project Doc </w:t>
      </w:r>
      <w:r w:rsidR="00BE1D84">
        <w:rPr>
          <w:rFonts w:cs="Arial"/>
        </w:rPr>
        <w:t>Register</w:t>
      </w:r>
      <w:r w:rsidRPr="00A775CA">
        <w:rPr>
          <w:rFonts w:cs="Arial"/>
        </w:rPr>
        <w:t>.</w:t>
      </w:r>
    </w:p>
    <w:p w:rsidR="00EE25F3" w:rsidRPr="00F67030" w:rsidRDefault="00EE25F3" w:rsidP="00EE25F3">
      <w:pPr>
        <w:widowControl w:val="0"/>
        <w:autoSpaceDE w:val="0"/>
        <w:autoSpaceDN w:val="0"/>
        <w:adjustRightInd w:val="0"/>
        <w:ind w:left="0"/>
        <w:rPr>
          <w:rFonts w:cs="Arial"/>
          <w:iCs/>
        </w:rPr>
      </w:pP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 xml:space="preserve">Specification/Functional Design </w:t>
      </w:r>
      <w:r w:rsidR="00BE1D84">
        <w:rPr>
          <w:rFonts w:cs="Arial"/>
        </w:rPr>
        <w:t xml:space="preserve">Specification </w:t>
      </w:r>
      <w:r w:rsidRPr="00A775CA">
        <w:rPr>
          <w:rFonts w:cs="Arial"/>
        </w:rPr>
        <w:t xml:space="preserve">(FDS) </w:t>
      </w: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Detail Design (DDS)</w:t>
      </w: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Construction Drawings</w:t>
      </w: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 xml:space="preserve">Test plan and Test Procedures (does not required updates or re-submission once effective and executed) </w:t>
      </w:r>
    </w:p>
    <w:p w:rsidR="008A2C45" w:rsidRPr="00D42D17" w:rsidRDefault="00A775CA" w:rsidP="00EE25F3">
      <w:pPr>
        <w:pStyle w:val="Heading4"/>
        <w:rPr>
          <w:rFonts w:hint="eastAsia"/>
        </w:rPr>
      </w:pPr>
      <w:r w:rsidRPr="00A775CA">
        <w:t>Test Reports/Records/Results</w:t>
      </w:r>
    </w:p>
    <w:p w:rsidR="008A2C45" w:rsidRPr="00D42D17" w:rsidRDefault="00A775CA" w:rsidP="00EE25F3">
      <w:pPr>
        <w:widowControl w:val="0"/>
        <w:autoSpaceDE w:val="0"/>
        <w:autoSpaceDN w:val="0"/>
        <w:adjustRightInd w:val="0"/>
        <w:ind w:left="0"/>
        <w:rPr>
          <w:rFonts w:cs="Arial"/>
        </w:rPr>
      </w:pPr>
      <w:r w:rsidRPr="00A775CA">
        <w:rPr>
          <w:rFonts w:cs="Arial"/>
        </w:rPr>
        <w:t xml:space="preserve">ICSS Documents are logged in Master Outgoing </w:t>
      </w:r>
      <w:r w:rsidR="00AC2259">
        <w:rPr>
          <w:rFonts w:cs="Arial"/>
        </w:rPr>
        <w:t>ICSS Supplier</w:t>
      </w:r>
      <w:r w:rsidRPr="00A775CA">
        <w:rPr>
          <w:rFonts w:cs="Arial"/>
        </w:rPr>
        <w:t xml:space="preserve">’s Project Doc </w:t>
      </w:r>
      <w:r w:rsidR="00BE1D84">
        <w:rPr>
          <w:rFonts w:cs="Arial"/>
        </w:rPr>
        <w:t>Register</w:t>
      </w:r>
      <w:r w:rsidRPr="00A775CA">
        <w:rPr>
          <w:rFonts w:cs="Arial"/>
        </w:rPr>
        <w:t>, originals to be records delivered to EPC Contractor.</w:t>
      </w:r>
    </w:p>
    <w:p w:rsidR="008A2C45" w:rsidRPr="00D42D17" w:rsidRDefault="00A775CA" w:rsidP="00EE25F3">
      <w:pPr>
        <w:pStyle w:val="Heading4"/>
        <w:rPr>
          <w:rFonts w:hint="eastAsia"/>
        </w:rPr>
      </w:pPr>
      <w:r w:rsidRPr="00A775CA">
        <w:t xml:space="preserve">Vendor Manuals </w:t>
      </w:r>
    </w:p>
    <w:p w:rsidR="008A2C45" w:rsidRDefault="00A775CA" w:rsidP="00EE25F3">
      <w:pPr>
        <w:widowControl w:val="0"/>
        <w:autoSpaceDE w:val="0"/>
        <w:autoSpaceDN w:val="0"/>
        <w:adjustRightInd w:val="0"/>
        <w:ind w:left="0"/>
        <w:rPr>
          <w:rFonts w:cs="Arial"/>
        </w:rPr>
      </w:pPr>
      <w:r w:rsidRPr="00A775CA">
        <w:rPr>
          <w:rFonts w:cs="Arial"/>
          <w:iCs/>
        </w:rPr>
        <w:t xml:space="preserve">Generally regulated by copyright or Licenses, </w:t>
      </w:r>
      <w:r w:rsidRPr="00A775CA">
        <w:rPr>
          <w:rFonts w:cs="Arial"/>
          <w:iCs/>
          <w:u w:val="single"/>
        </w:rPr>
        <w:t>not duplicable</w:t>
      </w:r>
      <w:r w:rsidRPr="00A775CA">
        <w:rPr>
          <w:rFonts w:cs="Arial"/>
          <w:iCs/>
        </w:rPr>
        <w:t xml:space="preserve"> and original.</w:t>
      </w:r>
    </w:p>
    <w:p w:rsidR="00F67030" w:rsidRPr="00D42D17" w:rsidRDefault="00F67030" w:rsidP="00EE25F3">
      <w:pPr>
        <w:widowControl w:val="0"/>
        <w:autoSpaceDE w:val="0"/>
        <w:autoSpaceDN w:val="0"/>
        <w:adjustRightInd w:val="0"/>
        <w:ind w:left="0"/>
        <w:rPr>
          <w:rFonts w:cs="Arial"/>
        </w:rPr>
      </w:pPr>
    </w:p>
    <w:p w:rsidR="008A2C45" w:rsidRPr="00D42D17" w:rsidRDefault="00AC2259" w:rsidP="008A2C45">
      <w:pPr>
        <w:widowControl w:val="0"/>
        <w:numPr>
          <w:ilvl w:val="0"/>
          <w:numId w:val="41"/>
        </w:numPr>
        <w:autoSpaceDE w:val="0"/>
        <w:autoSpaceDN w:val="0"/>
        <w:adjustRightInd w:val="0"/>
        <w:ind w:left="760" w:hanging="380"/>
        <w:rPr>
          <w:rFonts w:cs="Arial"/>
        </w:rPr>
      </w:pPr>
      <w:r>
        <w:rPr>
          <w:rFonts w:cs="Arial"/>
        </w:rPr>
        <w:t>ICSS Supplier</w:t>
      </w:r>
      <w:r w:rsidR="00A775CA" w:rsidRPr="00A775CA">
        <w:rPr>
          <w:rFonts w:cs="Arial"/>
        </w:rPr>
        <w:t xml:space="preserve"> Instruction</w:t>
      </w:r>
      <w:r w:rsidR="00BE1D84">
        <w:rPr>
          <w:rFonts w:cs="Arial"/>
        </w:rPr>
        <w:t>/Operation/</w:t>
      </w:r>
      <w:r w:rsidR="006B0325">
        <w:rPr>
          <w:rFonts w:cs="Arial"/>
        </w:rPr>
        <w:t>Maintenance</w:t>
      </w:r>
      <w:r w:rsidR="00A775CA" w:rsidRPr="00A775CA">
        <w:rPr>
          <w:rFonts w:cs="Arial"/>
        </w:rPr>
        <w:t xml:space="preserve"> Manuals</w:t>
      </w: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Product Manuals/Datasheets</w:t>
      </w: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Vendor Manuals</w:t>
      </w:r>
    </w:p>
    <w:p w:rsidR="008A2C45" w:rsidRPr="00D42D17" w:rsidRDefault="00A775CA" w:rsidP="008A2C45">
      <w:pPr>
        <w:widowControl w:val="0"/>
        <w:numPr>
          <w:ilvl w:val="0"/>
          <w:numId w:val="41"/>
        </w:numPr>
        <w:autoSpaceDE w:val="0"/>
        <w:autoSpaceDN w:val="0"/>
        <w:adjustRightInd w:val="0"/>
        <w:ind w:left="760" w:hanging="380"/>
        <w:rPr>
          <w:rFonts w:cs="Arial"/>
        </w:rPr>
      </w:pPr>
      <w:r w:rsidRPr="00A775CA">
        <w:rPr>
          <w:rFonts w:cs="Arial"/>
        </w:rPr>
        <w:t>Licenses</w:t>
      </w:r>
    </w:p>
    <w:p w:rsidR="008A2C45" w:rsidRPr="00D42D17" w:rsidRDefault="00A775CA" w:rsidP="008A2C45">
      <w:pPr>
        <w:pStyle w:val="L1Normal"/>
      </w:pPr>
      <w:r w:rsidRPr="00A775CA">
        <w:rPr>
          <w:rFonts w:cs="Arial"/>
        </w:rPr>
        <w:t>Please note that specifically for the above items unauthorised copies or duplications is fraudulent and shall not be carried out by ICSS Project even though wrongly or contractually specified by EPC Contractor as document deliverables.</w:t>
      </w:r>
    </w:p>
    <w:p w:rsidR="00651322" w:rsidRPr="00D42D17" w:rsidRDefault="00A775CA" w:rsidP="00651322">
      <w:pPr>
        <w:pStyle w:val="Heading2"/>
        <w:rPr>
          <w:rFonts w:hint="eastAsia"/>
        </w:rPr>
      </w:pPr>
      <w:bookmarkStart w:id="964" w:name="_Toc23849516"/>
      <w:bookmarkStart w:id="965" w:name="_Toc308600750"/>
      <w:r w:rsidRPr="00A775CA">
        <w:rPr>
          <w:b/>
        </w:rPr>
        <w:t>Document Approval</w:t>
      </w:r>
      <w:bookmarkEnd w:id="964"/>
      <w:bookmarkEnd w:id="965"/>
    </w:p>
    <w:p w:rsidR="00651322" w:rsidRPr="00D42D17" w:rsidRDefault="00A775CA" w:rsidP="000E60DD">
      <w:pPr>
        <w:pStyle w:val="L1Normal"/>
      </w:pPr>
      <w:r w:rsidRPr="00A775CA">
        <w:t xml:space="preserve">All documents issued for the first time for review or approval by EPC Contractor shall be reviewed or approved within 14 days of submission. Documents that are revised and resubmitted for approval shall </w:t>
      </w:r>
      <w:r w:rsidRPr="00A775CA">
        <w:lastRenderedPageBreak/>
        <w:t>be returned approved or with further comments within 14 days. (Or to be agreed in accordance with EPC Contractor Project specifications</w:t>
      </w:r>
      <w:r w:rsidR="009605D5">
        <w:t>, 14 by default unless specified</w:t>
      </w:r>
      <w:r w:rsidRPr="00A775CA">
        <w:t>)</w:t>
      </w:r>
    </w:p>
    <w:p w:rsidR="00651322" w:rsidRPr="00D42D17" w:rsidRDefault="00A775CA" w:rsidP="000E60DD">
      <w:pPr>
        <w:pStyle w:val="L1Normal"/>
      </w:pPr>
      <w:r w:rsidRPr="00A775CA">
        <w:t>The comments may be listed separately or marked on the electronic document proper or on a print to enable revision. (Or to be agreed in accordance with EPC Contractor Project specifications)</w:t>
      </w:r>
    </w:p>
    <w:p w:rsidR="00651322" w:rsidRPr="00D42D17" w:rsidRDefault="00A775CA" w:rsidP="000E60DD">
      <w:pPr>
        <w:pStyle w:val="L1Normal"/>
      </w:pPr>
      <w:r w:rsidRPr="00A775CA">
        <w:t>Following colours code shall be used while commenting on the print documents or spreadsheets:</w:t>
      </w:r>
    </w:p>
    <w:p w:rsidR="00E1278A" w:rsidRPr="00D42D17" w:rsidRDefault="00A775CA" w:rsidP="000E60DD">
      <w:pPr>
        <w:pStyle w:val="L1Normal"/>
      </w:pPr>
      <w:r w:rsidRPr="00A775CA">
        <w:t xml:space="preserve">Track changes feature may be used when commenting on electronic version of MS Word or Excel documents.  </w:t>
      </w:r>
    </w:p>
    <w:p w:rsidR="00E1278A" w:rsidRPr="00D42D17" w:rsidRDefault="00A775CA" w:rsidP="000E60DD">
      <w:pPr>
        <w:pStyle w:val="L1Normal"/>
      </w:pPr>
      <w:r w:rsidRPr="00A775CA">
        <w:t>If Adobe Acrobat format is used for documents, spreadsheet and drawings, changes should be colour-coded as the above-mentioned or using Acrobat Notes.</w:t>
      </w:r>
    </w:p>
    <w:p w:rsidR="00766AB3" w:rsidRPr="00D42D17" w:rsidRDefault="00A775CA" w:rsidP="000E60DD">
      <w:pPr>
        <w:pStyle w:val="L1Normal"/>
      </w:pPr>
      <w:r w:rsidRPr="00A775CA">
        <w:t>If colour-coded remarked is not convenient, cloud marks (function in Acrobat) shall be used.</w:t>
      </w:r>
    </w:p>
    <w:p w:rsidR="00651322" w:rsidRPr="00D42D17" w:rsidRDefault="00A775CA" w:rsidP="000E60DD">
      <w:pPr>
        <w:pStyle w:val="L1Normal"/>
      </w:pPr>
      <w:r w:rsidRPr="00A775CA">
        <w:t>However, in additional to colour-coded remarks, cloud marks can still be used concurrently for easy identification of comments.</w:t>
      </w:r>
    </w:p>
    <w:p w:rsidR="00651322" w:rsidRPr="00D42D17" w:rsidRDefault="00A775CA" w:rsidP="00651322">
      <w:pPr>
        <w:pStyle w:val="Heading2"/>
        <w:rPr>
          <w:rFonts w:hint="eastAsia"/>
        </w:rPr>
      </w:pPr>
      <w:bookmarkStart w:id="966" w:name="_Toc23849517"/>
      <w:bookmarkStart w:id="967" w:name="_Toc308600751"/>
      <w:r w:rsidRPr="00A775CA">
        <w:rPr>
          <w:b/>
        </w:rPr>
        <w:t>Document Format</w:t>
      </w:r>
      <w:bookmarkEnd w:id="966"/>
      <w:bookmarkEnd w:id="967"/>
    </w:p>
    <w:p w:rsidR="00651322" w:rsidRPr="00D42D17" w:rsidRDefault="00AC2259" w:rsidP="000E60DD">
      <w:pPr>
        <w:pStyle w:val="L1Normal"/>
      </w:pPr>
      <w:r>
        <w:t>ICSS Supplier</w:t>
      </w:r>
      <w:r w:rsidR="00A775CA" w:rsidRPr="00A775CA">
        <w:t xml:space="preserve"> document format shall be delivered as per COMPANY Document format requirement: </w:t>
      </w:r>
    </w:p>
    <w:p w:rsidR="00071553" w:rsidRDefault="00A775CA" w:rsidP="00071553">
      <w:pPr>
        <w:pStyle w:val="L1Bullet1"/>
      </w:pPr>
      <w:r w:rsidRPr="00A775CA">
        <w:t>MS Office 2003 Professional suits compatible for all text documents, tabular documents, charts, database, block diagram, sketch, organi</w:t>
      </w:r>
      <w:r w:rsidRPr="00A775CA">
        <w:rPr>
          <w:lang w:eastAsia="ja-JP"/>
        </w:rPr>
        <w:t>s</w:t>
      </w:r>
      <w:r w:rsidRPr="00A775CA">
        <w:t>ation chart, scheduling.</w:t>
      </w:r>
    </w:p>
    <w:p w:rsidR="00071553" w:rsidRDefault="00A775CA" w:rsidP="00071553">
      <w:pPr>
        <w:pStyle w:val="L1Bullet1"/>
      </w:pPr>
      <w:r w:rsidRPr="00A775CA">
        <w:t>Adobe Acrobat 8 for documents sent, and for review.</w:t>
      </w:r>
    </w:p>
    <w:p w:rsidR="00071553" w:rsidRDefault="00A775CA" w:rsidP="00071553">
      <w:pPr>
        <w:pStyle w:val="L1Bullet1"/>
      </w:pPr>
      <w:r w:rsidRPr="00A775CA">
        <w:t xml:space="preserve">AutoCAD 2003 Compatible for drawings.  </w:t>
      </w:r>
    </w:p>
    <w:p w:rsidR="00071553" w:rsidRDefault="00A775CA" w:rsidP="00071553">
      <w:pPr>
        <w:pStyle w:val="L1Bullet1"/>
      </w:pPr>
      <w:r w:rsidRPr="00A775CA">
        <w:t>No password is allowed on project generated document e-files</w:t>
      </w:r>
    </w:p>
    <w:p w:rsidR="00651322" w:rsidRPr="00D42D17" w:rsidRDefault="00A775CA" w:rsidP="00651322">
      <w:pPr>
        <w:pStyle w:val="Heading2"/>
        <w:rPr>
          <w:rFonts w:hint="eastAsia"/>
        </w:rPr>
      </w:pPr>
      <w:bookmarkStart w:id="968" w:name="_Toc274495048"/>
      <w:bookmarkStart w:id="969" w:name="_Toc23849518"/>
      <w:bookmarkStart w:id="970" w:name="_Toc308600752"/>
      <w:bookmarkEnd w:id="968"/>
      <w:r w:rsidRPr="00A775CA">
        <w:rPr>
          <w:b/>
        </w:rPr>
        <w:t>Document Structure</w:t>
      </w:r>
      <w:bookmarkEnd w:id="969"/>
      <w:bookmarkEnd w:id="970"/>
    </w:p>
    <w:p w:rsidR="00651322" w:rsidRPr="00D42D17" w:rsidRDefault="00A775CA" w:rsidP="006454C3">
      <w:pPr>
        <w:pStyle w:val="Heading3"/>
        <w:rPr>
          <w:rFonts w:hint="eastAsia"/>
        </w:rPr>
      </w:pPr>
      <w:bookmarkStart w:id="971" w:name="_Toc23849519"/>
      <w:r w:rsidRPr="00A775CA">
        <w:t>Document</w:t>
      </w:r>
      <w:bookmarkEnd w:id="971"/>
      <w:r w:rsidRPr="00A775CA">
        <w:t xml:space="preserve"> edited using MS Office</w:t>
      </w:r>
    </w:p>
    <w:p w:rsidR="00651322" w:rsidRPr="00D42D17" w:rsidRDefault="00A775CA" w:rsidP="000E60DD">
      <w:pPr>
        <w:pStyle w:val="L1Normal"/>
      </w:pPr>
      <w:r w:rsidRPr="00A775CA">
        <w:t>All documents shall have a cover page and contents page. The cover page shall show the project name, the document title, the document number and the revision status.  All pages shall have same consistent revision number.  The document file number including file revision shall be shown on the bottom left hand side.  Page number and total pages shall be shown on the bottom right hand side.</w:t>
      </w:r>
    </w:p>
    <w:p w:rsidR="00E0771E" w:rsidRPr="00D42D17" w:rsidRDefault="00A775CA" w:rsidP="000E60DD">
      <w:pPr>
        <w:pStyle w:val="L1Normal"/>
      </w:pPr>
      <w:r w:rsidRPr="00A775CA">
        <w:t>Native document may have a different files as such the child document shall trace the same document no and revision no of parent document.</w:t>
      </w:r>
    </w:p>
    <w:p w:rsidR="00E0771E" w:rsidRPr="00D42D17" w:rsidRDefault="00A775CA" w:rsidP="000E60DD">
      <w:pPr>
        <w:pStyle w:val="L1Normal"/>
      </w:pPr>
      <w:r w:rsidRPr="00A775CA">
        <w:t>Modification of a document’s shall automatically induce the document to be revised and reflect changes in the revision history.</w:t>
      </w:r>
    </w:p>
    <w:p w:rsidR="007B7A36" w:rsidRPr="00D42D17" w:rsidRDefault="00A775CA" w:rsidP="000E60DD">
      <w:pPr>
        <w:pStyle w:val="L1Normal"/>
      </w:pPr>
      <w:r w:rsidRPr="00A775CA">
        <w:t>Final document deliverable submitted to EPC Contractor/COMPANY DC shall be one (</w:t>
      </w:r>
      <w:proofErr w:type="spellStart"/>
      <w:r w:rsidRPr="00A775CA">
        <w:t>pdf</w:t>
      </w:r>
      <w:proofErr w:type="spellEnd"/>
      <w:r w:rsidRPr="00A775CA">
        <w:t>) document/file.</w:t>
      </w:r>
    </w:p>
    <w:p w:rsidR="00361B86" w:rsidRPr="00D42D17" w:rsidRDefault="00A775CA" w:rsidP="000E60DD">
      <w:pPr>
        <w:pStyle w:val="L1Normal"/>
      </w:pPr>
      <w:bookmarkStart w:id="972" w:name="OLE_LINK25"/>
      <w:bookmarkStart w:id="973" w:name="OLE_LINK26"/>
      <w:r w:rsidRPr="00A775CA">
        <w:t xml:space="preserve">Primary Company Document no. shall be shown associated secondary </w:t>
      </w:r>
      <w:r w:rsidR="00AC2259">
        <w:t>ICSS Supplier</w:t>
      </w:r>
      <w:r w:rsidRPr="00A775CA">
        <w:t xml:space="preserve"> Document No. </w:t>
      </w:r>
      <w:r w:rsidRPr="00A775CA">
        <w:br/>
        <w:t>Example: C810-AJ-PLN-0001 (IGFDP-C0-PC-00-0100-001); PEP</w:t>
      </w:r>
    </w:p>
    <w:p w:rsidR="00651322" w:rsidRPr="00D42D17" w:rsidRDefault="00A775CA" w:rsidP="006454C3">
      <w:pPr>
        <w:pStyle w:val="Heading3"/>
        <w:rPr>
          <w:rFonts w:hint="eastAsia"/>
        </w:rPr>
      </w:pPr>
      <w:bookmarkStart w:id="974" w:name="_Toc23849520"/>
      <w:bookmarkEnd w:id="972"/>
      <w:bookmarkEnd w:id="973"/>
      <w:r w:rsidRPr="00A775CA">
        <w:lastRenderedPageBreak/>
        <w:t>AutoCAD Drawings</w:t>
      </w:r>
      <w:bookmarkEnd w:id="974"/>
    </w:p>
    <w:p w:rsidR="00651322" w:rsidRPr="00D42D17" w:rsidRDefault="00A775CA" w:rsidP="000E60DD">
      <w:pPr>
        <w:pStyle w:val="L1Normal"/>
      </w:pPr>
      <w:r w:rsidRPr="00A775CA">
        <w:t xml:space="preserve">All AutoCAD drawings, except overall system architecture drawings, shall be A3/A4 size.  Overall system architecture drawings could be A1 or A0 size if necessary.  All A3/A4 size drawings shall have an A4 cover page.  All pages shall have a title block.  The revision number for all pages shall be same.  The file number shall be shown at the bottom left hand side of the drawing.  </w:t>
      </w:r>
    </w:p>
    <w:p w:rsidR="002E585E" w:rsidRPr="00D42D17" w:rsidRDefault="00A775CA" w:rsidP="002E585E">
      <w:pPr>
        <w:pStyle w:val="Heading2"/>
        <w:rPr>
          <w:rFonts w:hint="eastAsia"/>
        </w:rPr>
      </w:pPr>
      <w:bookmarkStart w:id="975" w:name="_Toc308600753"/>
      <w:r w:rsidRPr="00A775CA">
        <w:rPr>
          <w:b/>
        </w:rPr>
        <w:t>Document Numbering Philosophy</w:t>
      </w:r>
      <w:bookmarkEnd w:id="975"/>
    </w:p>
    <w:p w:rsidR="00361B86" w:rsidRPr="00D42D17" w:rsidRDefault="00A775CA" w:rsidP="000E60DD">
      <w:pPr>
        <w:pStyle w:val="L1Normal"/>
      </w:pPr>
      <w:r w:rsidRPr="00A775CA">
        <w:t xml:space="preserve">For </w:t>
      </w:r>
      <w:r w:rsidR="00AC2259">
        <w:t>ICSS Supplier</w:t>
      </w:r>
      <w:r w:rsidRPr="00A775CA">
        <w:t xml:space="preserve"> document numbering philosophy, please refer to attachment within this document for details.</w:t>
      </w:r>
    </w:p>
    <w:p w:rsidR="008438B3" w:rsidRPr="00D42D17" w:rsidRDefault="00A775CA" w:rsidP="000E60DD">
      <w:pPr>
        <w:pStyle w:val="L1Normal"/>
        <w:rPr>
          <w:b/>
        </w:rPr>
      </w:pPr>
      <w:r w:rsidRPr="00A775CA">
        <w:rPr>
          <w:b/>
        </w:rPr>
        <w:t>COMPANY Document no. shall apply (Controlled By Company), dual numbers can be used, and Company document no. shall be the master including cross reference.</w:t>
      </w:r>
    </w:p>
    <w:p w:rsidR="00FC6C94" w:rsidRPr="00D42D17" w:rsidRDefault="00A775CA" w:rsidP="000E60DD">
      <w:pPr>
        <w:pStyle w:val="L1Normal"/>
      </w:pPr>
      <w:r w:rsidRPr="00A775CA">
        <w:sym w:font="Wingdings" w:char="F0EE"/>
      </w:r>
      <w:r w:rsidRPr="00A775CA">
        <w:t xml:space="preserve"> Refer to </w:t>
      </w:r>
      <w:r w:rsidRPr="00A775CA">
        <w:rPr>
          <w:b/>
        </w:rPr>
        <w:t>Attachment-04:</w:t>
      </w:r>
      <w:r w:rsidRPr="00A775CA">
        <w:t xml:space="preserve"> for ICSS Document Numbering Philosophy (ICSS and PCS Document Title and Number).</w:t>
      </w:r>
    </w:p>
    <w:p w:rsidR="00BC2B22" w:rsidRPr="00D42D17" w:rsidRDefault="00A775CA" w:rsidP="000E60DD">
      <w:pPr>
        <w:pStyle w:val="L1Normal"/>
      </w:pPr>
      <w:r w:rsidRPr="00A775CA">
        <w:t xml:space="preserve">Document control and secondary numbering shall followed </w:t>
      </w:r>
      <w:r w:rsidR="00AC2259">
        <w:t>ICSS Supplier</w:t>
      </w:r>
      <w:r w:rsidRPr="00A775CA">
        <w:t xml:space="preserve"> Engineering standards governed by </w:t>
      </w:r>
      <w:r w:rsidR="00AC2259">
        <w:t>ICSS Supplier</w:t>
      </w:r>
      <w:r w:rsidRPr="00A775CA">
        <w:t xml:space="preserve"> company policies and within </w:t>
      </w:r>
      <w:r w:rsidR="00AC2259">
        <w:t>ICSS Supplier</w:t>
      </w:r>
      <w:r w:rsidRPr="00A775CA">
        <w:t xml:space="preserve"> audited compliance with ISO Standards as such the </w:t>
      </w:r>
      <w:r w:rsidR="00AC2259">
        <w:t>ICSS Supplier</w:t>
      </w:r>
      <w:r w:rsidRPr="00A775CA">
        <w:t xml:space="preserve"> Project Document Control and Numbering shall comply with </w:t>
      </w:r>
      <w:r w:rsidR="00AC2259">
        <w:t>ICSS Supplier</w:t>
      </w:r>
      <w:r w:rsidRPr="00A775CA">
        <w:t xml:space="preserve"> standard. EPC Contractor document control and numbering shall not remove or delete the initial </w:t>
      </w:r>
      <w:r w:rsidR="00AC2259">
        <w:t>ICSS Supplier</w:t>
      </w:r>
      <w:r w:rsidRPr="00A775CA">
        <w:t xml:space="preserve"> documents reference and COMPANY Document requirement.</w:t>
      </w:r>
    </w:p>
    <w:p w:rsidR="00593610" w:rsidRPr="00D42D17" w:rsidRDefault="00A775CA" w:rsidP="000E60DD">
      <w:pPr>
        <w:pStyle w:val="L1Normal"/>
      </w:pPr>
      <w:r w:rsidRPr="00A775CA">
        <w:t xml:space="preserve">This rule shall be enforced wherever late or specific contractual EPC Contractor requirement interfered with Company or </w:t>
      </w:r>
      <w:r w:rsidR="00AC2259">
        <w:t>ICSS Supplier</w:t>
      </w:r>
      <w:r w:rsidRPr="00A775CA">
        <w:t xml:space="preserve"> Documentation policies.</w:t>
      </w:r>
    </w:p>
    <w:p w:rsidR="00BC2B22" w:rsidRPr="00D42D17" w:rsidRDefault="00A775CA" w:rsidP="000E60DD">
      <w:pPr>
        <w:pStyle w:val="L1Normal"/>
      </w:pPr>
      <w:r w:rsidRPr="00A775CA">
        <w:t xml:space="preserve">For EPC Contractor specific and related Document Control and Numbering information, as request by EPC contractor, shall be only additionally informed on </w:t>
      </w:r>
      <w:r w:rsidRPr="00A775CA">
        <w:rPr>
          <w:u w:val="single"/>
        </w:rPr>
        <w:t>a dedicated EPC Contractor dedicated coversheet</w:t>
      </w:r>
      <w:r w:rsidRPr="00A775CA">
        <w:t xml:space="preserve"> placed on top of </w:t>
      </w:r>
      <w:r w:rsidR="00AC2259">
        <w:t>ICSS Supplier</w:t>
      </w:r>
      <w:r w:rsidRPr="00A775CA">
        <w:t xml:space="preserve"> ICSS Documents.</w:t>
      </w:r>
    </w:p>
    <w:p w:rsidR="00C547F9" w:rsidRDefault="003C69AF">
      <w:pPr>
        <w:pStyle w:val="L1TbleTxt"/>
      </w:pPr>
      <w:r>
        <w:lastRenderedPageBreak/>
        <w:pict>
          <v:shape id="_x0000_i1033" type="#_x0000_t75" style="width:458.4pt;height:334.8pt">
            <v:imagedata r:id="rId30" o:title=""/>
          </v:shape>
        </w:pict>
      </w:r>
    </w:p>
    <w:p w:rsidR="00DF6BCB" w:rsidRPr="00D42D17" w:rsidRDefault="00A775CA" w:rsidP="000E60DD">
      <w:pPr>
        <w:pStyle w:val="L1Normal"/>
      </w:pPr>
      <w:r w:rsidRPr="00A775CA">
        <w:t xml:space="preserve">No alterations of the native </w:t>
      </w:r>
      <w:r w:rsidR="00AC2259">
        <w:t>ICSS Supplier</w:t>
      </w:r>
      <w:r w:rsidRPr="00A775CA">
        <w:t xml:space="preserve"> Document’s template are possible. (</w:t>
      </w:r>
      <w:proofErr w:type="gramStart"/>
      <w:r w:rsidR="00BE1D84">
        <w:t>i</w:t>
      </w:r>
      <w:r w:rsidRPr="00A775CA">
        <w:t>.e</w:t>
      </w:r>
      <w:proofErr w:type="gramEnd"/>
      <w:r w:rsidRPr="00A775CA">
        <w:t xml:space="preserve">. additions of Boxes, EPC Contractor text, Symbols, logos...etc) </w:t>
      </w:r>
    </w:p>
    <w:p w:rsidR="00EA685C" w:rsidRPr="00D42D17" w:rsidRDefault="00A775CA" w:rsidP="000E60DD">
      <w:pPr>
        <w:pStyle w:val="L1Normal"/>
      </w:pPr>
      <w:r w:rsidRPr="00A775CA">
        <w:t xml:space="preserve">For document revision procedure shall explain as in </w:t>
      </w:r>
      <w:r w:rsidR="00071553" w:rsidRPr="00A775CA">
        <w:fldChar w:fldCharType="begin"/>
      </w:r>
      <w:r w:rsidRPr="00A775CA">
        <w:instrText xml:space="preserve"> REF _Ref107202883 \w \p \h </w:instrText>
      </w:r>
      <w:r w:rsidR="00071553" w:rsidRPr="00A775CA">
        <w:fldChar w:fldCharType="separate"/>
      </w:r>
      <w:r w:rsidR="001317AF">
        <w:t>9.10 below</w:t>
      </w:r>
      <w:r w:rsidR="00071553" w:rsidRPr="00A775CA">
        <w:fldChar w:fldCharType="end"/>
      </w:r>
      <w:r w:rsidRPr="00A775CA">
        <w:t xml:space="preserve"> on </w:t>
      </w:r>
      <w:r w:rsidR="00071553" w:rsidRPr="00A775CA">
        <w:fldChar w:fldCharType="begin"/>
      </w:r>
      <w:r w:rsidRPr="00A775CA">
        <w:instrText xml:space="preserve"> REF _Ref107202883 \h </w:instrText>
      </w:r>
      <w:r w:rsidR="00071553" w:rsidRPr="00A775CA">
        <w:fldChar w:fldCharType="separate"/>
      </w:r>
      <w:r w:rsidR="001317AF" w:rsidRPr="00A775CA">
        <w:rPr>
          <w:b/>
        </w:rPr>
        <w:t>Revision Control</w:t>
      </w:r>
      <w:r w:rsidR="00071553" w:rsidRPr="00A775CA">
        <w:fldChar w:fldCharType="end"/>
      </w:r>
      <w:r w:rsidRPr="00A775CA">
        <w:t>.</w:t>
      </w:r>
    </w:p>
    <w:p w:rsidR="00C82DC8" w:rsidRPr="00D42D17" w:rsidRDefault="00A775CA" w:rsidP="00C82DC8">
      <w:pPr>
        <w:pStyle w:val="Heading2"/>
        <w:rPr>
          <w:rFonts w:hint="eastAsia"/>
        </w:rPr>
      </w:pPr>
      <w:bookmarkStart w:id="976" w:name="_Toc308600754"/>
      <w:r w:rsidRPr="00A775CA">
        <w:rPr>
          <w:b/>
        </w:rPr>
        <w:t>EPC Phase Standard Document Requirements (ICSS and PCS Document Title and Number)</w:t>
      </w:r>
      <w:bookmarkEnd w:id="976"/>
    </w:p>
    <w:p w:rsidR="00C82DC8" w:rsidRPr="00D42D17" w:rsidRDefault="00A775CA" w:rsidP="000E60DD">
      <w:pPr>
        <w:pStyle w:val="L1Normal"/>
      </w:pPr>
      <w:r w:rsidRPr="00A775CA">
        <w:t xml:space="preserve">For </w:t>
      </w:r>
      <w:r w:rsidR="00AC2259">
        <w:t>ICSS Supplier</w:t>
      </w:r>
      <w:r w:rsidRPr="00A775CA">
        <w:t xml:space="preserve"> Project document please refer to attachment within this document for details. </w:t>
      </w:r>
    </w:p>
    <w:p w:rsidR="00C82DC8" w:rsidRPr="00D42D17" w:rsidRDefault="00A775CA" w:rsidP="000E60DD">
      <w:pPr>
        <w:pStyle w:val="L1Normal"/>
      </w:pPr>
      <w:r w:rsidRPr="00A775CA">
        <w:sym w:font="Wingdings" w:char="F0EE"/>
      </w:r>
      <w:r w:rsidRPr="00A775CA">
        <w:t xml:space="preserve"> Refer to </w:t>
      </w:r>
      <w:r w:rsidRPr="00A775CA">
        <w:rPr>
          <w:b/>
        </w:rPr>
        <w:t>Attachment-06:</w:t>
      </w:r>
      <w:r w:rsidRPr="00A775CA">
        <w:t xml:space="preserve"> for </w:t>
      </w:r>
      <w:r w:rsidR="00AC2259">
        <w:t>ICSS Supplier</w:t>
      </w:r>
      <w:r w:rsidRPr="00A775CA">
        <w:t xml:space="preserve"> Project Document requirements (ICSS and COMPANY Document Title and Number).</w:t>
      </w:r>
    </w:p>
    <w:p w:rsidR="008438B3" w:rsidRPr="00D42D17" w:rsidRDefault="00A775CA" w:rsidP="006454C3">
      <w:pPr>
        <w:pStyle w:val="Heading3"/>
        <w:rPr>
          <w:rFonts w:hint="eastAsia"/>
        </w:rPr>
      </w:pPr>
      <w:bookmarkStart w:id="977" w:name="_Toc23849525"/>
      <w:r w:rsidRPr="00A775CA">
        <w:t>ICSS Native Document</w:t>
      </w:r>
      <w:bookmarkEnd w:id="977"/>
      <w:r w:rsidRPr="00A775CA">
        <w:t xml:space="preserve"> File Name</w:t>
      </w:r>
    </w:p>
    <w:p w:rsidR="0033014E" w:rsidRPr="00D42D17" w:rsidRDefault="00A775CA" w:rsidP="0033014E">
      <w:pPr>
        <w:pStyle w:val="L1Normal"/>
      </w:pPr>
      <w:r w:rsidRPr="00A775CA">
        <w:t xml:space="preserve">Company Document no. shall be shown associated to </w:t>
      </w:r>
      <w:r w:rsidR="00AC2259">
        <w:t>ICSS Supplier</w:t>
      </w:r>
      <w:r w:rsidRPr="00A775CA">
        <w:t xml:space="preserve"> Document No. </w:t>
      </w:r>
      <w:r w:rsidR="00F67030">
        <w:t xml:space="preserve"> </w:t>
      </w:r>
      <w:r w:rsidR="00F67030">
        <w:br/>
      </w:r>
      <w:r w:rsidRPr="00A775CA">
        <w:t>Example: C810-AJ-PLN-0001 (IGFDP-C0-PC-00-0100-001); PEP</w:t>
      </w:r>
    </w:p>
    <w:p w:rsidR="008438B3" w:rsidRPr="00D42D17" w:rsidRDefault="00A775CA" w:rsidP="000E60DD">
      <w:pPr>
        <w:pStyle w:val="L1Normal"/>
      </w:pPr>
      <w:r w:rsidRPr="00A775CA">
        <w:t xml:space="preserve">The native file name is the </w:t>
      </w:r>
      <w:r w:rsidR="00AC2259">
        <w:t>ICSS Supplier</w:t>
      </w:r>
      <w:r w:rsidRPr="00A775CA">
        <w:t xml:space="preserve"> document number (strictly) and followed by revision number which shall be explained below.  The file extension is the native file format.  </w:t>
      </w:r>
    </w:p>
    <w:p w:rsidR="00DF6BCB" w:rsidRPr="00D42D17" w:rsidRDefault="00A775CA" w:rsidP="000E60DD">
      <w:pPr>
        <w:pStyle w:val="L1Normal"/>
      </w:pPr>
      <w:r w:rsidRPr="00A775CA">
        <w:t>For example the native file number for this document is IGFDP-C0-PC-00-0100-001_rev00.doc.</w:t>
      </w:r>
    </w:p>
    <w:p w:rsidR="008438B3" w:rsidRPr="00D42D17" w:rsidRDefault="00A775CA" w:rsidP="000E60DD">
      <w:pPr>
        <w:pStyle w:val="L1Normal"/>
      </w:pPr>
      <w:r w:rsidRPr="00A775CA">
        <w:t>If the document has an “attachment” the file numbering shall be the document number followed by “</w:t>
      </w:r>
      <w:r w:rsidRPr="00A775CA">
        <w:rPr>
          <w:b/>
        </w:rPr>
        <w:t>-01</w:t>
      </w:r>
      <w:r w:rsidRPr="00A775CA">
        <w:t xml:space="preserve">”, followed by a revision number.  The “-01” implies the first attachment.  </w:t>
      </w:r>
    </w:p>
    <w:p w:rsidR="008438B3" w:rsidRPr="00D42D17" w:rsidRDefault="00A775CA" w:rsidP="000E60DD">
      <w:pPr>
        <w:pStyle w:val="L1Normal"/>
      </w:pPr>
      <w:r w:rsidRPr="00A775CA">
        <w:lastRenderedPageBreak/>
        <w:t xml:space="preserve">For example, native file number for this document with one attachment shall be IGFDP-C0-PC-00-0100-001-01.rev00.doc.  The extension number shall be the corresponding native file format extension. </w:t>
      </w:r>
    </w:p>
    <w:p w:rsidR="006454C3" w:rsidRPr="00D42D17" w:rsidRDefault="00A775CA" w:rsidP="000E60DD">
      <w:pPr>
        <w:pStyle w:val="L1Normal"/>
      </w:pPr>
      <w:r w:rsidRPr="00A775CA">
        <w:t>If the file is too big or document is breakdown, it could be divided into parts by adding “.01”, “.02”… etc.</w:t>
      </w:r>
    </w:p>
    <w:p w:rsidR="00F72CDD" w:rsidRPr="00D42D17" w:rsidRDefault="00A775CA" w:rsidP="000E60DD">
      <w:pPr>
        <w:pStyle w:val="L1Normal"/>
      </w:pPr>
      <w:r w:rsidRPr="00A775CA">
        <w:rPr>
          <w:u w:val="single"/>
        </w:rPr>
        <w:t>All attachments, such as tables (spreadsheet), document files shall all trace to the parent’s file name</w:t>
      </w:r>
      <w:r w:rsidRPr="00A775CA">
        <w:t xml:space="preserve"> </w:t>
      </w:r>
    </w:p>
    <w:p w:rsidR="00B04416" w:rsidRPr="00D42D17" w:rsidRDefault="00A775CA" w:rsidP="000E60DD">
      <w:pPr>
        <w:pStyle w:val="L1Normal"/>
      </w:pPr>
      <w:r w:rsidRPr="00A775CA">
        <w:t xml:space="preserve">(See </w:t>
      </w:r>
      <w:r w:rsidR="00071553" w:rsidRPr="00A775CA">
        <w:fldChar w:fldCharType="begin"/>
      </w:r>
      <w:r w:rsidRPr="00A775CA">
        <w:instrText xml:space="preserve"> REF _Ref108252753 \h </w:instrText>
      </w:r>
      <w:r w:rsidR="00071553" w:rsidRPr="00A775CA">
        <w:fldChar w:fldCharType="separate"/>
      </w:r>
      <w:ins w:id="978" w:author="40202267" w:date="2011-11-09T11:17:00Z">
        <w:r w:rsidR="001317AF" w:rsidRPr="00A775CA">
          <w:t xml:space="preserve">Figure </w:t>
        </w:r>
        <w:r w:rsidR="001317AF">
          <w:rPr>
            <w:noProof/>
          </w:rPr>
          <w:t>9</w:t>
        </w:r>
        <w:r w:rsidR="001317AF" w:rsidRPr="00A775CA">
          <w:noBreakHyphen/>
        </w:r>
        <w:proofErr w:type="gramStart"/>
        <w:r w:rsidR="001317AF">
          <w:rPr>
            <w:noProof/>
          </w:rPr>
          <w:t>2</w:t>
        </w:r>
        <w:r w:rsidR="001317AF" w:rsidRPr="00A775CA">
          <w:t xml:space="preserve">  Document</w:t>
        </w:r>
        <w:proofErr w:type="gramEnd"/>
        <w:r w:rsidR="001317AF" w:rsidRPr="00A775CA">
          <w:t xml:space="preserve"> and Attachments native files Naming Convention</w:t>
        </w:r>
      </w:ins>
      <w:del w:id="979" w:author="40202267" w:date="2011-11-09T11:16:00Z">
        <w:r w:rsidR="00A76E3E" w:rsidRPr="00A775CA" w:rsidDel="001317AF">
          <w:delText xml:space="preserve">Figure </w:delText>
        </w:r>
        <w:r w:rsidR="00A76E3E" w:rsidDel="001317AF">
          <w:rPr>
            <w:noProof/>
          </w:rPr>
          <w:delText>9</w:delText>
        </w:r>
        <w:r w:rsidR="00A76E3E" w:rsidRPr="00A775CA" w:rsidDel="001317AF">
          <w:noBreakHyphen/>
        </w:r>
        <w:r w:rsidR="00A76E3E" w:rsidDel="001317AF">
          <w:rPr>
            <w:noProof/>
          </w:rPr>
          <w:delText>2</w:delText>
        </w:r>
        <w:r w:rsidR="00A76E3E" w:rsidRPr="00A775CA" w:rsidDel="001317AF">
          <w:delText xml:space="preserve">  Document and Attachments native files Naming Convention</w:delText>
        </w:r>
      </w:del>
      <w:r w:rsidR="00071553" w:rsidRPr="00A775CA">
        <w:fldChar w:fldCharType="end"/>
      </w:r>
      <w:r w:rsidRPr="00A775CA">
        <w:t>).</w:t>
      </w:r>
    </w:p>
    <w:p w:rsidR="00430B93" w:rsidRPr="00D42D17" w:rsidRDefault="00A775CA" w:rsidP="00430B93">
      <w:pPr>
        <w:pStyle w:val="Caption"/>
      </w:pPr>
      <w:bookmarkStart w:id="980" w:name="_Ref108252753"/>
      <w:r w:rsidRPr="00A775CA">
        <w:lastRenderedPageBreak/>
        <w:t xml:space="preserve">Figure </w:t>
      </w:r>
      <w:fldSimple w:instr=" STYLEREF 1 \s ">
        <w:r w:rsidR="001317AF">
          <w:rPr>
            <w:noProof/>
          </w:rPr>
          <w:t>9</w:t>
        </w:r>
      </w:fldSimple>
      <w:r w:rsidRPr="00A775CA">
        <w:noBreakHyphen/>
      </w:r>
      <w:fldSimple w:instr=" SEQ Figure \* ARABIC \s 1 ">
        <w:r w:rsidR="001317AF">
          <w:rPr>
            <w:noProof/>
          </w:rPr>
          <w:t>2</w:t>
        </w:r>
      </w:fldSimple>
      <w:r w:rsidRPr="00A775CA">
        <w:t xml:space="preserve">  Document and Attachments native files Naming Convention</w:t>
      </w:r>
      <w:bookmarkEnd w:id="980"/>
    </w:p>
    <w:p w:rsidR="00B45605" w:rsidRPr="00D42D17" w:rsidRDefault="00624130" w:rsidP="000E60DD">
      <w:pPr>
        <w:pStyle w:val="L1Normal"/>
      </w:pPr>
      <w:r w:rsidRPr="00D42D17">
        <w:object w:dxaOrig="11756" w:dyaOrig="14932">
          <v:shape id="_x0000_i1034" type="#_x0000_t75" style="width:458.4pt;height:582pt" o:ole="">
            <v:imagedata r:id="rId31" o:title=""/>
          </v:shape>
          <o:OLEObject Type="Embed" ProgID="Visio.Drawing.11" ShapeID="_x0000_i1034" DrawAspect="Content" ObjectID="_1382343512" r:id="rId32"/>
        </w:object>
      </w:r>
    </w:p>
    <w:p w:rsidR="00B45605" w:rsidRPr="00D42D17" w:rsidRDefault="00A775CA" w:rsidP="000E60DD">
      <w:pPr>
        <w:pStyle w:val="L1Normal"/>
      </w:pPr>
      <w:r w:rsidRPr="00A775CA">
        <w:t>Example of one main native document with two attachments of which one contains two documents, and the other one with two attachment , i.e. first attachment with 1 spreadsheet , second attachment with 3 drawings:</w:t>
      </w:r>
    </w:p>
    <w:p w:rsidR="00F72CDD" w:rsidRPr="00D42D17" w:rsidRDefault="00A775CA" w:rsidP="00F72CDD">
      <w:pPr>
        <w:pStyle w:val="L1Normal"/>
      </w:pPr>
      <w:r w:rsidRPr="00A775CA">
        <w:t xml:space="preserve">Document native file name followed </w:t>
      </w:r>
      <w:r w:rsidR="00AC2259">
        <w:t>ICSS Supplier</w:t>
      </w:r>
      <w:r w:rsidRPr="00A775CA">
        <w:t xml:space="preserve"> Engineering standards governed by Company policies and within </w:t>
      </w:r>
      <w:r w:rsidR="00AC2259">
        <w:t>ICSS Supplier</w:t>
      </w:r>
      <w:r w:rsidRPr="00A775CA">
        <w:t xml:space="preserve"> audited compliance with ISO Standards as such the </w:t>
      </w:r>
      <w:r w:rsidR="00AC2259">
        <w:t>ICSS Supplier</w:t>
      </w:r>
      <w:r w:rsidRPr="00A775CA">
        <w:t xml:space="preserve"> </w:t>
      </w:r>
      <w:r w:rsidRPr="00A775CA">
        <w:lastRenderedPageBreak/>
        <w:t xml:space="preserve">Project Document native file name shall solely comply with </w:t>
      </w:r>
      <w:r w:rsidR="00AC2259">
        <w:t>ICSS Supplier</w:t>
      </w:r>
      <w:r w:rsidRPr="00A775CA">
        <w:t xml:space="preserve"> Project standard. EPC Contractor or external document native file naming shall not apply or nor interfere within </w:t>
      </w:r>
      <w:r w:rsidR="00AC2259">
        <w:t>ICSS Supplier</w:t>
      </w:r>
      <w:r w:rsidRPr="00A775CA">
        <w:t xml:space="preserve"> Documents file naming standards.</w:t>
      </w:r>
    </w:p>
    <w:p w:rsidR="006D16A3" w:rsidRPr="00D42D17" w:rsidRDefault="00A775CA" w:rsidP="00F72CDD">
      <w:pPr>
        <w:pStyle w:val="L1Normal"/>
      </w:pPr>
      <w:r w:rsidRPr="00A775CA">
        <w:t xml:space="preserve">This rule shall be enforced wherever late or specific contractual EPC Contractor’s requirement interfered with </w:t>
      </w:r>
      <w:r w:rsidR="00AC2259">
        <w:t>ICSS Supplier</w:t>
      </w:r>
      <w:r w:rsidRPr="00A775CA">
        <w:t xml:space="preserve"> Documentation policies.</w:t>
      </w:r>
    </w:p>
    <w:p w:rsidR="00F72CDD" w:rsidRPr="00D42D17" w:rsidRDefault="00A775CA" w:rsidP="00F72CDD">
      <w:pPr>
        <w:pStyle w:val="L1Normal"/>
      </w:pPr>
      <w:r w:rsidRPr="00A775CA">
        <w:t>DCC shall reject any illegal document name, file name or revision deviating from the ICSS Project standard.</w:t>
      </w:r>
    </w:p>
    <w:p w:rsidR="0033014E" w:rsidRPr="00D42D17" w:rsidRDefault="00A775CA" w:rsidP="00F72CDD">
      <w:pPr>
        <w:pStyle w:val="L1Normal"/>
      </w:pPr>
      <w:r w:rsidRPr="00A775CA">
        <w:t>Company e-file name (</w:t>
      </w:r>
      <w:proofErr w:type="spellStart"/>
      <w:r w:rsidRPr="00A775CA">
        <w:t>pdf</w:t>
      </w:r>
      <w:proofErr w:type="spellEnd"/>
      <w:r w:rsidRPr="00A775CA">
        <w:t xml:space="preserve">) sent to Company DC shall use Company Document no and revision no including COMAPNY effective cover page, as agreed with COMPANY.   </w:t>
      </w:r>
    </w:p>
    <w:p w:rsidR="0033014E" w:rsidRPr="00D42D17" w:rsidRDefault="00A775CA" w:rsidP="00F72CDD">
      <w:pPr>
        <w:pStyle w:val="L1Normal"/>
      </w:pPr>
      <w:r w:rsidRPr="00A775CA">
        <w:t xml:space="preserve">Example Company e-file: C810-AJ-PLN-0001_A </w:t>
      </w:r>
    </w:p>
    <w:p w:rsidR="008438B3" w:rsidRPr="00D42D17" w:rsidRDefault="00A775CA" w:rsidP="006454C3">
      <w:pPr>
        <w:pStyle w:val="Heading3"/>
        <w:rPr>
          <w:rFonts w:hint="eastAsia"/>
        </w:rPr>
      </w:pPr>
      <w:bookmarkStart w:id="981" w:name="_Toc23849526"/>
      <w:bookmarkStart w:id="982" w:name="_Toc23849521"/>
      <w:r w:rsidRPr="00A775CA">
        <w:t>AutoCAD Documents</w:t>
      </w:r>
      <w:bookmarkEnd w:id="981"/>
    </w:p>
    <w:p w:rsidR="00F72CDD" w:rsidRPr="00D42D17" w:rsidRDefault="00A775CA" w:rsidP="000E60DD">
      <w:pPr>
        <w:pStyle w:val="L1Normal"/>
      </w:pPr>
      <w:r w:rsidRPr="00A775CA">
        <w:t>The native file numbering for AutoCAD drawings is drawing number followed by sheet number, followed by revision number. The file extension is the native file format.  SHT is abbreviation for sheet and NN is the sheet number. For example IGFDP-C0-00-PC-00-6000-001_SHT12_rev00.dwg</w:t>
      </w:r>
    </w:p>
    <w:p w:rsidR="008438B3" w:rsidRPr="00D42D17" w:rsidRDefault="00A775CA" w:rsidP="000E60DD">
      <w:pPr>
        <w:pStyle w:val="L1Normal"/>
      </w:pPr>
      <w:r w:rsidRPr="00A775CA">
        <w:t>The native revision number is the revision number of that sheet.  All sheets must be issued every time any sheet is revised.</w:t>
      </w:r>
    </w:p>
    <w:p w:rsidR="00B65A08" w:rsidRPr="00D42D17" w:rsidRDefault="00A775CA" w:rsidP="00B65A08">
      <w:pPr>
        <w:pStyle w:val="L1Normal"/>
      </w:pPr>
      <w:r w:rsidRPr="00A775CA">
        <w:t>Company e-file name (</w:t>
      </w:r>
      <w:proofErr w:type="spellStart"/>
      <w:r w:rsidRPr="00A775CA">
        <w:t>pdf</w:t>
      </w:r>
      <w:proofErr w:type="spellEnd"/>
      <w:r w:rsidRPr="00A775CA">
        <w:t xml:space="preserve">) sent to COMPANY DC shall use Company Document no and revision no including COMAPNY effective cover page, as agreed with COMPANY.   </w:t>
      </w:r>
    </w:p>
    <w:p w:rsidR="00B65A08" w:rsidRPr="00D42D17" w:rsidRDefault="00A775CA" w:rsidP="00B65A08">
      <w:pPr>
        <w:pStyle w:val="L1Normal"/>
      </w:pPr>
      <w:r w:rsidRPr="00A775CA">
        <w:t xml:space="preserve">Example Company e-file: C810-AJ-PLN-0001_A </w:t>
      </w:r>
    </w:p>
    <w:p w:rsidR="002E585E" w:rsidRPr="00D42D17" w:rsidRDefault="00A775CA" w:rsidP="00EA685C">
      <w:pPr>
        <w:pStyle w:val="Heading2"/>
        <w:rPr>
          <w:rFonts w:hint="eastAsia"/>
        </w:rPr>
      </w:pPr>
      <w:bookmarkStart w:id="983" w:name="_Toc258790879"/>
      <w:bookmarkStart w:id="984" w:name="_Toc258845794"/>
      <w:bookmarkStart w:id="985" w:name="_Toc258916669"/>
      <w:bookmarkStart w:id="986" w:name="_Ref107202883"/>
      <w:bookmarkStart w:id="987" w:name="_Toc308600755"/>
      <w:bookmarkEnd w:id="983"/>
      <w:bookmarkEnd w:id="984"/>
      <w:bookmarkEnd w:id="985"/>
      <w:r w:rsidRPr="00A775CA">
        <w:rPr>
          <w:b/>
        </w:rPr>
        <w:t>Revision Control</w:t>
      </w:r>
      <w:bookmarkEnd w:id="982"/>
      <w:bookmarkEnd w:id="986"/>
      <w:bookmarkEnd w:id="987"/>
      <w:r w:rsidRPr="00A775CA">
        <w:rPr>
          <w:b/>
        </w:rPr>
        <w:t xml:space="preserve"> </w:t>
      </w:r>
    </w:p>
    <w:p w:rsidR="00B65A08" w:rsidRPr="00D42D17" w:rsidRDefault="00A775CA" w:rsidP="000E60DD">
      <w:pPr>
        <w:pStyle w:val="L1Normal"/>
      </w:pPr>
      <w:r w:rsidRPr="00A775CA">
        <w:t>Two revision controls applied for IGFDP</w:t>
      </w:r>
    </w:p>
    <w:p w:rsidR="00C547F9" w:rsidRDefault="00A775CA">
      <w:pPr>
        <w:pStyle w:val="L1Bullet1"/>
      </w:pPr>
      <w:r w:rsidRPr="00A775CA">
        <w:t>COMPANY Rev Control and shall follow COMPANY Document Procedure.</w:t>
      </w:r>
    </w:p>
    <w:p w:rsidR="00C547F9" w:rsidRDefault="00AC2259">
      <w:pPr>
        <w:pStyle w:val="L1Bullet1"/>
      </w:pPr>
      <w:r>
        <w:t>ICSS Supplier</w:t>
      </w:r>
      <w:r w:rsidR="00A775CA" w:rsidRPr="00A775CA">
        <w:t xml:space="preserve"> Company internal revision control</w:t>
      </w:r>
    </w:p>
    <w:p w:rsidR="00B65A08" w:rsidRPr="00D42D17" w:rsidRDefault="00A775CA" w:rsidP="000E60DD">
      <w:pPr>
        <w:pStyle w:val="L1Normal"/>
      </w:pPr>
      <w:r w:rsidRPr="00A775CA">
        <w:t>For the COMPANY Revision procedure refer to COMPANY Doc. Procedure C045-AG-PRC-0001.</w:t>
      </w:r>
    </w:p>
    <w:p w:rsidR="002E585E" w:rsidRPr="00D42D17" w:rsidRDefault="00A775CA" w:rsidP="000E60DD">
      <w:pPr>
        <w:pStyle w:val="L1Normal"/>
      </w:pPr>
      <w:r w:rsidRPr="00A775CA">
        <w:t xml:space="preserve">The next section focuses only </w:t>
      </w:r>
      <w:r w:rsidR="00AC2259">
        <w:t>ICSS Supplier</w:t>
      </w:r>
      <w:r w:rsidRPr="00A775CA">
        <w:t xml:space="preserve"> internal revision control; two levels of document revisions shall be used in the projects:</w:t>
      </w:r>
    </w:p>
    <w:p w:rsidR="002E585E" w:rsidRPr="00D42D17" w:rsidRDefault="00A775CA" w:rsidP="006454C3">
      <w:pPr>
        <w:pStyle w:val="Heading3"/>
        <w:rPr>
          <w:rFonts w:hint="eastAsia"/>
        </w:rPr>
      </w:pPr>
      <w:r w:rsidRPr="00A775CA">
        <w:t>Non-Effective specifications/Documents</w:t>
      </w:r>
    </w:p>
    <w:p w:rsidR="002E585E" w:rsidRPr="00D42D17" w:rsidRDefault="00A775CA" w:rsidP="000E60DD">
      <w:pPr>
        <w:pStyle w:val="L1Normal"/>
      </w:pPr>
      <w:r w:rsidRPr="00A775CA">
        <w:t xml:space="preserve">For document revision, each document shall be saved as revision “D0” following by subsequent revision “D1”, “D2”, “D3” etc. sequentially.  </w:t>
      </w:r>
    </w:p>
    <w:p w:rsidR="002E585E" w:rsidRPr="00D42D17" w:rsidRDefault="00A775CA" w:rsidP="000E60DD">
      <w:pPr>
        <w:pStyle w:val="L1Normal"/>
      </w:pPr>
      <w:r w:rsidRPr="00A775CA">
        <w:t xml:space="preserve">Any documents under revision </w:t>
      </w:r>
      <w:r w:rsidRPr="00A775CA">
        <w:rPr>
          <w:u w:val="single"/>
        </w:rPr>
        <w:t>“</w:t>
      </w:r>
      <w:proofErr w:type="spellStart"/>
      <w:r w:rsidRPr="00A775CA">
        <w:rPr>
          <w:u w:val="single"/>
        </w:rPr>
        <w:t>Dn</w:t>
      </w:r>
      <w:proofErr w:type="spellEnd"/>
      <w:r w:rsidRPr="00A775CA">
        <w:rPr>
          <w:u w:val="single"/>
        </w:rPr>
        <w:t>” are considered “Not effective”</w:t>
      </w:r>
      <w:r w:rsidRPr="00A775CA">
        <w:t xml:space="preserve"> and are used to collect, from EPC Contractor’s feedback, comments, review, and suggestion etc. prior to issue of official documents.  They can be revised and re-submitted with a higher revision number after receiving comments from EPC Contractor.  However, if no comments, feedback, suggestions etc. are received from EPC Contractor within 15 days, the document could be resubmitted with an incremented revision No.</w:t>
      </w:r>
    </w:p>
    <w:p w:rsidR="002E585E" w:rsidRPr="00D42D17" w:rsidRDefault="00A775CA" w:rsidP="006454C3">
      <w:pPr>
        <w:pStyle w:val="Heading3"/>
        <w:rPr>
          <w:rFonts w:hint="eastAsia"/>
        </w:rPr>
      </w:pPr>
      <w:r w:rsidRPr="00A775CA">
        <w:lastRenderedPageBreak/>
        <w:t>Effective specifications/Documents</w:t>
      </w:r>
    </w:p>
    <w:p w:rsidR="002E585E" w:rsidRPr="00D42D17" w:rsidRDefault="00A775CA" w:rsidP="000E60DD">
      <w:pPr>
        <w:pStyle w:val="L1Normal"/>
      </w:pPr>
      <w:r w:rsidRPr="00A775CA">
        <w:t>A revision “00” shall be used on documents that are considered “OFFICIAL” shall be sent for EPC Contractor’s official approval.  It can be subsequently revised to “01”, “02” etc.  All documents used from HWF onwards shall have minimum revision “00” till final “As-Built”.</w:t>
      </w:r>
    </w:p>
    <w:p w:rsidR="00943C9E" w:rsidRPr="00D42D17" w:rsidRDefault="00A775CA" w:rsidP="000E60DD">
      <w:pPr>
        <w:pStyle w:val="L1Normal"/>
      </w:pPr>
      <w:r w:rsidRPr="00A775CA">
        <w:t>Changes on effective documents (from Rev 00) shall only be done via an approved CRF/TCN.</w:t>
      </w:r>
    </w:p>
    <w:p w:rsidR="00943C9E" w:rsidRPr="00D42D17" w:rsidRDefault="00A775CA" w:rsidP="000E60DD">
      <w:pPr>
        <w:pStyle w:val="L1Normal"/>
      </w:pPr>
      <w:r w:rsidRPr="00A775CA">
        <w:t>Any changes on effective documents (from Rev 00) shall trace to a CRF/TCN/SLF, and CRF/TCN/SLF No shall be referred in its document revision history.</w:t>
      </w:r>
    </w:p>
    <w:p w:rsidR="002E585E" w:rsidRPr="00D42D17" w:rsidRDefault="00A775CA" w:rsidP="000E60DD">
      <w:pPr>
        <w:pStyle w:val="L1Normal"/>
      </w:pPr>
      <w:r w:rsidRPr="00A775CA">
        <w:t xml:space="preserve">“As-Shipped” shall be printed on the documents which shall be lastly submitted in proper </w:t>
      </w:r>
      <w:r w:rsidR="00AC2259">
        <w:t>ICSS Supplier</w:t>
      </w:r>
      <w:r w:rsidRPr="00A775CA">
        <w:t xml:space="preserve"> binders.  If required, all As-Built documents could be reset to revision “00” or other upon COMPANY Doc requirement; however this is not </w:t>
      </w:r>
      <w:r w:rsidR="00AC2259">
        <w:t>ICSS Supplier</w:t>
      </w:r>
      <w:r w:rsidRPr="00A775CA">
        <w:t xml:space="preserve"> default practice.</w:t>
      </w:r>
    </w:p>
    <w:p w:rsidR="008438B3" w:rsidRPr="00D42D17" w:rsidRDefault="00A775CA" w:rsidP="000E60DD">
      <w:pPr>
        <w:pStyle w:val="L1Normal"/>
      </w:pPr>
      <w:r w:rsidRPr="00A775CA">
        <w:t xml:space="preserve">Documents marked with “For Information” are used to communicate with EPC Contractor on information and knowledge.  They can be vendor’s product specification, manufacturers’ standard, product manual/instruction and documents generated to communicate information etc. </w:t>
      </w:r>
    </w:p>
    <w:p w:rsidR="00651322" w:rsidRPr="00D42D17" w:rsidRDefault="00A775CA" w:rsidP="006454C3">
      <w:pPr>
        <w:pStyle w:val="Heading3"/>
        <w:rPr>
          <w:rFonts w:hint="eastAsia"/>
        </w:rPr>
      </w:pPr>
      <w:bookmarkStart w:id="988" w:name="_Toc23849523"/>
      <w:r w:rsidRPr="00A775CA">
        <w:t>Marking</w:t>
      </w:r>
      <w:bookmarkEnd w:id="988"/>
    </w:p>
    <w:p w:rsidR="00651322" w:rsidRPr="00D42D17" w:rsidRDefault="00A775CA" w:rsidP="000E60DD">
      <w:pPr>
        <w:pStyle w:val="L1Normal"/>
      </w:pPr>
      <w:r w:rsidRPr="00A775CA">
        <w:t>The latest revision shall be highlighted in Word and Excel documents.  Cloud marking shall be made around the changes in the AutoCAD drawings for the latest changes only.  Cloud markings of all previous changes shall be de facto removed.</w:t>
      </w:r>
    </w:p>
    <w:p w:rsidR="00937932" w:rsidRPr="00D42D17" w:rsidRDefault="00A775CA" w:rsidP="00651322">
      <w:pPr>
        <w:pStyle w:val="Heading2"/>
        <w:rPr>
          <w:rFonts w:hint="eastAsia"/>
        </w:rPr>
      </w:pPr>
      <w:bookmarkStart w:id="989" w:name="_Toc23849527"/>
      <w:bookmarkStart w:id="990" w:name="_Toc308600756"/>
      <w:r w:rsidRPr="00A775CA">
        <w:rPr>
          <w:b/>
        </w:rPr>
        <w:t>Review on Engineering Document</w:t>
      </w:r>
      <w:bookmarkEnd w:id="990"/>
    </w:p>
    <w:p w:rsidR="008438B3" w:rsidRPr="00D42D17" w:rsidRDefault="00A775CA" w:rsidP="000E60DD">
      <w:pPr>
        <w:pStyle w:val="L1Normal"/>
      </w:pPr>
      <w:r w:rsidRPr="00A775CA">
        <w:t xml:space="preserve">All engineering and manufacturing documents generated by </w:t>
      </w:r>
      <w:r w:rsidR="00AC2259">
        <w:t>ICSS Supplier</w:t>
      </w:r>
      <w:r w:rsidRPr="00A775CA">
        <w:t xml:space="preserve"> shall compulsorily undergo an internal project review prior its publication to COMPANY/EPC Contractor or any Implementation/manufacturing groups.</w:t>
      </w:r>
    </w:p>
    <w:p w:rsidR="00495159" w:rsidRPr="00D42D17" w:rsidRDefault="00A775CA" w:rsidP="000E60DD">
      <w:pPr>
        <w:pStyle w:val="L1Normal"/>
      </w:pPr>
      <w:r w:rsidRPr="00A775CA">
        <w:t xml:space="preserve">Evidence of review must be kept and files by the project team with the reviewer’s </w:t>
      </w:r>
      <w:r w:rsidRPr="00A775CA">
        <w:rPr>
          <w:u w:val="single"/>
        </w:rPr>
        <w:t>initial and date</w:t>
      </w:r>
      <w:r w:rsidRPr="00A775CA">
        <w:t xml:space="preserve"> as minimum. Reviews evidence could be scanned to portal document format and stored in the project file server under specific project control directory, alternative they are filed.</w:t>
      </w:r>
    </w:p>
    <w:p w:rsidR="00611EE5" w:rsidRPr="00D42D17" w:rsidRDefault="00AC2259">
      <w:pPr>
        <w:pStyle w:val="L1Normal"/>
      </w:pPr>
      <w:r>
        <w:t>ICSS Supplier</w:t>
      </w:r>
      <w:r w:rsidR="00A775CA" w:rsidRPr="00A775CA">
        <w:t xml:space="preserve"> Company internal revision control shall include the internal revision evidence of peer review (D0 for Internal review, D1 review results amended ...etc, etc) prior to first submission to COMPANY/EPC Contractor (</w:t>
      </w:r>
      <w:proofErr w:type="spellStart"/>
      <w:r w:rsidR="00A775CA" w:rsidRPr="00A775CA">
        <w:t>RevA</w:t>
      </w:r>
      <w:proofErr w:type="spellEnd"/>
      <w:r w:rsidR="00A775CA" w:rsidRPr="00A775CA">
        <w:t xml:space="preserve">)  </w:t>
      </w:r>
    </w:p>
    <w:p w:rsidR="00937932" w:rsidRPr="00D42D17" w:rsidRDefault="00A775CA" w:rsidP="000E60DD">
      <w:pPr>
        <w:pStyle w:val="L1Normal"/>
      </w:pPr>
      <w:r w:rsidRPr="00A775CA">
        <w:t>Internal ISO audit is to be carried out to verify compliance to documentation procedure requirement.</w:t>
      </w:r>
    </w:p>
    <w:p w:rsidR="00855E91" w:rsidRPr="00D42D17" w:rsidRDefault="00A775CA" w:rsidP="000E60DD">
      <w:pPr>
        <w:pStyle w:val="L1Normal"/>
      </w:pPr>
      <w:r w:rsidRPr="00A775CA">
        <w:t>COMPANY Quality or IM group may conduct periodic review or external audit where applicable.</w:t>
      </w:r>
    </w:p>
    <w:p w:rsidR="00495159" w:rsidRPr="00D42D17" w:rsidRDefault="00A775CA" w:rsidP="000E60DD">
      <w:pPr>
        <w:pStyle w:val="L1Normal"/>
      </w:pPr>
      <w:r w:rsidRPr="00A775CA">
        <w:t>Document audited found with obvious lack of review or quality is a serious company threat and/or engineering risk, Project non conformances shall be duly raised by QC auditor to QA department for relevant corrective and Preventive Actions.</w:t>
      </w:r>
    </w:p>
    <w:p w:rsidR="00651322" w:rsidRPr="00D42D17" w:rsidRDefault="00A775CA" w:rsidP="00651322">
      <w:pPr>
        <w:pStyle w:val="Heading2"/>
        <w:rPr>
          <w:rFonts w:hint="eastAsia"/>
        </w:rPr>
      </w:pPr>
      <w:bookmarkStart w:id="991" w:name="_Toc308600757"/>
      <w:r w:rsidRPr="00A775CA">
        <w:rPr>
          <w:b/>
        </w:rPr>
        <w:t>As-Shipped Documents</w:t>
      </w:r>
      <w:bookmarkEnd w:id="989"/>
      <w:bookmarkEnd w:id="991"/>
    </w:p>
    <w:p w:rsidR="00651322" w:rsidRPr="00D42D17" w:rsidRDefault="00A775CA" w:rsidP="000E60DD">
      <w:pPr>
        <w:pStyle w:val="L1Normal"/>
      </w:pPr>
      <w:r w:rsidRPr="00A775CA">
        <w:t>As-Shipped documents are prepared after the final acceptance of the Integrated IFAT by the COMPANY and EPC Contractor.  These shall be submitted earliest one month from the date of FOB.  The documents are issued in CD-ROM and a minimum of one copy in print and/or according the EPC Contractor ICSS Project contractual requirement.</w:t>
      </w:r>
    </w:p>
    <w:p w:rsidR="00176BEF" w:rsidRPr="00D42D17" w:rsidRDefault="00A775CA" w:rsidP="00176BEF">
      <w:pPr>
        <w:pStyle w:val="Heading2"/>
        <w:rPr>
          <w:rFonts w:hint="eastAsia"/>
        </w:rPr>
      </w:pPr>
      <w:bookmarkStart w:id="992" w:name="_Toc308600758"/>
      <w:r w:rsidRPr="00A775CA">
        <w:rPr>
          <w:b/>
        </w:rPr>
        <w:lastRenderedPageBreak/>
        <w:t>Update of Document at EPC Contractor’s Plant Site</w:t>
      </w:r>
      <w:bookmarkEnd w:id="992"/>
    </w:p>
    <w:p w:rsidR="007A5159" w:rsidRPr="00D42D17" w:rsidRDefault="00A775CA" w:rsidP="00CE5E67">
      <w:pPr>
        <w:pStyle w:val="L1Normal"/>
      </w:pPr>
      <w:r w:rsidRPr="00A775CA">
        <w:t>All changes/modifications at EPC Contractor Plant Site are under EPC Contractor Site controlled change procedure/work permit procedure and are EPC Contractor Site responsibility.</w:t>
      </w:r>
    </w:p>
    <w:p w:rsidR="00CE5E67" w:rsidRPr="00D42D17" w:rsidRDefault="00A775CA" w:rsidP="00CE5E67">
      <w:pPr>
        <w:pStyle w:val="L1Normal"/>
      </w:pPr>
      <w:r w:rsidRPr="00A775CA">
        <w:t xml:space="preserve">The procedure of updating documents at site shall be in accordance with the EPC Contractor Project Specification for Site Work.    </w:t>
      </w:r>
    </w:p>
    <w:p w:rsidR="00CE5E67" w:rsidRPr="00D42D17" w:rsidRDefault="00A775CA" w:rsidP="000E60DD">
      <w:pPr>
        <w:pStyle w:val="L1Normal"/>
      </w:pPr>
      <w:r w:rsidRPr="00A775CA">
        <w:t xml:space="preserve">The ICSS Contactor Project Change Control procedure (TCN, CRF, SLF...etc, etc) shall be followed if no procedure are in place or effective by the Site EPC Contractor. </w:t>
      </w:r>
    </w:p>
    <w:p w:rsidR="00CE5E67" w:rsidRPr="00D42D17" w:rsidRDefault="00A775CA" w:rsidP="000E60DD">
      <w:pPr>
        <w:pStyle w:val="L1Normal"/>
      </w:pPr>
      <w:r w:rsidRPr="00A775CA">
        <w:t>Changes during installation and site commissioning often take place also the EPC Contractor/</w:t>
      </w:r>
      <w:r w:rsidR="00AC2259">
        <w:t>ICSS Supplier</w:t>
      </w:r>
      <w:r w:rsidRPr="00A775CA">
        <w:t xml:space="preserve"> change control procedure shall includes as minimum:</w:t>
      </w:r>
    </w:p>
    <w:p w:rsidR="00C547F9" w:rsidRDefault="00A775CA">
      <w:pPr>
        <w:pStyle w:val="L1Bullet1"/>
      </w:pPr>
      <w:r w:rsidRPr="00A775CA">
        <w:t>All changes made during the site installation and commissioning activity are marked up on a Master Document print.</w:t>
      </w:r>
    </w:p>
    <w:p w:rsidR="00C547F9" w:rsidRDefault="00A775CA">
      <w:pPr>
        <w:pStyle w:val="L1Bullet1"/>
      </w:pPr>
      <w:r w:rsidRPr="00A775CA">
        <w:t xml:space="preserve">EPC Contractor representative at site shall sign the site marked up copy, according to EPC Contractor Change control procedures. </w:t>
      </w:r>
    </w:p>
    <w:p w:rsidR="00C547F9" w:rsidRDefault="00A775CA">
      <w:pPr>
        <w:pStyle w:val="L1Bullet1"/>
      </w:pPr>
      <w:r w:rsidRPr="00A775CA">
        <w:t>A photocopy of the marked documents is kept at site for reference and the original copy is taken to the regional or site office for updating and issue revised As-Built documents, with an update revision.</w:t>
      </w:r>
    </w:p>
    <w:p w:rsidR="00651322" w:rsidRPr="00D42D17" w:rsidRDefault="00A775CA" w:rsidP="000E60DD">
      <w:pPr>
        <w:pStyle w:val="L1Normal"/>
      </w:pPr>
      <w:r w:rsidRPr="00A775CA">
        <w:t>Updated As-Built documents are issued in CD-ROM and one (or more) copy in print minimum or as per COMPANY/EPC Contractor “As Built” deliverable requirement.</w:t>
      </w:r>
    </w:p>
    <w:p w:rsidR="00381A45" w:rsidRPr="00D42D17" w:rsidRDefault="00A775CA" w:rsidP="000E60DD">
      <w:pPr>
        <w:pStyle w:val="L1Normal"/>
      </w:pPr>
      <w:r w:rsidRPr="00A775CA">
        <w:t xml:space="preserve">After the ICSS validation (IFAT) the ICSS is under formal configuration Management.  All ICSS change shall be control by a System Log Form </w:t>
      </w:r>
    </w:p>
    <w:p w:rsidR="00F2568C" w:rsidRPr="00D42D17" w:rsidRDefault="00A775CA" w:rsidP="000E60DD">
      <w:pPr>
        <w:pStyle w:val="L1Normal"/>
      </w:pPr>
      <w:r w:rsidRPr="00A775CA">
        <w:sym w:font="Wingdings" w:char="F0EE"/>
      </w:r>
      <w:r w:rsidRPr="00A775CA">
        <w:t xml:space="preserve"> Refer to </w:t>
      </w:r>
      <w:r w:rsidRPr="00A775CA">
        <w:rPr>
          <w:b/>
        </w:rPr>
        <w:t>Attachment-07:</w:t>
      </w:r>
      <w:r w:rsidRPr="00A775CA">
        <w:t xml:space="preserve"> for System Log Form requirements</w:t>
      </w:r>
    </w:p>
    <w:p w:rsidR="002E585E" w:rsidRPr="00D42D17" w:rsidRDefault="00A775CA" w:rsidP="00D14828">
      <w:pPr>
        <w:pStyle w:val="Heading1"/>
        <w:rPr>
          <w:rFonts w:hint="eastAsia"/>
        </w:rPr>
      </w:pPr>
      <w:bookmarkStart w:id="993" w:name="_Ref107220309"/>
      <w:bookmarkStart w:id="994" w:name="_Ref107220396"/>
      <w:bookmarkStart w:id="995" w:name="_Toc308600759"/>
      <w:r w:rsidRPr="00A775CA">
        <w:lastRenderedPageBreak/>
        <w:t>Correspondence</w:t>
      </w:r>
      <w:bookmarkEnd w:id="993"/>
      <w:bookmarkEnd w:id="994"/>
      <w:bookmarkEnd w:id="995"/>
    </w:p>
    <w:p w:rsidR="002E585E" w:rsidRPr="00D42D17" w:rsidRDefault="00A775CA" w:rsidP="000E60DD">
      <w:pPr>
        <w:pStyle w:val="L1Normal"/>
      </w:pPr>
      <w:r w:rsidRPr="00A775CA">
        <w:t xml:space="preserve">All formal incoming correspondences (to </w:t>
      </w:r>
      <w:r w:rsidR="00AC2259">
        <w:t>ICSS Supplier</w:t>
      </w:r>
      <w:r w:rsidRPr="00A775CA">
        <w:t xml:space="preserve">) related to documentation are to be addressed to the </w:t>
      </w:r>
      <w:r w:rsidR="00AC2259">
        <w:t>ICSS Supplier</w:t>
      </w:r>
      <w:r w:rsidRPr="00A775CA">
        <w:t xml:space="preserve"> Project manager. The nominated representative must sign incoming correspondence.</w:t>
      </w:r>
    </w:p>
    <w:p w:rsidR="002E585E" w:rsidRPr="00D42D17" w:rsidRDefault="00A775CA" w:rsidP="000E60DD">
      <w:pPr>
        <w:pStyle w:val="L1Normal"/>
      </w:pPr>
      <w:r w:rsidRPr="00A775CA">
        <w:t>Outgoing correspondence is to be addressed to the nominated representative.</w:t>
      </w:r>
    </w:p>
    <w:p w:rsidR="002E585E" w:rsidRPr="00D42D17" w:rsidRDefault="00A775CA" w:rsidP="000E60DD">
      <w:pPr>
        <w:pStyle w:val="L1Normal"/>
      </w:pPr>
      <w:r w:rsidRPr="00A775CA">
        <w:t xml:space="preserve">The </w:t>
      </w:r>
      <w:r w:rsidR="00AC2259">
        <w:t>ICSS Supplier</w:t>
      </w:r>
      <w:r w:rsidRPr="00A775CA">
        <w:t xml:space="preserve"> Project Manager or </w:t>
      </w:r>
      <w:r w:rsidR="00AC2259">
        <w:t>ICSS Supplier</w:t>
      </w:r>
      <w:r w:rsidRPr="00A775CA">
        <w:t xml:space="preserve"> Lead project/system engineer shall sign outgoing correspondence.</w:t>
      </w:r>
    </w:p>
    <w:p w:rsidR="002E585E" w:rsidRPr="00D42D17" w:rsidRDefault="00A775CA" w:rsidP="000B4CF7">
      <w:pPr>
        <w:pStyle w:val="Heading2"/>
        <w:rPr>
          <w:rFonts w:hint="eastAsia"/>
        </w:rPr>
      </w:pPr>
      <w:bookmarkStart w:id="996" w:name="_Toc528031592"/>
      <w:bookmarkStart w:id="997" w:name="_Toc528037005"/>
      <w:bookmarkStart w:id="998" w:name="_Toc528037326"/>
      <w:bookmarkStart w:id="999" w:name="_Toc24877678"/>
      <w:bookmarkStart w:id="1000" w:name="_Toc24951391"/>
      <w:bookmarkStart w:id="1001" w:name="_Toc24951479"/>
      <w:bookmarkStart w:id="1002" w:name="_Toc24951565"/>
      <w:bookmarkStart w:id="1003" w:name="_Toc24951651"/>
      <w:bookmarkStart w:id="1004" w:name="_Toc24951738"/>
      <w:bookmarkStart w:id="1005" w:name="_Toc24951824"/>
      <w:bookmarkStart w:id="1006" w:name="_Toc24971413"/>
      <w:bookmarkStart w:id="1007" w:name="_Toc25143679"/>
      <w:bookmarkStart w:id="1008" w:name="_Toc26699828"/>
      <w:bookmarkStart w:id="1009" w:name="_Toc26704639"/>
      <w:bookmarkStart w:id="1010" w:name="_Toc26759667"/>
      <w:bookmarkStart w:id="1011" w:name="_Toc27279345"/>
      <w:bookmarkStart w:id="1012" w:name="_Toc28775248"/>
      <w:bookmarkStart w:id="1013" w:name="_Toc308600760"/>
      <w:r w:rsidRPr="00A775CA">
        <w:rPr>
          <w:b/>
        </w:rPr>
        <w:t>Correspondence References</w:t>
      </w:r>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p>
    <w:p w:rsidR="00CD4F73" w:rsidRPr="00D42D17" w:rsidRDefault="00AC2259" w:rsidP="006454C3">
      <w:pPr>
        <w:pStyle w:val="Heading3"/>
        <w:rPr>
          <w:rFonts w:hint="eastAsia"/>
        </w:rPr>
      </w:pPr>
      <w:r>
        <w:t>ICSS Supplier</w:t>
      </w:r>
      <w:r w:rsidR="00A775CA" w:rsidRPr="00A775CA">
        <w:t xml:space="preserve"> External correspondence</w:t>
      </w:r>
    </w:p>
    <w:p w:rsidR="002E585E" w:rsidRPr="00D42D17" w:rsidRDefault="00A775CA" w:rsidP="00CD4F73">
      <w:pPr>
        <w:pStyle w:val="Heading4"/>
        <w:rPr>
          <w:rFonts w:hint="eastAsia"/>
        </w:rPr>
      </w:pPr>
      <w:r w:rsidRPr="00A775CA">
        <w:t>Outgoing Correspondence to Clients</w:t>
      </w:r>
    </w:p>
    <w:p w:rsidR="002E585E" w:rsidRPr="00D42D17" w:rsidRDefault="00A775CA" w:rsidP="000E60DD">
      <w:pPr>
        <w:pStyle w:val="L1Normal"/>
      </w:pPr>
      <w:r w:rsidRPr="00A775CA">
        <w:t>Outgoing correspondence shall be sequentially numbered for unique identification, in an 18-digit format with groups of strings and numbers separated by hyphens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255"/>
        <w:gridCol w:w="255"/>
        <w:gridCol w:w="255"/>
        <w:gridCol w:w="255"/>
        <w:gridCol w:w="255"/>
        <w:gridCol w:w="255"/>
        <w:gridCol w:w="255"/>
        <w:gridCol w:w="255"/>
        <w:gridCol w:w="255"/>
        <w:gridCol w:w="255"/>
        <w:gridCol w:w="255"/>
        <w:gridCol w:w="255"/>
        <w:gridCol w:w="255"/>
        <w:gridCol w:w="255"/>
      </w:tblGrid>
      <w:tr w:rsidR="009F4AB7" w:rsidRPr="00D42D17" w:rsidTr="00B449C5">
        <w:trPr>
          <w:cantSplit/>
          <w:trHeight w:hRule="exact" w:val="57"/>
          <w:tblHeader/>
        </w:trPr>
        <w:tc>
          <w:tcPr>
            <w:tcW w:w="255" w:type="dxa"/>
            <w:tcBorders>
              <w:bottom w:val="nil"/>
            </w:tcBorders>
          </w:tcPr>
          <w:p w:rsidR="009F4AB7" w:rsidRPr="00D42D17" w:rsidRDefault="009F4AB7" w:rsidP="00CC0DD4">
            <w:pPr>
              <w:keepNext/>
              <w:spacing w:before="40" w:after="40"/>
              <w:ind w:left="0"/>
              <w:jc w:val="center"/>
            </w:pPr>
          </w:p>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c>
          <w:tcPr>
            <w:tcW w:w="255" w:type="dxa"/>
            <w:tcBorders>
              <w:bottom w:val="nil"/>
            </w:tcBorders>
          </w:tcPr>
          <w:p w:rsidR="009F4AB7" w:rsidRPr="00D42D17" w:rsidRDefault="009F4AB7" w:rsidP="00CC0DD4">
            <w:pPr>
              <w:keepNext/>
              <w:spacing w:before="40" w:after="40"/>
              <w:ind w:left="0"/>
              <w:jc w:val="center"/>
            </w:pPr>
          </w:p>
        </w:tc>
      </w:tr>
      <w:tr w:rsidR="009F4AB7" w:rsidRPr="00D42D17" w:rsidTr="00B449C5">
        <w:trPr>
          <w:cantSplit/>
          <w:tblHeader/>
        </w:trPr>
        <w:tc>
          <w:tcPr>
            <w:tcW w:w="255" w:type="dxa"/>
            <w:tcBorders>
              <w:top w:val="nil"/>
              <w:bottom w:val="nil"/>
              <w:right w:val="nil"/>
            </w:tcBorders>
          </w:tcPr>
          <w:p w:rsidR="009F4AB7"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B</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B</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B</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C</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C</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D</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N</w:t>
            </w:r>
          </w:p>
        </w:tc>
        <w:tc>
          <w:tcPr>
            <w:tcW w:w="255" w:type="dxa"/>
            <w:tcBorders>
              <w:top w:val="nil"/>
              <w:left w:val="nil"/>
              <w:bottom w:val="nil"/>
              <w:right w:val="nil"/>
            </w:tcBorders>
          </w:tcPr>
          <w:p w:rsidR="009F4AB7" w:rsidRPr="00D42D17" w:rsidRDefault="00A775CA" w:rsidP="00CC0DD4">
            <w:pPr>
              <w:keepNext/>
              <w:spacing w:before="40" w:after="40"/>
              <w:ind w:left="0"/>
              <w:jc w:val="center"/>
              <w:rPr>
                <w:b/>
              </w:rPr>
            </w:pPr>
            <w:r w:rsidRPr="00A775CA">
              <w:rPr>
                <w:b/>
              </w:rPr>
              <w:t>N</w:t>
            </w:r>
          </w:p>
        </w:tc>
        <w:tc>
          <w:tcPr>
            <w:tcW w:w="255" w:type="dxa"/>
            <w:tcBorders>
              <w:top w:val="nil"/>
              <w:left w:val="nil"/>
              <w:bottom w:val="nil"/>
            </w:tcBorders>
          </w:tcPr>
          <w:p w:rsidR="009F4AB7" w:rsidRPr="00D42D17" w:rsidRDefault="00A775CA" w:rsidP="00CC0DD4">
            <w:pPr>
              <w:keepNext/>
              <w:spacing w:before="40" w:after="40"/>
              <w:ind w:left="0"/>
              <w:jc w:val="center"/>
              <w:rPr>
                <w:b/>
              </w:rPr>
            </w:pPr>
            <w:r w:rsidRPr="00A775CA">
              <w:rPr>
                <w:b/>
              </w:rPr>
              <w:t>N</w:t>
            </w:r>
          </w:p>
        </w:tc>
      </w:tr>
      <w:tr w:rsidR="009F4AB7" w:rsidRPr="00D42D17" w:rsidTr="007E0E55">
        <w:trPr>
          <w:cantSplit/>
          <w:trHeight w:hRule="exact" w:val="57"/>
          <w:tblHeader/>
        </w:trPr>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c>
          <w:tcPr>
            <w:tcW w:w="255" w:type="dxa"/>
            <w:tcBorders>
              <w:top w:val="nil"/>
              <w:bottom w:val="single" w:sz="4" w:space="0" w:color="auto"/>
            </w:tcBorders>
          </w:tcPr>
          <w:p w:rsidR="009F4AB7" w:rsidRPr="00D42D17" w:rsidRDefault="009F4AB7" w:rsidP="00CC0DD4">
            <w:pPr>
              <w:spacing w:before="40" w:after="40"/>
              <w:ind w:left="0"/>
              <w:jc w:val="center"/>
            </w:pPr>
          </w:p>
        </w:tc>
      </w:tr>
    </w:tbl>
    <w:p w:rsidR="002E585E" w:rsidRPr="00D42D17" w:rsidRDefault="002E585E" w:rsidP="002E585E">
      <w:pPr>
        <w:rPr>
          <w:sz w:val="8"/>
          <w:szCs w:val="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0" w:type="dxa"/>
          <w:right w:w="0" w:type="dxa"/>
        </w:tblCellMar>
        <w:tblLook w:val="01E0"/>
      </w:tblPr>
      <w:tblGrid>
        <w:gridCol w:w="255"/>
        <w:gridCol w:w="255"/>
        <w:gridCol w:w="255"/>
        <w:gridCol w:w="255"/>
        <w:gridCol w:w="255"/>
        <w:gridCol w:w="255"/>
        <w:gridCol w:w="255"/>
        <w:gridCol w:w="255"/>
        <w:gridCol w:w="255"/>
        <w:gridCol w:w="255"/>
        <w:gridCol w:w="255"/>
        <w:gridCol w:w="255"/>
        <w:gridCol w:w="255"/>
        <w:gridCol w:w="255"/>
        <w:gridCol w:w="255"/>
        <w:gridCol w:w="255"/>
        <w:gridCol w:w="255"/>
        <w:gridCol w:w="255"/>
      </w:tblGrid>
      <w:tr w:rsidR="009F4AB7" w:rsidRPr="00D42D17" w:rsidTr="007E0E55">
        <w:trPr>
          <w:cantSplit/>
          <w:tblHeader/>
        </w:trPr>
        <w:tc>
          <w:tcPr>
            <w:tcW w:w="255" w:type="dxa"/>
            <w:shd w:val="clear" w:color="auto" w:fill="E6E6E6"/>
          </w:tcPr>
          <w:p w:rsidR="009F4AB7" w:rsidRPr="00D42D17" w:rsidRDefault="00A775CA" w:rsidP="00CC0DD4">
            <w:pPr>
              <w:spacing w:before="40" w:after="40"/>
              <w:ind w:left="0"/>
              <w:jc w:val="center"/>
            </w:pPr>
            <w:r w:rsidRPr="00A775CA">
              <w:t>1</w:t>
            </w:r>
          </w:p>
        </w:tc>
        <w:tc>
          <w:tcPr>
            <w:tcW w:w="255" w:type="dxa"/>
            <w:shd w:val="clear" w:color="auto" w:fill="E6E6E6"/>
          </w:tcPr>
          <w:p w:rsidR="009F4AB7" w:rsidRPr="00D42D17" w:rsidRDefault="00A775CA" w:rsidP="00CC0DD4">
            <w:pPr>
              <w:spacing w:before="40" w:after="40"/>
              <w:ind w:left="0"/>
              <w:jc w:val="center"/>
            </w:pPr>
            <w:r w:rsidRPr="00A775CA">
              <w:t>2</w:t>
            </w:r>
          </w:p>
        </w:tc>
        <w:tc>
          <w:tcPr>
            <w:tcW w:w="255" w:type="dxa"/>
            <w:shd w:val="clear" w:color="auto" w:fill="E6E6E6"/>
          </w:tcPr>
          <w:p w:rsidR="009F4AB7" w:rsidRPr="00D42D17" w:rsidRDefault="00A775CA" w:rsidP="00CC0DD4">
            <w:pPr>
              <w:spacing w:before="40" w:after="40"/>
              <w:ind w:left="0"/>
              <w:jc w:val="center"/>
            </w:pPr>
            <w:r w:rsidRPr="00A775CA">
              <w:t>3</w:t>
            </w:r>
          </w:p>
        </w:tc>
        <w:tc>
          <w:tcPr>
            <w:tcW w:w="255" w:type="dxa"/>
            <w:shd w:val="clear" w:color="auto" w:fill="E6E6E6"/>
          </w:tcPr>
          <w:p w:rsidR="009F4AB7" w:rsidRPr="00D42D17" w:rsidRDefault="00A775CA" w:rsidP="00CC0DD4">
            <w:pPr>
              <w:spacing w:before="40" w:after="40"/>
              <w:ind w:left="0"/>
              <w:jc w:val="center"/>
            </w:pPr>
            <w:r w:rsidRPr="00A775CA">
              <w:t>4</w:t>
            </w:r>
          </w:p>
        </w:tc>
        <w:tc>
          <w:tcPr>
            <w:tcW w:w="255" w:type="dxa"/>
            <w:shd w:val="clear" w:color="auto" w:fill="E6E6E6"/>
          </w:tcPr>
          <w:p w:rsidR="009F4AB7" w:rsidRPr="00D42D17" w:rsidRDefault="00A775CA" w:rsidP="00CC0DD4">
            <w:pPr>
              <w:spacing w:before="40" w:after="40"/>
              <w:ind w:left="0"/>
              <w:jc w:val="center"/>
            </w:pPr>
            <w:r w:rsidRPr="00A775CA">
              <w:t>5</w:t>
            </w:r>
          </w:p>
        </w:tc>
        <w:tc>
          <w:tcPr>
            <w:tcW w:w="255" w:type="dxa"/>
            <w:shd w:val="clear" w:color="auto" w:fill="E6E6E6"/>
          </w:tcPr>
          <w:p w:rsidR="009F4AB7" w:rsidRPr="00D42D17" w:rsidRDefault="00A775CA" w:rsidP="00CC0DD4">
            <w:pPr>
              <w:spacing w:before="40" w:after="40"/>
              <w:ind w:left="0"/>
              <w:jc w:val="center"/>
            </w:pPr>
            <w:r w:rsidRPr="00A775CA">
              <w:t>6</w:t>
            </w:r>
          </w:p>
        </w:tc>
        <w:tc>
          <w:tcPr>
            <w:tcW w:w="255" w:type="dxa"/>
            <w:shd w:val="clear" w:color="auto" w:fill="E6E6E6"/>
          </w:tcPr>
          <w:p w:rsidR="009F4AB7" w:rsidRPr="00D42D17" w:rsidRDefault="00A775CA" w:rsidP="00CC0DD4">
            <w:pPr>
              <w:spacing w:before="40" w:after="40"/>
              <w:ind w:left="0"/>
              <w:jc w:val="center"/>
            </w:pPr>
            <w:r w:rsidRPr="00A775CA">
              <w:t>7</w:t>
            </w:r>
          </w:p>
        </w:tc>
        <w:tc>
          <w:tcPr>
            <w:tcW w:w="255" w:type="dxa"/>
            <w:shd w:val="clear" w:color="auto" w:fill="E6E6E6"/>
          </w:tcPr>
          <w:p w:rsidR="009F4AB7" w:rsidRPr="00D42D17" w:rsidRDefault="00A775CA" w:rsidP="00CC0DD4">
            <w:pPr>
              <w:spacing w:before="40" w:after="40"/>
              <w:ind w:left="0"/>
              <w:jc w:val="center"/>
            </w:pPr>
            <w:r w:rsidRPr="00A775CA">
              <w:t>8</w:t>
            </w:r>
          </w:p>
        </w:tc>
        <w:tc>
          <w:tcPr>
            <w:tcW w:w="255" w:type="dxa"/>
            <w:shd w:val="clear" w:color="auto" w:fill="E6E6E6"/>
          </w:tcPr>
          <w:p w:rsidR="009F4AB7" w:rsidRPr="00D42D17" w:rsidRDefault="00A775CA" w:rsidP="00CC0DD4">
            <w:pPr>
              <w:spacing w:before="40" w:after="40"/>
              <w:ind w:left="0"/>
              <w:jc w:val="center"/>
            </w:pPr>
            <w:r w:rsidRPr="00A775CA">
              <w:t>9</w:t>
            </w:r>
          </w:p>
        </w:tc>
        <w:tc>
          <w:tcPr>
            <w:tcW w:w="255" w:type="dxa"/>
            <w:shd w:val="clear" w:color="auto" w:fill="E6E6E6"/>
          </w:tcPr>
          <w:p w:rsidR="009F4AB7" w:rsidRPr="00D42D17" w:rsidRDefault="00A775CA" w:rsidP="00CC0DD4">
            <w:pPr>
              <w:spacing w:before="40" w:after="40"/>
              <w:ind w:left="0"/>
              <w:jc w:val="center"/>
            </w:pPr>
            <w:r w:rsidRPr="00A775CA">
              <w:t>0</w:t>
            </w:r>
          </w:p>
        </w:tc>
        <w:tc>
          <w:tcPr>
            <w:tcW w:w="255" w:type="dxa"/>
            <w:shd w:val="clear" w:color="auto" w:fill="E6E6E6"/>
          </w:tcPr>
          <w:p w:rsidR="009F4AB7" w:rsidRPr="00D42D17" w:rsidRDefault="00A775CA" w:rsidP="00CC0DD4">
            <w:pPr>
              <w:spacing w:before="40" w:after="40"/>
              <w:ind w:left="0"/>
              <w:jc w:val="center"/>
            </w:pPr>
            <w:r w:rsidRPr="00A775CA">
              <w:t>1</w:t>
            </w:r>
          </w:p>
        </w:tc>
        <w:tc>
          <w:tcPr>
            <w:tcW w:w="255" w:type="dxa"/>
            <w:shd w:val="clear" w:color="auto" w:fill="E6E6E6"/>
          </w:tcPr>
          <w:p w:rsidR="009F4AB7" w:rsidRPr="00D42D17" w:rsidRDefault="00A775CA" w:rsidP="00CC0DD4">
            <w:pPr>
              <w:spacing w:before="40" w:after="40"/>
              <w:ind w:left="0"/>
              <w:jc w:val="center"/>
            </w:pPr>
            <w:r w:rsidRPr="00A775CA">
              <w:t>2</w:t>
            </w:r>
          </w:p>
        </w:tc>
        <w:tc>
          <w:tcPr>
            <w:tcW w:w="255" w:type="dxa"/>
            <w:shd w:val="clear" w:color="auto" w:fill="E6E6E6"/>
          </w:tcPr>
          <w:p w:rsidR="009F4AB7" w:rsidRPr="00D42D17" w:rsidRDefault="00A775CA" w:rsidP="00CC0DD4">
            <w:pPr>
              <w:spacing w:before="40" w:after="40"/>
              <w:ind w:left="0"/>
              <w:jc w:val="center"/>
            </w:pPr>
            <w:r w:rsidRPr="00A775CA">
              <w:t>3</w:t>
            </w:r>
          </w:p>
        </w:tc>
        <w:tc>
          <w:tcPr>
            <w:tcW w:w="255" w:type="dxa"/>
            <w:shd w:val="clear" w:color="auto" w:fill="E6E6E6"/>
          </w:tcPr>
          <w:p w:rsidR="009F4AB7" w:rsidRPr="00D42D17" w:rsidRDefault="00A775CA" w:rsidP="00CC0DD4">
            <w:pPr>
              <w:spacing w:before="40" w:after="40"/>
              <w:ind w:left="0"/>
              <w:jc w:val="center"/>
            </w:pPr>
            <w:r w:rsidRPr="00A775CA">
              <w:t>4</w:t>
            </w:r>
          </w:p>
        </w:tc>
        <w:tc>
          <w:tcPr>
            <w:tcW w:w="255" w:type="dxa"/>
            <w:shd w:val="clear" w:color="auto" w:fill="E6E6E6"/>
          </w:tcPr>
          <w:p w:rsidR="009F4AB7" w:rsidRPr="00D42D17" w:rsidRDefault="00A775CA" w:rsidP="00CC0DD4">
            <w:pPr>
              <w:spacing w:before="40" w:after="40"/>
              <w:ind w:left="0"/>
              <w:jc w:val="center"/>
            </w:pPr>
            <w:r w:rsidRPr="00A775CA">
              <w:t>5</w:t>
            </w:r>
          </w:p>
        </w:tc>
        <w:tc>
          <w:tcPr>
            <w:tcW w:w="255" w:type="dxa"/>
            <w:shd w:val="clear" w:color="auto" w:fill="E6E6E6"/>
          </w:tcPr>
          <w:p w:rsidR="009F4AB7" w:rsidRPr="00D42D17" w:rsidRDefault="00A775CA" w:rsidP="00CC0DD4">
            <w:pPr>
              <w:spacing w:before="40" w:after="40"/>
              <w:ind w:left="0"/>
              <w:jc w:val="center"/>
            </w:pPr>
            <w:r w:rsidRPr="00A775CA">
              <w:t>6</w:t>
            </w:r>
          </w:p>
        </w:tc>
        <w:tc>
          <w:tcPr>
            <w:tcW w:w="255" w:type="dxa"/>
            <w:shd w:val="clear" w:color="auto" w:fill="E6E6E6"/>
          </w:tcPr>
          <w:p w:rsidR="009F4AB7" w:rsidRPr="00D42D17" w:rsidRDefault="00A775CA" w:rsidP="00CC0DD4">
            <w:pPr>
              <w:spacing w:before="40" w:after="40"/>
              <w:ind w:left="0"/>
              <w:jc w:val="center"/>
            </w:pPr>
            <w:r w:rsidRPr="00A775CA">
              <w:t>7</w:t>
            </w:r>
          </w:p>
        </w:tc>
        <w:tc>
          <w:tcPr>
            <w:tcW w:w="255" w:type="dxa"/>
            <w:shd w:val="clear" w:color="auto" w:fill="E6E6E6"/>
          </w:tcPr>
          <w:p w:rsidR="009F4AB7" w:rsidRPr="00D42D17" w:rsidRDefault="00A775CA" w:rsidP="00CC0DD4">
            <w:pPr>
              <w:spacing w:before="40" w:after="40"/>
              <w:ind w:left="0"/>
              <w:jc w:val="center"/>
            </w:pPr>
            <w:r w:rsidRPr="00A775CA">
              <w:t>8</w:t>
            </w:r>
          </w:p>
        </w:tc>
      </w:tr>
    </w:tbl>
    <w:p w:rsidR="002E585E" w:rsidRPr="00D42D17" w:rsidRDefault="00A775CA" w:rsidP="000E60DD">
      <w:pPr>
        <w:pStyle w:val="L1Normal"/>
      </w:pPr>
      <w:r w:rsidRPr="00A775CA">
        <w:t>A total of 18-digit of combined characters and numbers are used for correspondence numbering.</w:t>
      </w:r>
    </w:p>
    <w:p w:rsidR="00B449C5" w:rsidRPr="00D42D17" w:rsidRDefault="00A775CA" w:rsidP="00B449C5">
      <w:pPr>
        <w:pStyle w:val="L1Normal"/>
      </w:pPr>
      <w:r w:rsidRPr="00A775CA">
        <w:t>Where:</w:t>
      </w:r>
    </w:p>
    <w:tbl>
      <w:tblPr>
        <w:tblW w:w="91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255"/>
        <w:gridCol w:w="255"/>
        <w:gridCol w:w="7660"/>
      </w:tblGrid>
      <w:tr w:rsidR="009F4AB7" w:rsidRPr="00D42D17" w:rsidTr="00B449C5">
        <w:trPr>
          <w:cantSplit/>
          <w:tblHeader/>
        </w:trPr>
        <w:tc>
          <w:tcPr>
            <w:tcW w:w="255" w:type="dxa"/>
            <w:tcBorders>
              <w:top w:val="single" w:sz="4" w:space="0" w:color="auto"/>
              <w:left w:val="single" w:sz="4" w:space="0" w:color="auto"/>
              <w:bottom w:val="single" w:sz="4" w:space="0" w:color="auto"/>
              <w:right w:val="single" w:sz="4" w:space="0" w:color="auto"/>
            </w:tcBorders>
            <w:shd w:val="clear" w:color="auto" w:fill="E6E6E6"/>
          </w:tcPr>
          <w:p w:rsidR="009F4AB7"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9F4AB7"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9F4AB7"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9F4AB7"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9F4AB7"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9F4AB7" w:rsidRPr="00D42D17" w:rsidRDefault="00A775CA" w:rsidP="007E0E55">
            <w:pPr>
              <w:keepNext/>
              <w:spacing w:before="40" w:after="40"/>
              <w:ind w:left="0"/>
              <w:jc w:val="center"/>
              <w:rPr>
                <w:b/>
              </w:rPr>
            </w:pPr>
            <w:r w:rsidRPr="00A775CA">
              <w:rPr>
                <w:b/>
              </w:rPr>
              <w:t>:</w:t>
            </w:r>
          </w:p>
        </w:tc>
        <w:tc>
          <w:tcPr>
            <w:tcW w:w="7660" w:type="dxa"/>
            <w:tcBorders>
              <w:top w:val="single" w:sz="4" w:space="0" w:color="auto"/>
              <w:left w:val="single" w:sz="4" w:space="0" w:color="auto"/>
              <w:bottom w:val="single" w:sz="4" w:space="0" w:color="auto"/>
              <w:right w:val="single" w:sz="4" w:space="0" w:color="auto"/>
            </w:tcBorders>
            <w:shd w:val="clear" w:color="auto" w:fill="E6E6E6"/>
          </w:tcPr>
          <w:p w:rsidR="009F4AB7" w:rsidRPr="00D42D17" w:rsidRDefault="00A775CA" w:rsidP="007E0E55">
            <w:pPr>
              <w:keepNext/>
              <w:spacing w:before="40" w:after="40"/>
              <w:ind w:left="92"/>
              <w:rPr>
                <w:b/>
              </w:rPr>
            </w:pPr>
            <w:r w:rsidRPr="00A775CA">
              <w:rPr>
                <w:b/>
              </w:rPr>
              <w:t xml:space="preserve">The first 5-character string “AAAAA” denotes the acronym for the project. </w:t>
            </w:r>
          </w:p>
        </w:tc>
      </w:tr>
      <w:tr w:rsidR="009F4AB7" w:rsidRPr="00D42D17" w:rsidTr="00B449C5">
        <w:trPr>
          <w:cantSplit/>
        </w:trPr>
        <w:tc>
          <w:tcPr>
            <w:tcW w:w="255" w:type="dxa"/>
            <w:tcBorders>
              <w:top w:val="single" w:sz="4" w:space="0" w:color="auto"/>
              <w:bottom w:val="single" w:sz="4" w:space="0" w:color="auto"/>
            </w:tcBorders>
          </w:tcPr>
          <w:p w:rsidR="009F4AB7" w:rsidRPr="00D42D17" w:rsidRDefault="00A775CA" w:rsidP="007E0E55">
            <w:pPr>
              <w:keepNext/>
              <w:spacing w:before="40" w:after="40"/>
              <w:ind w:left="0"/>
              <w:jc w:val="center"/>
            </w:pPr>
            <w:r w:rsidRPr="00A775CA">
              <w:t>I</w:t>
            </w:r>
          </w:p>
        </w:tc>
        <w:tc>
          <w:tcPr>
            <w:tcW w:w="255" w:type="dxa"/>
            <w:tcBorders>
              <w:top w:val="single" w:sz="4" w:space="0" w:color="auto"/>
              <w:bottom w:val="single" w:sz="4" w:space="0" w:color="auto"/>
            </w:tcBorders>
          </w:tcPr>
          <w:p w:rsidR="009F4AB7" w:rsidRPr="00D42D17" w:rsidRDefault="00A775CA" w:rsidP="007E0E55">
            <w:pPr>
              <w:keepNext/>
              <w:spacing w:before="40" w:after="40"/>
              <w:ind w:left="0"/>
              <w:jc w:val="center"/>
            </w:pPr>
            <w:r w:rsidRPr="00A775CA">
              <w:t>G</w:t>
            </w:r>
          </w:p>
        </w:tc>
        <w:tc>
          <w:tcPr>
            <w:tcW w:w="255" w:type="dxa"/>
            <w:tcBorders>
              <w:top w:val="single" w:sz="4" w:space="0" w:color="auto"/>
              <w:bottom w:val="single" w:sz="4" w:space="0" w:color="auto"/>
            </w:tcBorders>
          </w:tcPr>
          <w:p w:rsidR="009F4AB7" w:rsidRPr="00D42D17" w:rsidRDefault="00A775CA" w:rsidP="007E0E55">
            <w:pPr>
              <w:keepNext/>
              <w:spacing w:before="40" w:after="40"/>
              <w:ind w:left="0"/>
              <w:jc w:val="center"/>
            </w:pPr>
            <w:r w:rsidRPr="00A775CA">
              <w:t>F</w:t>
            </w:r>
          </w:p>
        </w:tc>
        <w:tc>
          <w:tcPr>
            <w:tcW w:w="255" w:type="dxa"/>
            <w:tcBorders>
              <w:top w:val="single" w:sz="4" w:space="0" w:color="auto"/>
              <w:bottom w:val="single" w:sz="4" w:space="0" w:color="auto"/>
            </w:tcBorders>
          </w:tcPr>
          <w:p w:rsidR="009F4AB7" w:rsidRPr="00D42D17" w:rsidRDefault="00A775CA" w:rsidP="007E0E55">
            <w:pPr>
              <w:keepNext/>
              <w:spacing w:before="40" w:after="40"/>
              <w:ind w:left="0"/>
              <w:jc w:val="center"/>
            </w:pPr>
            <w:r w:rsidRPr="00A775CA">
              <w:t>D</w:t>
            </w:r>
          </w:p>
        </w:tc>
        <w:tc>
          <w:tcPr>
            <w:tcW w:w="255" w:type="dxa"/>
            <w:tcBorders>
              <w:top w:val="single" w:sz="4" w:space="0" w:color="auto"/>
              <w:bottom w:val="single" w:sz="4" w:space="0" w:color="auto"/>
            </w:tcBorders>
          </w:tcPr>
          <w:p w:rsidR="009F4AB7" w:rsidRPr="00D42D17" w:rsidRDefault="00A775CA" w:rsidP="007E0E55">
            <w:pPr>
              <w:keepNext/>
              <w:spacing w:before="40" w:after="40"/>
              <w:ind w:left="0"/>
              <w:jc w:val="center"/>
            </w:pPr>
            <w:r w:rsidRPr="00A775CA">
              <w:t xml:space="preserve">P </w:t>
            </w:r>
          </w:p>
        </w:tc>
        <w:tc>
          <w:tcPr>
            <w:tcW w:w="255" w:type="dxa"/>
            <w:tcBorders>
              <w:top w:val="single" w:sz="4" w:space="0" w:color="auto"/>
              <w:bottom w:val="single" w:sz="4" w:space="0" w:color="auto"/>
            </w:tcBorders>
          </w:tcPr>
          <w:p w:rsidR="009F4AB7" w:rsidRPr="00D42D17" w:rsidRDefault="00A775CA" w:rsidP="007E0E55">
            <w:pPr>
              <w:keepNext/>
              <w:spacing w:before="40" w:after="40"/>
              <w:ind w:left="0"/>
              <w:jc w:val="center"/>
            </w:pPr>
            <w:r w:rsidRPr="00A775CA">
              <w:t>-</w:t>
            </w:r>
          </w:p>
        </w:tc>
        <w:tc>
          <w:tcPr>
            <w:tcW w:w="7660" w:type="dxa"/>
            <w:tcBorders>
              <w:top w:val="single" w:sz="4" w:space="0" w:color="auto"/>
              <w:bottom w:val="single" w:sz="4" w:space="0" w:color="auto"/>
            </w:tcBorders>
          </w:tcPr>
          <w:p w:rsidR="009F4AB7" w:rsidRPr="00D42D17" w:rsidRDefault="00A775CA" w:rsidP="007E0E55">
            <w:pPr>
              <w:keepNext/>
              <w:spacing w:before="40" w:after="40"/>
              <w:ind w:left="92"/>
            </w:pPr>
            <w:r w:rsidRPr="00A775CA">
              <w:t>Ichthys Gas Field Development Project.</w:t>
            </w:r>
          </w:p>
        </w:tc>
      </w:tr>
    </w:tbl>
    <w:p w:rsidR="002E585E" w:rsidRPr="00D42D17" w:rsidRDefault="00A775CA" w:rsidP="000E60DD">
      <w:pPr>
        <w:pStyle w:val="L1Normal"/>
      </w:pPr>
      <w:r w:rsidRPr="00A775CA">
        <w:t xml:space="preserve"> </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8199"/>
      </w:tblGrid>
      <w:tr w:rsidR="002E585E" w:rsidRPr="00D42D17" w:rsidTr="00CC0DD4">
        <w:trPr>
          <w:cantSplit/>
          <w:tblHeader/>
        </w:trPr>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0"/>
              <w:jc w:val="center"/>
              <w:rPr>
                <w:b/>
              </w:rPr>
            </w:pPr>
            <w:r w:rsidRPr="00A775CA">
              <w:rPr>
                <w:b/>
              </w:rPr>
              <w:t>B</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0"/>
              <w:jc w:val="center"/>
              <w:rPr>
                <w:b/>
              </w:rPr>
            </w:pPr>
            <w:r w:rsidRPr="00A775CA">
              <w:rPr>
                <w:b/>
              </w:rPr>
              <w:t>B</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0"/>
              <w:jc w:val="center"/>
              <w:rPr>
                <w:b/>
              </w:rPr>
            </w:pPr>
            <w:r w:rsidRPr="00A775CA">
              <w:rPr>
                <w:b/>
              </w:rPr>
              <w:t>B</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0"/>
              <w:jc w:val="center"/>
              <w:rPr>
                <w:b/>
              </w:rPr>
            </w:pPr>
            <w:r w:rsidRPr="00A775CA">
              <w:rPr>
                <w:b/>
              </w:rPr>
              <w:t>:</w:t>
            </w:r>
          </w:p>
        </w:tc>
        <w:tc>
          <w:tcPr>
            <w:tcW w:w="8199"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92"/>
              <w:rPr>
                <w:b/>
              </w:rPr>
            </w:pPr>
            <w:r w:rsidRPr="00A775CA">
              <w:rPr>
                <w:b/>
              </w:rPr>
              <w:t xml:space="preserve">The first 3-character string “AAA” denotes the acronym for sender. </w:t>
            </w:r>
          </w:p>
        </w:tc>
      </w:tr>
      <w:tr w:rsidR="002E585E" w:rsidRPr="00D42D17" w:rsidTr="00CC0DD4">
        <w:trPr>
          <w:cantSplit/>
        </w:trPr>
        <w:tc>
          <w:tcPr>
            <w:tcW w:w="255" w:type="dxa"/>
            <w:tcBorders>
              <w:top w:val="single" w:sz="4" w:space="0" w:color="auto"/>
              <w:bottom w:val="single" w:sz="4" w:space="0" w:color="auto"/>
            </w:tcBorders>
          </w:tcPr>
          <w:p w:rsidR="002E585E" w:rsidRPr="00D42D17" w:rsidRDefault="00A775CA" w:rsidP="00CC0DD4">
            <w:pPr>
              <w:keepNext/>
              <w:spacing w:before="40" w:after="40"/>
              <w:ind w:left="0"/>
              <w:jc w:val="center"/>
            </w:pPr>
            <w:r w:rsidRPr="00A775CA">
              <w:t>Y</w:t>
            </w:r>
          </w:p>
        </w:tc>
        <w:tc>
          <w:tcPr>
            <w:tcW w:w="255" w:type="dxa"/>
            <w:tcBorders>
              <w:top w:val="single" w:sz="4" w:space="0" w:color="auto"/>
              <w:bottom w:val="single" w:sz="4" w:space="0" w:color="auto"/>
            </w:tcBorders>
          </w:tcPr>
          <w:p w:rsidR="002E585E" w:rsidRPr="00D42D17" w:rsidRDefault="00A775CA" w:rsidP="00CC0DD4">
            <w:pPr>
              <w:keepNext/>
              <w:spacing w:before="40" w:after="40"/>
              <w:ind w:left="0"/>
              <w:jc w:val="center"/>
            </w:pPr>
            <w:r w:rsidRPr="00A775CA">
              <w:t>E</w:t>
            </w:r>
          </w:p>
        </w:tc>
        <w:tc>
          <w:tcPr>
            <w:tcW w:w="255" w:type="dxa"/>
            <w:tcBorders>
              <w:top w:val="single" w:sz="4" w:space="0" w:color="auto"/>
              <w:bottom w:val="single" w:sz="4" w:space="0" w:color="auto"/>
            </w:tcBorders>
          </w:tcPr>
          <w:p w:rsidR="002E585E" w:rsidRPr="00D42D17" w:rsidRDefault="00A775CA" w:rsidP="00CC0DD4">
            <w:pPr>
              <w:keepNext/>
              <w:spacing w:before="40" w:after="40"/>
              <w:ind w:left="0"/>
              <w:jc w:val="center"/>
            </w:pPr>
            <w:r w:rsidRPr="00A775CA">
              <w:t>A</w:t>
            </w:r>
          </w:p>
        </w:tc>
        <w:tc>
          <w:tcPr>
            <w:tcW w:w="255" w:type="dxa"/>
            <w:tcBorders>
              <w:top w:val="single" w:sz="4" w:space="0" w:color="auto"/>
              <w:bottom w:val="single" w:sz="4" w:space="0" w:color="auto"/>
            </w:tcBorders>
          </w:tcPr>
          <w:p w:rsidR="002E585E" w:rsidRPr="00D42D17" w:rsidRDefault="00A775CA" w:rsidP="00CC0DD4">
            <w:pPr>
              <w:keepNext/>
              <w:spacing w:before="40" w:after="40"/>
              <w:ind w:left="0"/>
              <w:jc w:val="center"/>
            </w:pPr>
            <w:r w:rsidRPr="00A775CA">
              <w:t>-</w:t>
            </w:r>
          </w:p>
        </w:tc>
        <w:tc>
          <w:tcPr>
            <w:tcW w:w="8199" w:type="dxa"/>
            <w:tcBorders>
              <w:top w:val="single" w:sz="4" w:space="0" w:color="auto"/>
              <w:bottom w:val="single" w:sz="4" w:space="0" w:color="auto"/>
            </w:tcBorders>
          </w:tcPr>
          <w:p w:rsidR="002E585E" w:rsidRPr="00D42D17" w:rsidRDefault="00A775CA" w:rsidP="00CC0DD4">
            <w:pPr>
              <w:keepNext/>
              <w:spacing w:before="40" w:after="40"/>
              <w:ind w:left="92"/>
            </w:pPr>
            <w:r w:rsidRPr="00A775CA">
              <w:t>Yokogawa Engineering Asia Pte. Ltd.</w:t>
            </w:r>
          </w:p>
        </w:tc>
      </w:tr>
    </w:tbl>
    <w:p w:rsidR="002E585E" w:rsidRPr="00D42D17" w:rsidRDefault="002E585E" w:rsidP="002E585E">
      <w:pPr>
        <w:tabs>
          <w:tab w:val="left" w:pos="250"/>
          <w:tab w:val="left" w:pos="505"/>
          <w:tab w:val="left" w:pos="760"/>
          <w:tab w:val="left" w:pos="1015"/>
        </w:tabs>
        <w:ind w:left="-5"/>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310"/>
        <w:gridCol w:w="299"/>
        <w:gridCol w:w="253"/>
        <w:gridCol w:w="8352"/>
      </w:tblGrid>
      <w:tr w:rsidR="002E585E" w:rsidRPr="00D42D17" w:rsidTr="009D72A7">
        <w:trPr>
          <w:cantSplit/>
          <w:tblHeader/>
        </w:trPr>
        <w:tc>
          <w:tcPr>
            <w:tcW w:w="310"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bookmarkStart w:id="1014" w:name="_Hlk122230279"/>
            <w:r w:rsidRPr="00A775CA">
              <w:rPr>
                <w:b/>
              </w:rPr>
              <w:t>C</w:t>
            </w:r>
          </w:p>
        </w:tc>
        <w:tc>
          <w:tcPr>
            <w:tcW w:w="299"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C</w:t>
            </w:r>
          </w:p>
        </w:tc>
        <w:tc>
          <w:tcPr>
            <w:tcW w:w="253"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w:t>
            </w:r>
          </w:p>
        </w:tc>
        <w:tc>
          <w:tcPr>
            <w:tcW w:w="8352" w:type="dxa"/>
            <w:tcBorders>
              <w:top w:val="single" w:sz="4" w:space="0" w:color="auto"/>
              <w:left w:val="single" w:sz="4" w:space="0" w:color="auto"/>
              <w:bottom w:val="single" w:sz="4" w:space="0" w:color="auto"/>
              <w:right w:val="single" w:sz="4" w:space="0" w:color="auto"/>
            </w:tcBorders>
            <w:shd w:val="clear" w:color="auto" w:fill="E6E6E6"/>
          </w:tcPr>
          <w:p w:rsidR="00D32C70" w:rsidRPr="00D42D17" w:rsidRDefault="00A775CA">
            <w:pPr>
              <w:spacing w:before="40" w:after="40"/>
              <w:ind w:left="92"/>
              <w:rPr>
                <w:b/>
              </w:rPr>
            </w:pPr>
            <w:r w:rsidRPr="00A775CA">
              <w:rPr>
                <w:b/>
              </w:rPr>
              <w:t>The second 2-character string “BB” denotes the acronym for receiver, i.e. ICSS’ Client for the End-User’s project. These 2 character can be any one of the following number or character (0~9, A~Z).</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C</w:t>
            </w: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O</w:t>
            </w: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r w:rsidRPr="00E012D8">
              <w:t>-</w:t>
            </w:r>
          </w:p>
        </w:tc>
        <w:tc>
          <w:tcPr>
            <w:tcW w:w="8352" w:type="dxa"/>
            <w:tcBorders>
              <w:top w:val="single" w:sz="4" w:space="0" w:color="auto"/>
              <w:left w:val="single" w:sz="4" w:space="0" w:color="auto"/>
              <w:bottom w:val="single" w:sz="4" w:space="0" w:color="auto"/>
            </w:tcBorders>
          </w:tcPr>
          <w:p w:rsidR="004D5981" w:rsidRPr="00D42D17" w:rsidRDefault="004D5981" w:rsidP="00F2568C">
            <w:pPr>
              <w:spacing w:before="40" w:after="40"/>
              <w:ind w:left="92"/>
              <w:rPr>
                <w:color w:val="000000"/>
              </w:rPr>
            </w:pPr>
            <w:r w:rsidRPr="00E012D8">
              <w:rPr>
                <w:color w:val="000000"/>
              </w:rPr>
              <w:t>COMPANY or ICSS Core Team Common files</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C</w:t>
            </w: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r>
              <w:t>L</w:t>
            </w: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rsidP="00F2568C">
            <w:pPr>
              <w:spacing w:before="40" w:after="40"/>
              <w:ind w:left="92"/>
            </w:pPr>
            <w:r w:rsidRPr="00E012D8">
              <w:rPr>
                <w:color w:val="000000"/>
              </w:rPr>
              <w:t>COMPANY or ICSS Core Team Onshore files (common)</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C</w:t>
            </w: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r>
              <w:t>A</w:t>
            </w: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rsidP="00F2568C">
            <w:pPr>
              <w:spacing w:before="40" w:after="40"/>
              <w:ind w:left="92"/>
            </w:pPr>
            <w:r w:rsidRPr="00E012D8">
              <w:rPr>
                <w:color w:val="000000"/>
              </w:rPr>
              <w:t>COMPANY or ICSS Core Team Offshore files (common)</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G</w:t>
            </w: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N</w:t>
            </w: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r w:rsidRPr="00E012D8">
              <w:t>General Use</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Default="004D5981">
            <w:pPr>
              <w:spacing w:before="40" w:after="40"/>
              <w:ind w:left="92"/>
            </w:pP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L</w:t>
            </w: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N</w:t>
            </w: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rsidP="006649B2">
            <w:pPr>
              <w:spacing w:before="40" w:after="40"/>
              <w:ind w:left="92"/>
            </w:pPr>
            <w:r w:rsidRPr="00E012D8">
              <w:t>EPC for Onshore LNG Plant package (LNG)  by JKC</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L</w:t>
            </w:r>
          </w:p>
        </w:tc>
        <w:tc>
          <w:tcPr>
            <w:tcW w:w="299" w:type="dxa"/>
            <w:tcBorders>
              <w:top w:val="single" w:sz="4" w:space="0" w:color="auto"/>
              <w:bottom w:val="single" w:sz="4" w:space="0" w:color="auto"/>
            </w:tcBorders>
          </w:tcPr>
          <w:p w:rsidR="004D5981" w:rsidRPr="00D42D17" w:rsidRDefault="004D5981" w:rsidP="006806B9">
            <w:pPr>
              <w:spacing w:before="40" w:after="40"/>
              <w:ind w:left="0"/>
              <w:jc w:val="center"/>
            </w:pPr>
            <w:r>
              <w:t>U</w:t>
            </w:r>
          </w:p>
        </w:tc>
        <w:tc>
          <w:tcPr>
            <w:tcW w:w="253"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r w:rsidRPr="00E012D8">
              <w:t>EPC for Onshore Package (</w:t>
            </w:r>
            <w:r>
              <w:t>jetty , Off-site , Utility</w:t>
            </w:r>
            <w:r w:rsidRPr="00E012D8">
              <w:t xml:space="preserve">)  by </w:t>
            </w:r>
            <w:r>
              <w:t>JKC</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L</w:t>
            </w:r>
          </w:p>
        </w:tc>
        <w:tc>
          <w:tcPr>
            <w:tcW w:w="299" w:type="dxa"/>
            <w:tcBorders>
              <w:top w:val="single" w:sz="4" w:space="0" w:color="auto"/>
              <w:bottom w:val="single" w:sz="4" w:space="0" w:color="auto"/>
            </w:tcBorders>
          </w:tcPr>
          <w:p w:rsidR="004D5981" w:rsidRPr="00D42D17" w:rsidRDefault="004D5981" w:rsidP="006806B9">
            <w:pPr>
              <w:spacing w:before="40" w:after="40"/>
              <w:ind w:left="0"/>
              <w:jc w:val="center"/>
            </w:pPr>
            <w:r>
              <w:t>C</w:t>
            </w:r>
          </w:p>
        </w:tc>
        <w:tc>
          <w:tcPr>
            <w:tcW w:w="253"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Default="004D5981">
            <w:pPr>
              <w:spacing w:before="40" w:after="40"/>
              <w:ind w:left="92"/>
            </w:pPr>
            <w:r w:rsidRPr="00E012D8">
              <w:t>EPC for Onshore Package (</w:t>
            </w:r>
            <w:r>
              <w:t>CCPP</w:t>
            </w:r>
            <w:r w:rsidRPr="00E012D8">
              <w:t xml:space="preserve">) by </w:t>
            </w:r>
            <w:r>
              <w:t>CCPP EPC Contractor</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p>
        </w:tc>
        <w:tc>
          <w:tcPr>
            <w:tcW w:w="299" w:type="dxa"/>
            <w:tcBorders>
              <w:top w:val="single" w:sz="4" w:space="0" w:color="auto"/>
              <w:bottom w:val="single" w:sz="4" w:space="0" w:color="auto"/>
            </w:tcBorders>
          </w:tcPr>
          <w:p w:rsidR="004D5981" w:rsidRPr="00D42D17" w:rsidRDefault="004D5981" w:rsidP="006806B9">
            <w:pPr>
              <w:spacing w:before="40" w:after="40"/>
              <w:ind w:left="0"/>
              <w:jc w:val="center"/>
            </w:pPr>
          </w:p>
        </w:tc>
        <w:tc>
          <w:tcPr>
            <w:tcW w:w="253"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rsidP="006649B2">
            <w:pPr>
              <w:spacing w:before="40" w:after="40"/>
              <w:ind w:left="92"/>
            </w:pP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B</w:t>
            </w: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T</w:t>
            </w: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r w:rsidRPr="00E012D8">
              <w:t xml:space="preserve">EPC for Offshore CPF Top Side package </w:t>
            </w:r>
            <w:r w:rsidR="006B0325" w:rsidRPr="00E012D8">
              <w:t>by?</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B</w:t>
            </w: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H</w:t>
            </w: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r w:rsidRPr="00E012D8">
              <w:t xml:space="preserve">EPC for Offshore CPF Hull package </w:t>
            </w:r>
            <w:r w:rsidR="006B0325" w:rsidRPr="00E012D8">
              <w:t>by?</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7E0E55">
            <w:pPr>
              <w:spacing w:before="40" w:after="40"/>
              <w:ind w:left="0"/>
              <w:jc w:val="center"/>
            </w:pPr>
            <w:r w:rsidRPr="00E012D8">
              <w:t>B</w:t>
            </w:r>
          </w:p>
        </w:tc>
        <w:tc>
          <w:tcPr>
            <w:tcW w:w="299" w:type="dxa"/>
            <w:tcBorders>
              <w:top w:val="single" w:sz="4" w:space="0" w:color="auto"/>
              <w:bottom w:val="single" w:sz="4" w:space="0" w:color="auto"/>
            </w:tcBorders>
          </w:tcPr>
          <w:p w:rsidR="004D5981" w:rsidRPr="00D42D17" w:rsidRDefault="004D5981" w:rsidP="007E0E55">
            <w:pPr>
              <w:spacing w:before="40" w:after="40"/>
              <w:ind w:left="0"/>
              <w:jc w:val="center"/>
            </w:pPr>
            <w:r>
              <w:t>S</w:t>
            </w:r>
          </w:p>
        </w:tc>
        <w:tc>
          <w:tcPr>
            <w:tcW w:w="253" w:type="dxa"/>
            <w:tcBorders>
              <w:top w:val="single" w:sz="4" w:space="0" w:color="auto"/>
              <w:bottom w:val="single" w:sz="4" w:space="0" w:color="auto"/>
              <w:right w:val="single" w:sz="4" w:space="0" w:color="auto"/>
            </w:tcBorders>
          </w:tcPr>
          <w:p w:rsidR="004D5981" w:rsidRPr="00D42D17" w:rsidRDefault="004D5981" w:rsidP="007E0E55">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rsidP="007E0E55">
            <w:pPr>
              <w:spacing w:before="40" w:after="40"/>
              <w:ind w:left="92"/>
            </w:pPr>
            <w:r w:rsidRPr="00E012D8">
              <w:t xml:space="preserve">EPC for Offshore CPF </w:t>
            </w:r>
            <w:r>
              <w:t>SPS</w:t>
            </w:r>
            <w:r w:rsidRPr="00E012D8">
              <w:t xml:space="preserve"> package by </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7E0E55">
            <w:pPr>
              <w:spacing w:before="40" w:after="40"/>
              <w:ind w:left="0"/>
              <w:jc w:val="center"/>
            </w:pPr>
            <w:r w:rsidRPr="00E012D8">
              <w:t>S</w:t>
            </w:r>
          </w:p>
        </w:tc>
        <w:tc>
          <w:tcPr>
            <w:tcW w:w="299" w:type="dxa"/>
            <w:tcBorders>
              <w:top w:val="single" w:sz="4" w:space="0" w:color="auto"/>
              <w:bottom w:val="single" w:sz="4" w:space="0" w:color="auto"/>
            </w:tcBorders>
          </w:tcPr>
          <w:p w:rsidR="004D5981" w:rsidRPr="00D42D17" w:rsidRDefault="004D5981" w:rsidP="007E0E55">
            <w:pPr>
              <w:spacing w:before="40" w:after="40"/>
              <w:ind w:left="0"/>
              <w:jc w:val="center"/>
            </w:pPr>
            <w:r>
              <w:t>T</w:t>
            </w:r>
          </w:p>
        </w:tc>
        <w:tc>
          <w:tcPr>
            <w:tcW w:w="253" w:type="dxa"/>
            <w:tcBorders>
              <w:top w:val="single" w:sz="4" w:space="0" w:color="auto"/>
              <w:bottom w:val="single" w:sz="4" w:space="0" w:color="auto"/>
              <w:right w:val="single" w:sz="4" w:space="0" w:color="auto"/>
            </w:tcBorders>
          </w:tcPr>
          <w:p w:rsidR="004D5981" w:rsidRPr="00D42D17" w:rsidRDefault="004D5981" w:rsidP="007E0E55">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r w:rsidRPr="00E012D8">
              <w:t xml:space="preserve">EPC for Offshore FPSO Top Side package </w:t>
            </w:r>
            <w:r w:rsidR="006B0325" w:rsidRPr="00E012D8">
              <w:t>by?</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7E0E55">
            <w:pPr>
              <w:spacing w:before="40" w:after="40"/>
              <w:ind w:left="0"/>
              <w:jc w:val="center"/>
            </w:pPr>
            <w:r w:rsidRPr="00E012D8">
              <w:t>S</w:t>
            </w:r>
          </w:p>
        </w:tc>
        <w:tc>
          <w:tcPr>
            <w:tcW w:w="299" w:type="dxa"/>
            <w:tcBorders>
              <w:top w:val="single" w:sz="4" w:space="0" w:color="auto"/>
              <w:bottom w:val="single" w:sz="4" w:space="0" w:color="auto"/>
            </w:tcBorders>
          </w:tcPr>
          <w:p w:rsidR="004D5981" w:rsidRPr="00D42D17" w:rsidRDefault="004D5981" w:rsidP="007E0E55">
            <w:pPr>
              <w:spacing w:before="40" w:after="40"/>
              <w:ind w:left="0"/>
              <w:jc w:val="center"/>
            </w:pPr>
            <w:r w:rsidRPr="00E012D8">
              <w:t>H</w:t>
            </w:r>
          </w:p>
        </w:tc>
        <w:tc>
          <w:tcPr>
            <w:tcW w:w="253" w:type="dxa"/>
            <w:tcBorders>
              <w:top w:val="single" w:sz="4" w:space="0" w:color="auto"/>
              <w:bottom w:val="single" w:sz="4" w:space="0" w:color="auto"/>
              <w:right w:val="single" w:sz="4" w:space="0" w:color="auto"/>
            </w:tcBorders>
          </w:tcPr>
          <w:p w:rsidR="004D5981" w:rsidRPr="00D42D17" w:rsidRDefault="004D5981" w:rsidP="007E0E55">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r w:rsidRPr="00E012D8">
              <w:t xml:space="preserve">EPC for Offshore FPSO Hull package </w:t>
            </w:r>
            <w:r w:rsidR="006B0325" w:rsidRPr="00E012D8">
              <w:t>by?</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r w:rsidRPr="00E012D8">
              <w:t>S</w:t>
            </w: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r>
              <w:t>R</w:t>
            </w: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r w:rsidRPr="00E012D8">
              <w:t xml:space="preserve">EPC for Offshore FPSO </w:t>
            </w:r>
            <w:r>
              <w:t>Turret package by SBM</w:t>
            </w:r>
          </w:p>
        </w:tc>
      </w:tr>
      <w:tr w:rsidR="004D5981" w:rsidRPr="00D42D17" w:rsidTr="009D72A7">
        <w:trPr>
          <w:cantSplit/>
        </w:trPr>
        <w:tc>
          <w:tcPr>
            <w:tcW w:w="310" w:type="dxa"/>
            <w:tcBorders>
              <w:top w:val="single" w:sz="4" w:space="0" w:color="auto"/>
              <w:bottom w:val="single" w:sz="4" w:space="0" w:color="auto"/>
            </w:tcBorders>
          </w:tcPr>
          <w:p w:rsidR="004D5981" w:rsidRPr="00D42D17" w:rsidRDefault="004D5981" w:rsidP="00CC0DD4">
            <w:pPr>
              <w:spacing w:before="40" w:after="40"/>
              <w:ind w:left="0"/>
              <w:jc w:val="center"/>
            </w:pPr>
          </w:p>
        </w:tc>
        <w:tc>
          <w:tcPr>
            <w:tcW w:w="299" w:type="dxa"/>
            <w:tcBorders>
              <w:top w:val="single" w:sz="4" w:space="0" w:color="auto"/>
              <w:bottom w:val="single" w:sz="4" w:space="0" w:color="auto"/>
            </w:tcBorders>
          </w:tcPr>
          <w:p w:rsidR="004D5981" w:rsidRPr="00D42D17" w:rsidRDefault="004D5981" w:rsidP="00CC0DD4">
            <w:pPr>
              <w:spacing w:before="40" w:after="40"/>
              <w:ind w:left="0"/>
              <w:jc w:val="center"/>
            </w:pPr>
          </w:p>
        </w:tc>
        <w:tc>
          <w:tcPr>
            <w:tcW w:w="253" w:type="dxa"/>
            <w:tcBorders>
              <w:top w:val="single" w:sz="4" w:space="0" w:color="auto"/>
              <w:bottom w:val="single" w:sz="4" w:space="0" w:color="auto"/>
              <w:right w:val="single" w:sz="4" w:space="0" w:color="auto"/>
            </w:tcBorders>
          </w:tcPr>
          <w:p w:rsidR="004D5981" w:rsidRPr="00D42D17" w:rsidRDefault="004D5981" w:rsidP="00CC0DD4">
            <w:pPr>
              <w:spacing w:before="40" w:after="40"/>
              <w:ind w:left="0"/>
              <w:jc w:val="center"/>
            </w:pPr>
          </w:p>
        </w:tc>
        <w:tc>
          <w:tcPr>
            <w:tcW w:w="8352" w:type="dxa"/>
            <w:tcBorders>
              <w:top w:val="single" w:sz="4" w:space="0" w:color="auto"/>
              <w:left w:val="single" w:sz="4" w:space="0" w:color="auto"/>
              <w:bottom w:val="single" w:sz="4" w:space="0" w:color="auto"/>
            </w:tcBorders>
          </w:tcPr>
          <w:p w:rsidR="004D5981" w:rsidRPr="00D42D17" w:rsidRDefault="004D5981">
            <w:pPr>
              <w:spacing w:before="40" w:after="40"/>
              <w:ind w:left="92"/>
            </w:pPr>
          </w:p>
        </w:tc>
      </w:tr>
      <w:bookmarkEnd w:id="1014"/>
    </w:tbl>
    <w:p w:rsidR="002E585E" w:rsidRPr="00D42D17" w:rsidRDefault="002E585E" w:rsidP="000E60DD">
      <w:pPr>
        <w:pStyle w:val="L1Normal"/>
      </w:pPr>
    </w:p>
    <w:tbl>
      <w:tblPr>
        <w:tblW w:w="9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8709"/>
      </w:tblGrid>
      <w:tr w:rsidR="002E585E" w:rsidRPr="00D42D17" w:rsidTr="00CC0DD4">
        <w:trPr>
          <w:cantSplit/>
        </w:trPr>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D</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w:t>
            </w:r>
          </w:p>
        </w:tc>
        <w:tc>
          <w:tcPr>
            <w:tcW w:w="8709"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92"/>
              <w:rPr>
                <w:b/>
              </w:rPr>
            </w:pPr>
            <w:r w:rsidRPr="00A775CA">
              <w:rPr>
                <w:b/>
              </w:rPr>
              <w:t>The 1-character string “C” denotes the acronym for type of correspondence categories.</w:t>
            </w:r>
          </w:p>
        </w:tc>
      </w:tr>
      <w:tr w:rsidR="002E585E" w:rsidRPr="00D42D17" w:rsidTr="00CC0DD4">
        <w:trPr>
          <w:cantSplit/>
        </w:trPr>
        <w:tc>
          <w:tcPr>
            <w:tcW w:w="255"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C</w:t>
            </w:r>
          </w:p>
        </w:tc>
        <w:tc>
          <w:tcPr>
            <w:tcW w:w="255" w:type="dxa"/>
            <w:tcBorders>
              <w:top w:val="single" w:sz="4" w:space="0" w:color="auto"/>
              <w:bottom w:val="single" w:sz="4" w:space="0" w:color="auto"/>
              <w:right w:val="single" w:sz="4" w:space="0" w:color="auto"/>
            </w:tcBorders>
          </w:tcPr>
          <w:p w:rsidR="002E585E" w:rsidRPr="00D42D17" w:rsidRDefault="00A775CA" w:rsidP="00CC0DD4">
            <w:pPr>
              <w:spacing w:before="40" w:after="40"/>
              <w:ind w:left="0"/>
              <w:jc w:val="center"/>
            </w:pPr>
            <w:r w:rsidRPr="00A775CA">
              <w:t>-</w:t>
            </w:r>
          </w:p>
        </w:tc>
        <w:tc>
          <w:tcPr>
            <w:tcW w:w="8709" w:type="dxa"/>
            <w:tcBorders>
              <w:top w:val="single" w:sz="4" w:space="0" w:color="auto"/>
              <w:left w:val="single" w:sz="4" w:space="0" w:color="auto"/>
              <w:bottom w:val="single" w:sz="4" w:space="0" w:color="auto"/>
            </w:tcBorders>
          </w:tcPr>
          <w:p w:rsidR="002E585E" w:rsidRPr="00D42D17" w:rsidRDefault="00A775CA" w:rsidP="00CC0DD4">
            <w:pPr>
              <w:spacing w:before="40" w:after="40"/>
              <w:ind w:left="92"/>
            </w:pPr>
            <w:r w:rsidRPr="00A775CA">
              <w:t>Commercial</w:t>
            </w:r>
          </w:p>
        </w:tc>
      </w:tr>
      <w:tr w:rsidR="002E585E" w:rsidRPr="00D42D17" w:rsidTr="00CC0DD4">
        <w:trPr>
          <w:cantSplit/>
        </w:trPr>
        <w:tc>
          <w:tcPr>
            <w:tcW w:w="255"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E</w:t>
            </w:r>
          </w:p>
        </w:tc>
        <w:tc>
          <w:tcPr>
            <w:tcW w:w="255" w:type="dxa"/>
            <w:tcBorders>
              <w:top w:val="single" w:sz="4" w:space="0" w:color="auto"/>
              <w:bottom w:val="single" w:sz="4" w:space="0" w:color="auto"/>
              <w:right w:val="single" w:sz="4" w:space="0" w:color="auto"/>
            </w:tcBorders>
          </w:tcPr>
          <w:p w:rsidR="002E585E" w:rsidRPr="00D42D17" w:rsidRDefault="00A775CA" w:rsidP="00CC0DD4">
            <w:pPr>
              <w:spacing w:before="40" w:after="40"/>
              <w:ind w:left="0"/>
              <w:jc w:val="center"/>
            </w:pPr>
            <w:r w:rsidRPr="00A775CA">
              <w:t>-</w:t>
            </w:r>
          </w:p>
        </w:tc>
        <w:tc>
          <w:tcPr>
            <w:tcW w:w="8709" w:type="dxa"/>
            <w:tcBorders>
              <w:top w:val="single" w:sz="4" w:space="0" w:color="auto"/>
              <w:left w:val="single" w:sz="4" w:space="0" w:color="auto"/>
              <w:bottom w:val="single" w:sz="4" w:space="0" w:color="auto"/>
            </w:tcBorders>
          </w:tcPr>
          <w:p w:rsidR="002E585E" w:rsidRPr="00D42D17" w:rsidRDefault="00A775CA" w:rsidP="00CC0DD4">
            <w:pPr>
              <w:spacing w:before="40" w:after="40"/>
              <w:ind w:left="92"/>
            </w:pPr>
            <w:r w:rsidRPr="00A775CA">
              <w:t>Engineering</w:t>
            </w:r>
          </w:p>
        </w:tc>
      </w:tr>
      <w:tr w:rsidR="002E585E" w:rsidRPr="00D42D17" w:rsidTr="00CC0DD4">
        <w:trPr>
          <w:cantSplit/>
        </w:trPr>
        <w:tc>
          <w:tcPr>
            <w:tcW w:w="255"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F</w:t>
            </w:r>
          </w:p>
        </w:tc>
        <w:tc>
          <w:tcPr>
            <w:tcW w:w="255" w:type="dxa"/>
            <w:tcBorders>
              <w:top w:val="single" w:sz="4" w:space="0" w:color="auto"/>
              <w:bottom w:val="single" w:sz="4" w:space="0" w:color="auto"/>
              <w:right w:val="single" w:sz="4" w:space="0" w:color="auto"/>
            </w:tcBorders>
          </w:tcPr>
          <w:p w:rsidR="002E585E" w:rsidRPr="00D42D17" w:rsidRDefault="00A775CA" w:rsidP="00CC0DD4">
            <w:pPr>
              <w:spacing w:before="40" w:after="40"/>
              <w:ind w:left="0"/>
              <w:jc w:val="center"/>
            </w:pPr>
            <w:r w:rsidRPr="00A775CA">
              <w:t>-</w:t>
            </w:r>
          </w:p>
        </w:tc>
        <w:tc>
          <w:tcPr>
            <w:tcW w:w="8709" w:type="dxa"/>
            <w:tcBorders>
              <w:top w:val="single" w:sz="4" w:space="0" w:color="auto"/>
              <w:left w:val="single" w:sz="4" w:space="0" w:color="auto"/>
              <w:bottom w:val="single" w:sz="4" w:space="0" w:color="auto"/>
            </w:tcBorders>
          </w:tcPr>
          <w:p w:rsidR="002E585E" w:rsidRPr="00D42D17" w:rsidRDefault="00A775CA" w:rsidP="00CC0DD4">
            <w:pPr>
              <w:spacing w:before="40" w:after="40"/>
              <w:ind w:left="92"/>
            </w:pPr>
            <w:r w:rsidRPr="00A775CA">
              <w:t>Fax</w:t>
            </w:r>
          </w:p>
        </w:tc>
      </w:tr>
      <w:tr w:rsidR="002E585E" w:rsidRPr="00D42D17" w:rsidTr="00CC0DD4">
        <w:trPr>
          <w:cantSplit/>
        </w:trPr>
        <w:tc>
          <w:tcPr>
            <w:tcW w:w="255"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L</w:t>
            </w:r>
          </w:p>
        </w:tc>
        <w:tc>
          <w:tcPr>
            <w:tcW w:w="255" w:type="dxa"/>
            <w:tcBorders>
              <w:top w:val="single" w:sz="4" w:space="0" w:color="auto"/>
              <w:bottom w:val="single" w:sz="4" w:space="0" w:color="auto"/>
              <w:right w:val="single" w:sz="4" w:space="0" w:color="auto"/>
            </w:tcBorders>
          </w:tcPr>
          <w:p w:rsidR="002E585E" w:rsidRPr="00D42D17" w:rsidRDefault="00A775CA" w:rsidP="00CC0DD4">
            <w:pPr>
              <w:spacing w:before="40" w:after="40"/>
              <w:ind w:left="0"/>
              <w:jc w:val="center"/>
            </w:pPr>
            <w:r w:rsidRPr="00A775CA">
              <w:t>-</w:t>
            </w:r>
          </w:p>
        </w:tc>
        <w:tc>
          <w:tcPr>
            <w:tcW w:w="8709" w:type="dxa"/>
            <w:tcBorders>
              <w:top w:val="single" w:sz="4" w:space="0" w:color="auto"/>
              <w:left w:val="single" w:sz="4" w:space="0" w:color="auto"/>
              <w:bottom w:val="single" w:sz="4" w:space="0" w:color="auto"/>
            </w:tcBorders>
          </w:tcPr>
          <w:p w:rsidR="002E585E" w:rsidRPr="00D42D17" w:rsidRDefault="00A775CA" w:rsidP="00CC0DD4">
            <w:pPr>
              <w:spacing w:before="40" w:after="40"/>
              <w:ind w:left="92"/>
            </w:pPr>
            <w:r w:rsidRPr="00A775CA">
              <w:t>Letter</w:t>
            </w:r>
          </w:p>
        </w:tc>
      </w:tr>
      <w:tr w:rsidR="002E585E" w:rsidRPr="00D42D17" w:rsidTr="00CC0DD4">
        <w:trPr>
          <w:cantSplit/>
        </w:trPr>
        <w:tc>
          <w:tcPr>
            <w:tcW w:w="255" w:type="dxa"/>
            <w:tcBorders>
              <w:top w:val="single" w:sz="4" w:space="0" w:color="auto"/>
              <w:bottom w:val="single" w:sz="4" w:space="0" w:color="auto"/>
            </w:tcBorders>
          </w:tcPr>
          <w:p w:rsidR="002E585E" w:rsidRPr="00D42D17" w:rsidRDefault="00A775CA" w:rsidP="00CC0DD4">
            <w:pPr>
              <w:spacing w:before="40" w:after="40"/>
              <w:ind w:left="0"/>
              <w:jc w:val="center"/>
              <w:rPr>
                <w:color w:val="0000FF"/>
              </w:rPr>
            </w:pPr>
            <w:r w:rsidRPr="00A775CA">
              <w:rPr>
                <w:color w:val="0000FF"/>
              </w:rPr>
              <w:t>M</w:t>
            </w:r>
          </w:p>
        </w:tc>
        <w:tc>
          <w:tcPr>
            <w:tcW w:w="255" w:type="dxa"/>
            <w:tcBorders>
              <w:top w:val="single" w:sz="4" w:space="0" w:color="auto"/>
              <w:bottom w:val="single" w:sz="4" w:space="0" w:color="auto"/>
              <w:right w:val="single" w:sz="4" w:space="0" w:color="auto"/>
            </w:tcBorders>
          </w:tcPr>
          <w:p w:rsidR="002E585E" w:rsidRPr="00D42D17" w:rsidRDefault="00A775CA" w:rsidP="00CC0DD4">
            <w:pPr>
              <w:spacing w:before="40" w:after="40"/>
              <w:ind w:left="0"/>
              <w:jc w:val="center"/>
              <w:rPr>
                <w:strike/>
                <w:color w:val="0000FF"/>
              </w:rPr>
            </w:pPr>
            <w:r w:rsidRPr="00A775CA">
              <w:rPr>
                <w:strike/>
                <w:color w:val="0000FF"/>
              </w:rPr>
              <w:t>-</w:t>
            </w:r>
          </w:p>
        </w:tc>
        <w:tc>
          <w:tcPr>
            <w:tcW w:w="8709" w:type="dxa"/>
            <w:tcBorders>
              <w:top w:val="single" w:sz="4" w:space="0" w:color="auto"/>
              <w:left w:val="single" w:sz="4" w:space="0" w:color="auto"/>
              <w:bottom w:val="single" w:sz="4" w:space="0" w:color="auto"/>
            </w:tcBorders>
          </w:tcPr>
          <w:p w:rsidR="002E585E" w:rsidRPr="00D42D17" w:rsidRDefault="00A775CA" w:rsidP="00CC0DD4">
            <w:pPr>
              <w:spacing w:before="40" w:after="40"/>
              <w:ind w:left="92"/>
              <w:rPr>
                <w:color w:val="0000FF"/>
              </w:rPr>
            </w:pPr>
            <w:r w:rsidRPr="00A775CA">
              <w:rPr>
                <w:color w:val="0000FF"/>
              </w:rPr>
              <w:t>Minutes Of Meeting</w:t>
            </w:r>
          </w:p>
        </w:tc>
      </w:tr>
      <w:tr w:rsidR="002E585E" w:rsidRPr="00D42D17" w:rsidTr="00CC0DD4">
        <w:trPr>
          <w:cantSplit/>
        </w:trPr>
        <w:tc>
          <w:tcPr>
            <w:tcW w:w="255" w:type="dxa"/>
            <w:tcBorders>
              <w:top w:val="single" w:sz="4" w:space="0" w:color="auto"/>
              <w:bottom w:val="single" w:sz="4" w:space="0" w:color="auto"/>
            </w:tcBorders>
          </w:tcPr>
          <w:p w:rsidR="002E585E" w:rsidRPr="00D42D17" w:rsidRDefault="00A775CA" w:rsidP="00CC0DD4">
            <w:pPr>
              <w:spacing w:before="40" w:after="40"/>
              <w:ind w:left="0"/>
              <w:jc w:val="center"/>
              <w:rPr>
                <w:color w:val="0000FF"/>
              </w:rPr>
            </w:pPr>
            <w:r w:rsidRPr="00A775CA">
              <w:rPr>
                <w:color w:val="0000FF"/>
              </w:rPr>
              <w:t>R</w:t>
            </w:r>
          </w:p>
        </w:tc>
        <w:tc>
          <w:tcPr>
            <w:tcW w:w="255" w:type="dxa"/>
            <w:tcBorders>
              <w:top w:val="single" w:sz="4" w:space="0" w:color="auto"/>
              <w:bottom w:val="single" w:sz="4" w:space="0" w:color="auto"/>
              <w:right w:val="single" w:sz="4" w:space="0" w:color="auto"/>
            </w:tcBorders>
          </w:tcPr>
          <w:p w:rsidR="002E585E" w:rsidRPr="00D42D17" w:rsidRDefault="00A775CA" w:rsidP="00CC0DD4">
            <w:pPr>
              <w:spacing w:before="40" w:after="40"/>
              <w:ind w:left="0"/>
              <w:jc w:val="center"/>
              <w:rPr>
                <w:strike/>
                <w:color w:val="0000FF"/>
              </w:rPr>
            </w:pPr>
            <w:r w:rsidRPr="00A775CA">
              <w:rPr>
                <w:strike/>
                <w:color w:val="0000FF"/>
              </w:rPr>
              <w:t>-</w:t>
            </w:r>
          </w:p>
        </w:tc>
        <w:tc>
          <w:tcPr>
            <w:tcW w:w="8709" w:type="dxa"/>
            <w:tcBorders>
              <w:top w:val="single" w:sz="4" w:space="0" w:color="auto"/>
              <w:left w:val="single" w:sz="4" w:space="0" w:color="auto"/>
              <w:bottom w:val="single" w:sz="4" w:space="0" w:color="auto"/>
            </w:tcBorders>
          </w:tcPr>
          <w:p w:rsidR="002E585E" w:rsidRPr="00D42D17" w:rsidRDefault="00A775CA" w:rsidP="00CC0DD4">
            <w:pPr>
              <w:spacing w:before="40" w:after="40"/>
              <w:ind w:left="92"/>
              <w:rPr>
                <w:color w:val="0000FF"/>
              </w:rPr>
            </w:pPr>
            <w:r w:rsidRPr="00A775CA">
              <w:rPr>
                <w:color w:val="0000FF"/>
              </w:rPr>
              <w:t>Report</w:t>
            </w:r>
          </w:p>
        </w:tc>
      </w:tr>
      <w:tr w:rsidR="002E585E" w:rsidRPr="00D42D17" w:rsidTr="00CC0DD4">
        <w:trPr>
          <w:cantSplit/>
        </w:trPr>
        <w:tc>
          <w:tcPr>
            <w:tcW w:w="255" w:type="dxa"/>
            <w:tcBorders>
              <w:top w:val="single" w:sz="4" w:space="0" w:color="auto"/>
              <w:bottom w:val="single" w:sz="4" w:space="0" w:color="auto"/>
            </w:tcBorders>
          </w:tcPr>
          <w:p w:rsidR="002E585E" w:rsidRPr="00D42D17" w:rsidRDefault="002E585E" w:rsidP="00CC0DD4">
            <w:pPr>
              <w:spacing w:before="40" w:after="40"/>
              <w:ind w:left="0"/>
              <w:jc w:val="center"/>
              <w:rPr>
                <w:color w:val="0000FF"/>
              </w:rPr>
            </w:pPr>
          </w:p>
        </w:tc>
        <w:tc>
          <w:tcPr>
            <w:tcW w:w="255" w:type="dxa"/>
            <w:tcBorders>
              <w:top w:val="single" w:sz="4" w:space="0" w:color="auto"/>
              <w:bottom w:val="single" w:sz="4" w:space="0" w:color="auto"/>
              <w:right w:val="single" w:sz="4" w:space="0" w:color="auto"/>
            </w:tcBorders>
          </w:tcPr>
          <w:p w:rsidR="002E585E" w:rsidRPr="00D42D17" w:rsidRDefault="002E585E" w:rsidP="00CC0DD4">
            <w:pPr>
              <w:spacing w:before="40" w:after="40"/>
              <w:ind w:left="0"/>
              <w:jc w:val="center"/>
              <w:rPr>
                <w:strike/>
                <w:color w:val="0000FF"/>
              </w:rPr>
            </w:pPr>
          </w:p>
        </w:tc>
        <w:tc>
          <w:tcPr>
            <w:tcW w:w="8709" w:type="dxa"/>
            <w:tcBorders>
              <w:top w:val="single" w:sz="4" w:space="0" w:color="auto"/>
              <w:left w:val="single" w:sz="4" w:space="0" w:color="auto"/>
              <w:bottom w:val="single" w:sz="4" w:space="0" w:color="auto"/>
            </w:tcBorders>
          </w:tcPr>
          <w:p w:rsidR="002E585E" w:rsidRPr="00D42D17" w:rsidRDefault="002E585E" w:rsidP="00CC0DD4">
            <w:pPr>
              <w:spacing w:before="40" w:after="40"/>
              <w:ind w:left="92"/>
              <w:rPr>
                <w:color w:val="0000FF"/>
              </w:rPr>
            </w:pPr>
          </w:p>
        </w:tc>
      </w:tr>
    </w:tbl>
    <w:p w:rsidR="002E585E" w:rsidRPr="00D42D17" w:rsidRDefault="002E585E" w:rsidP="000E60DD">
      <w:pPr>
        <w:pStyle w:val="L1Normal"/>
      </w:pPr>
    </w:p>
    <w:tbl>
      <w:tblPr>
        <w:tblW w:w="91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351"/>
        <w:gridCol w:w="351"/>
        <w:gridCol w:w="352"/>
        <w:gridCol w:w="352"/>
        <w:gridCol w:w="7784"/>
      </w:tblGrid>
      <w:tr w:rsidR="002E585E" w:rsidRPr="00D42D17" w:rsidTr="00FA0594">
        <w:trPr>
          <w:cantSplit/>
          <w:tblHeader/>
        </w:trPr>
        <w:tc>
          <w:tcPr>
            <w:tcW w:w="351"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N</w:t>
            </w:r>
          </w:p>
        </w:tc>
        <w:tc>
          <w:tcPr>
            <w:tcW w:w="351"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N</w:t>
            </w:r>
          </w:p>
        </w:tc>
        <w:tc>
          <w:tcPr>
            <w:tcW w:w="352"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N</w:t>
            </w:r>
          </w:p>
        </w:tc>
        <w:tc>
          <w:tcPr>
            <w:tcW w:w="352"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92"/>
              <w:rPr>
                <w:b/>
              </w:rPr>
            </w:pPr>
            <w:r w:rsidRPr="00A775CA">
              <w:rPr>
                <w:b/>
              </w:rPr>
              <w:t>:</w:t>
            </w:r>
          </w:p>
        </w:tc>
        <w:tc>
          <w:tcPr>
            <w:tcW w:w="7784"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92"/>
              <w:rPr>
                <w:b/>
              </w:rPr>
            </w:pPr>
            <w:r w:rsidRPr="00A775CA">
              <w:rPr>
                <w:b/>
              </w:rPr>
              <w:t>The last 3-digit number “NNN” is used sequentially for each type of outgoing-to-Client correspondence categories.</w:t>
            </w:r>
          </w:p>
        </w:tc>
      </w:tr>
      <w:tr w:rsidR="002E585E" w:rsidRPr="00D42D17" w:rsidTr="00FA0594">
        <w:trPr>
          <w:cantSplit/>
        </w:trPr>
        <w:tc>
          <w:tcPr>
            <w:tcW w:w="351"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0</w:t>
            </w:r>
          </w:p>
        </w:tc>
        <w:tc>
          <w:tcPr>
            <w:tcW w:w="351"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0</w:t>
            </w:r>
          </w:p>
        </w:tc>
        <w:tc>
          <w:tcPr>
            <w:tcW w:w="352"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1</w:t>
            </w:r>
          </w:p>
        </w:tc>
        <w:tc>
          <w:tcPr>
            <w:tcW w:w="352" w:type="dxa"/>
            <w:tcBorders>
              <w:top w:val="single" w:sz="4" w:space="0" w:color="auto"/>
              <w:bottom w:val="nil"/>
              <w:right w:val="nil"/>
            </w:tcBorders>
          </w:tcPr>
          <w:p w:rsidR="002E585E" w:rsidRPr="00D42D17" w:rsidRDefault="002E585E" w:rsidP="00CC0DD4">
            <w:pPr>
              <w:spacing w:before="40" w:after="40"/>
              <w:ind w:left="92"/>
            </w:pPr>
          </w:p>
        </w:tc>
        <w:tc>
          <w:tcPr>
            <w:tcW w:w="7784" w:type="dxa"/>
            <w:vMerge w:val="restart"/>
            <w:tcBorders>
              <w:top w:val="single" w:sz="4" w:space="0" w:color="auto"/>
              <w:left w:val="nil"/>
            </w:tcBorders>
          </w:tcPr>
          <w:p w:rsidR="002E585E" w:rsidRPr="00D42D17" w:rsidRDefault="00A775CA" w:rsidP="00CC0DD4">
            <w:pPr>
              <w:spacing w:before="40" w:after="40"/>
              <w:ind w:left="92"/>
            </w:pPr>
            <w:r w:rsidRPr="00A775CA">
              <w:t xml:space="preserve">001~999 are to be used for each outgoing-to-Client category.  </w:t>
            </w:r>
          </w:p>
        </w:tc>
      </w:tr>
      <w:tr w:rsidR="002E585E" w:rsidRPr="00D42D17" w:rsidTr="00FA0594">
        <w:trPr>
          <w:cantSplit/>
        </w:trPr>
        <w:tc>
          <w:tcPr>
            <w:tcW w:w="351" w:type="dxa"/>
            <w:tcBorders>
              <w:top w:val="single" w:sz="4" w:space="0" w:color="auto"/>
              <w:bottom w:val="single" w:sz="4" w:space="0" w:color="auto"/>
              <w:right w:val="nil"/>
            </w:tcBorders>
          </w:tcPr>
          <w:p w:rsidR="002E585E" w:rsidRPr="00D42D17" w:rsidRDefault="00A775CA" w:rsidP="00CC0DD4">
            <w:pPr>
              <w:spacing w:before="40" w:after="40"/>
              <w:ind w:left="0"/>
              <w:jc w:val="center"/>
            </w:pPr>
            <w:r w:rsidRPr="00A775CA">
              <w:t>~</w:t>
            </w:r>
          </w:p>
        </w:tc>
        <w:tc>
          <w:tcPr>
            <w:tcW w:w="351" w:type="dxa"/>
            <w:tcBorders>
              <w:top w:val="single" w:sz="4" w:space="0" w:color="auto"/>
              <w:left w:val="nil"/>
              <w:bottom w:val="single" w:sz="4" w:space="0" w:color="auto"/>
              <w:right w:val="nil"/>
            </w:tcBorders>
          </w:tcPr>
          <w:p w:rsidR="002E585E" w:rsidRPr="00D42D17" w:rsidRDefault="002E585E" w:rsidP="00CC0DD4">
            <w:pPr>
              <w:spacing w:before="40" w:after="40"/>
              <w:ind w:left="0"/>
              <w:jc w:val="center"/>
            </w:pPr>
          </w:p>
        </w:tc>
        <w:tc>
          <w:tcPr>
            <w:tcW w:w="352" w:type="dxa"/>
            <w:tcBorders>
              <w:top w:val="single" w:sz="4" w:space="0" w:color="auto"/>
              <w:left w:val="nil"/>
              <w:bottom w:val="single" w:sz="4" w:space="0" w:color="auto"/>
            </w:tcBorders>
          </w:tcPr>
          <w:p w:rsidR="002E585E" w:rsidRPr="00D42D17" w:rsidRDefault="002E585E" w:rsidP="00CC0DD4">
            <w:pPr>
              <w:spacing w:before="40" w:after="40"/>
              <w:ind w:left="0"/>
              <w:jc w:val="center"/>
            </w:pPr>
          </w:p>
        </w:tc>
        <w:tc>
          <w:tcPr>
            <w:tcW w:w="352" w:type="dxa"/>
            <w:tcBorders>
              <w:top w:val="nil"/>
              <w:bottom w:val="nil"/>
              <w:right w:val="nil"/>
            </w:tcBorders>
          </w:tcPr>
          <w:p w:rsidR="002E585E" w:rsidRPr="00D42D17" w:rsidRDefault="002E585E" w:rsidP="00CC0DD4">
            <w:pPr>
              <w:spacing w:before="40" w:after="40"/>
              <w:ind w:left="92"/>
            </w:pPr>
          </w:p>
        </w:tc>
        <w:tc>
          <w:tcPr>
            <w:tcW w:w="7784" w:type="dxa"/>
            <w:vMerge/>
            <w:tcBorders>
              <w:left w:val="nil"/>
            </w:tcBorders>
          </w:tcPr>
          <w:p w:rsidR="002E585E" w:rsidRPr="00D42D17" w:rsidRDefault="002E585E" w:rsidP="00CC0DD4">
            <w:pPr>
              <w:spacing w:before="40" w:after="40"/>
              <w:ind w:left="92"/>
            </w:pPr>
          </w:p>
        </w:tc>
      </w:tr>
      <w:tr w:rsidR="002E585E" w:rsidRPr="00D42D17" w:rsidTr="00FA0594">
        <w:trPr>
          <w:cantSplit/>
        </w:trPr>
        <w:tc>
          <w:tcPr>
            <w:tcW w:w="351"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9</w:t>
            </w:r>
          </w:p>
        </w:tc>
        <w:tc>
          <w:tcPr>
            <w:tcW w:w="351"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9</w:t>
            </w:r>
          </w:p>
        </w:tc>
        <w:tc>
          <w:tcPr>
            <w:tcW w:w="352"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9</w:t>
            </w:r>
          </w:p>
        </w:tc>
        <w:tc>
          <w:tcPr>
            <w:tcW w:w="352" w:type="dxa"/>
            <w:tcBorders>
              <w:top w:val="nil"/>
              <w:bottom w:val="single" w:sz="4" w:space="0" w:color="auto"/>
              <w:right w:val="nil"/>
            </w:tcBorders>
          </w:tcPr>
          <w:p w:rsidR="002E585E" w:rsidRPr="00D42D17" w:rsidRDefault="002E585E" w:rsidP="00CC0DD4">
            <w:pPr>
              <w:spacing w:before="40" w:after="40"/>
              <w:ind w:left="92"/>
            </w:pPr>
          </w:p>
        </w:tc>
        <w:tc>
          <w:tcPr>
            <w:tcW w:w="7784" w:type="dxa"/>
            <w:vMerge/>
            <w:tcBorders>
              <w:left w:val="nil"/>
              <w:bottom w:val="single" w:sz="4" w:space="0" w:color="auto"/>
            </w:tcBorders>
          </w:tcPr>
          <w:p w:rsidR="002E585E" w:rsidRPr="00D42D17" w:rsidRDefault="002E585E" w:rsidP="00CC0DD4">
            <w:pPr>
              <w:spacing w:before="40" w:after="40"/>
              <w:ind w:left="92"/>
            </w:pPr>
          </w:p>
        </w:tc>
      </w:tr>
    </w:tbl>
    <w:p w:rsidR="002E585E" w:rsidRPr="00D42D17" w:rsidRDefault="00A775CA" w:rsidP="000E60DD">
      <w:pPr>
        <w:pStyle w:val="L1Normal"/>
      </w:pPr>
      <w:r w:rsidRPr="00A775CA">
        <w:t xml:space="preserve">e.g.  IGFDP-YEA-CO-M-001 </w:t>
      </w:r>
    </w:p>
    <w:p w:rsidR="002E585E" w:rsidRPr="00D42D17" w:rsidRDefault="00A775CA" w:rsidP="000E60DD">
      <w:pPr>
        <w:pStyle w:val="L1Normal"/>
      </w:pPr>
      <w:r w:rsidRPr="00A775CA">
        <w:t xml:space="preserve">(A minute of meeting sent from </w:t>
      </w:r>
      <w:r w:rsidR="00AC2259">
        <w:t>ICSS Supplier</w:t>
      </w:r>
      <w:r w:rsidRPr="00A775CA">
        <w:t xml:space="preserve"> to COMPANY.)</w:t>
      </w:r>
    </w:p>
    <w:p w:rsidR="002E585E" w:rsidRPr="00D42D17" w:rsidRDefault="00A775CA" w:rsidP="000E60DD">
      <w:pPr>
        <w:pStyle w:val="L1Normal"/>
      </w:pPr>
      <w:r w:rsidRPr="00A775CA">
        <w:t>The Document Controller shall file all original outgoing correspondence and a log is maintained.</w:t>
      </w:r>
    </w:p>
    <w:p w:rsidR="00E57399" w:rsidRPr="00D42D17" w:rsidRDefault="00A775CA" w:rsidP="00CD4F73">
      <w:pPr>
        <w:pStyle w:val="Heading4"/>
        <w:rPr>
          <w:rFonts w:hint="eastAsia"/>
        </w:rPr>
      </w:pPr>
      <w:r w:rsidRPr="00A775CA">
        <w:t>Outgoing Correspondence to Sub-Vendors</w:t>
      </w:r>
    </w:p>
    <w:p w:rsidR="00E57399" w:rsidRPr="00D42D17" w:rsidRDefault="00A775CA" w:rsidP="000E60DD">
      <w:pPr>
        <w:pStyle w:val="L1Normal"/>
      </w:pPr>
      <w:r w:rsidRPr="00A775CA">
        <w:t>Should an internal meeting, discussion, or review be recorded, a reference number shall be used to identify it with sequentially numbered for unique identification, in a 13-digit format with groups of strings and numbers separated by hyphens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255"/>
        <w:gridCol w:w="255"/>
        <w:gridCol w:w="255"/>
        <w:gridCol w:w="255"/>
        <w:gridCol w:w="255"/>
        <w:gridCol w:w="255"/>
        <w:gridCol w:w="255"/>
        <w:gridCol w:w="255"/>
        <w:gridCol w:w="255"/>
      </w:tblGrid>
      <w:tr w:rsidR="005F46A8" w:rsidRPr="00D42D17" w:rsidTr="006806B9">
        <w:trPr>
          <w:cantSplit/>
          <w:trHeight w:hRule="exact" w:val="57"/>
          <w:tblHeader/>
        </w:trPr>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c>
          <w:tcPr>
            <w:tcW w:w="255" w:type="dxa"/>
            <w:tcBorders>
              <w:bottom w:val="nil"/>
            </w:tcBorders>
          </w:tcPr>
          <w:p w:rsidR="005F46A8" w:rsidRPr="00D42D17" w:rsidRDefault="005F46A8" w:rsidP="00CC0DD4">
            <w:pPr>
              <w:keepNext/>
              <w:spacing w:before="40" w:after="40"/>
              <w:ind w:left="0"/>
              <w:jc w:val="center"/>
            </w:pPr>
          </w:p>
        </w:tc>
      </w:tr>
      <w:tr w:rsidR="005F46A8" w:rsidRPr="00D42D17" w:rsidTr="006806B9">
        <w:trPr>
          <w:cantSplit/>
          <w:tblHeader/>
        </w:trPr>
        <w:tc>
          <w:tcPr>
            <w:tcW w:w="255" w:type="dxa"/>
            <w:tcBorders>
              <w:top w:val="nil"/>
              <w:bottom w:val="nil"/>
              <w:right w:val="nil"/>
            </w:tcBorders>
          </w:tcPr>
          <w:p w:rsidR="005F46A8"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B</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B</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B</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N</w:t>
            </w:r>
          </w:p>
        </w:tc>
        <w:tc>
          <w:tcPr>
            <w:tcW w:w="255" w:type="dxa"/>
            <w:tcBorders>
              <w:top w:val="nil"/>
              <w:left w:val="nil"/>
              <w:bottom w:val="nil"/>
              <w:right w:val="nil"/>
            </w:tcBorders>
          </w:tcPr>
          <w:p w:rsidR="005F46A8" w:rsidRPr="00D42D17" w:rsidRDefault="00A775CA" w:rsidP="00CC0DD4">
            <w:pPr>
              <w:keepNext/>
              <w:spacing w:before="40" w:after="40"/>
              <w:ind w:left="0"/>
              <w:jc w:val="center"/>
              <w:rPr>
                <w:b/>
              </w:rPr>
            </w:pPr>
            <w:r w:rsidRPr="00A775CA">
              <w:rPr>
                <w:b/>
              </w:rPr>
              <w:t>N</w:t>
            </w:r>
          </w:p>
        </w:tc>
        <w:tc>
          <w:tcPr>
            <w:tcW w:w="255" w:type="dxa"/>
            <w:tcBorders>
              <w:top w:val="nil"/>
              <w:left w:val="nil"/>
              <w:bottom w:val="nil"/>
            </w:tcBorders>
          </w:tcPr>
          <w:p w:rsidR="005F46A8" w:rsidRPr="00D42D17" w:rsidRDefault="00A775CA" w:rsidP="00CC0DD4">
            <w:pPr>
              <w:keepNext/>
              <w:spacing w:before="40" w:after="40"/>
              <w:ind w:left="0"/>
              <w:jc w:val="center"/>
              <w:rPr>
                <w:b/>
              </w:rPr>
            </w:pPr>
            <w:r w:rsidRPr="00A775CA">
              <w:rPr>
                <w:b/>
              </w:rPr>
              <w:t>N</w:t>
            </w:r>
          </w:p>
        </w:tc>
      </w:tr>
      <w:tr w:rsidR="005F46A8" w:rsidRPr="00D42D17" w:rsidTr="006806B9">
        <w:trPr>
          <w:cantSplit/>
          <w:trHeight w:hRule="exact" w:val="57"/>
          <w:tblHeader/>
        </w:trPr>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r>
    </w:tbl>
    <w:p w:rsidR="00611EE5" w:rsidRPr="00D42D17" w:rsidRDefault="00611EE5">
      <w:pPr>
        <w:ind w:left="0"/>
        <w:rPr>
          <w:sz w:val="8"/>
          <w:szCs w:val="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CellMar>
          <w:left w:w="0" w:type="dxa"/>
          <w:right w:w="0" w:type="dxa"/>
        </w:tblCellMar>
        <w:tblLook w:val="01E0"/>
      </w:tblPr>
      <w:tblGrid>
        <w:gridCol w:w="255"/>
        <w:gridCol w:w="300"/>
        <w:gridCol w:w="267"/>
        <w:gridCol w:w="289"/>
        <w:gridCol w:w="278"/>
        <w:gridCol w:w="255"/>
        <w:gridCol w:w="278"/>
        <w:gridCol w:w="278"/>
        <w:gridCol w:w="289"/>
        <w:gridCol w:w="255"/>
        <w:gridCol w:w="255"/>
        <w:gridCol w:w="255"/>
        <w:gridCol w:w="255"/>
      </w:tblGrid>
      <w:tr w:rsidR="00FA0594" w:rsidRPr="00D42D17" w:rsidTr="00FA0594">
        <w:trPr>
          <w:cantSplit/>
          <w:tblHeader/>
        </w:trPr>
        <w:tc>
          <w:tcPr>
            <w:tcW w:w="255" w:type="dxa"/>
            <w:shd w:val="clear" w:color="auto" w:fill="D9D9D9"/>
          </w:tcPr>
          <w:p w:rsidR="00FA0594" w:rsidRPr="00D42D17" w:rsidRDefault="00A775CA" w:rsidP="007E0E55">
            <w:pPr>
              <w:keepNext/>
              <w:spacing w:before="40" w:after="40"/>
              <w:ind w:left="0"/>
              <w:jc w:val="center"/>
            </w:pPr>
            <w:r w:rsidRPr="00A775CA">
              <w:t>1</w:t>
            </w:r>
          </w:p>
        </w:tc>
        <w:tc>
          <w:tcPr>
            <w:tcW w:w="300" w:type="dxa"/>
            <w:shd w:val="clear" w:color="auto" w:fill="D9D9D9"/>
          </w:tcPr>
          <w:p w:rsidR="00FA0594" w:rsidRPr="00D42D17" w:rsidRDefault="00A775CA" w:rsidP="007E0E55">
            <w:pPr>
              <w:keepNext/>
              <w:spacing w:before="40" w:after="40"/>
              <w:ind w:left="0"/>
              <w:jc w:val="center"/>
            </w:pPr>
            <w:r w:rsidRPr="00A775CA">
              <w:t>2</w:t>
            </w:r>
          </w:p>
        </w:tc>
        <w:tc>
          <w:tcPr>
            <w:tcW w:w="267"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3</w:t>
            </w:r>
          </w:p>
        </w:tc>
        <w:tc>
          <w:tcPr>
            <w:tcW w:w="289"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4</w:t>
            </w:r>
          </w:p>
        </w:tc>
        <w:tc>
          <w:tcPr>
            <w:tcW w:w="278"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5</w:t>
            </w:r>
          </w:p>
        </w:tc>
        <w:tc>
          <w:tcPr>
            <w:tcW w:w="255"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6</w:t>
            </w:r>
          </w:p>
        </w:tc>
        <w:tc>
          <w:tcPr>
            <w:tcW w:w="278"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7</w:t>
            </w:r>
          </w:p>
        </w:tc>
        <w:tc>
          <w:tcPr>
            <w:tcW w:w="278"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8</w:t>
            </w:r>
          </w:p>
        </w:tc>
        <w:tc>
          <w:tcPr>
            <w:tcW w:w="289"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9</w:t>
            </w:r>
          </w:p>
        </w:tc>
        <w:tc>
          <w:tcPr>
            <w:tcW w:w="255"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0</w:t>
            </w:r>
          </w:p>
        </w:tc>
        <w:tc>
          <w:tcPr>
            <w:tcW w:w="255"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1</w:t>
            </w:r>
          </w:p>
        </w:tc>
        <w:tc>
          <w:tcPr>
            <w:tcW w:w="255"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2</w:t>
            </w:r>
          </w:p>
        </w:tc>
        <w:tc>
          <w:tcPr>
            <w:tcW w:w="255" w:type="dxa"/>
            <w:shd w:val="clear" w:color="auto" w:fill="D9D9D9"/>
          </w:tcPr>
          <w:p w:rsidR="00FA0594" w:rsidRPr="00D42D17" w:rsidRDefault="00A775CA" w:rsidP="007E0E55">
            <w:pPr>
              <w:keepNext/>
              <w:tabs>
                <w:tab w:val="left" w:pos="851"/>
                <w:tab w:val="center" w:pos="4320"/>
                <w:tab w:val="right" w:pos="8640"/>
              </w:tabs>
              <w:spacing w:before="40" w:after="40"/>
              <w:ind w:left="0"/>
              <w:jc w:val="center"/>
            </w:pPr>
            <w:r w:rsidRPr="00A775CA">
              <w:t>3</w:t>
            </w:r>
          </w:p>
        </w:tc>
      </w:tr>
    </w:tbl>
    <w:p w:rsidR="00E57399" w:rsidRPr="00D42D17" w:rsidRDefault="00A775CA" w:rsidP="000E60DD">
      <w:pPr>
        <w:pStyle w:val="L1Normal"/>
      </w:pPr>
      <w:r w:rsidRPr="00A775CA">
        <w:t>A total of 13-digit of combined characters and numbers are used for correspondence numbering.</w:t>
      </w:r>
    </w:p>
    <w:p w:rsidR="00E57399" w:rsidRPr="00D42D17" w:rsidRDefault="00A775CA" w:rsidP="000E60DD">
      <w:pPr>
        <w:pStyle w:val="L1Normal"/>
      </w:pPr>
      <w:r w:rsidRPr="00A775CA">
        <w:t>Where:</w:t>
      </w:r>
    </w:p>
    <w:tbl>
      <w:tblPr>
        <w:tblW w:w="91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255"/>
        <w:gridCol w:w="255"/>
        <w:gridCol w:w="7660"/>
      </w:tblGrid>
      <w:tr w:rsidR="005F46A8" w:rsidRPr="00D42D17" w:rsidTr="003064A5">
        <w:trPr>
          <w:cantSplit/>
          <w:tblHeader/>
        </w:trPr>
        <w:tc>
          <w:tcPr>
            <w:tcW w:w="255" w:type="dxa"/>
            <w:tcBorders>
              <w:top w:val="single" w:sz="4" w:space="0" w:color="auto"/>
              <w:left w:val="single" w:sz="4" w:space="0" w:color="auto"/>
              <w:bottom w:val="single" w:sz="4" w:space="0" w:color="auto"/>
              <w:right w:val="single" w:sz="4" w:space="0" w:color="auto"/>
            </w:tcBorders>
            <w:shd w:val="clear" w:color="auto" w:fill="E6E6E6"/>
          </w:tcPr>
          <w:p w:rsidR="005F46A8" w:rsidRPr="00D42D17" w:rsidRDefault="00A775CA" w:rsidP="00CC0DD4">
            <w:pPr>
              <w:keepNext/>
              <w:spacing w:before="40" w:after="40"/>
              <w:ind w:left="0"/>
              <w:jc w:val="center"/>
              <w:rPr>
                <w:b/>
              </w:rPr>
            </w:pPr>
            <w:r w:rsidRPr="00A775CA">
              <w:rPr>
                <w:b/>
              </w:rPr>
              <w:lastRenderedPageBreak/>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5F46A8" w:rsidRPr="00D42D17" w:rsidRDefault="00A775CA" w:rsidP="00CC0DD4">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5F46A8" w:rsidRPr="00D42D17" w:rsidRDefault="00A775CA" w:rsidP="00CC0DD4">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5F46A8" w:rsidRPr="00D42D17" w:rsidRDefault="00A775CA" w:rsidP="00CC0DD4">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5F46A8" w:rsidRPr="00D42D17" w:rsidRDefault="00A775CA" w:rsidP="00CC0DD4">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5F46A8" w:rsidRPr="00D42D17" w:rsidRDefault="00A775CA" w:rsidP="00CC0DD4">
            <w:pPr>
              <w:keepNext/>
              <w:spacing w:before="40" w:after="40"/>
              <w:ind w:left="0"/>
              <w:jc w:val="center"/>
              <w:rPr>
                <w:b/>
              </w:rPr>
            </w:pPr>
            <w:r w:rsidRPr="00A775CA">
              <w:rPr>
                <w:b/>
              </w:rPr>
              <w:t>:</w:t>
            </w:r>
          </w:p>
        </w:tc>
        <w:tc>
          <w:tcPr>
            <w:tcW w:w="7660" w:type="dxa"/>
            <w:tcBorders>
              <w:top w:val="single" w:sz="4" w:space="0" w:color="auto"/>
              <w:left w:val="single" w:sz="4" w:space="0" w:color="auto"/>
              <w:bottom w:val="single" w:sz="4" w:space="0" w:color="auto"/>
              <w:right w:val="single" w:sz="4" w:space="0" w:color="auto"/>
            </w:tcBorders>
            <w:shd w:val="clear" w:color="auto" w:fill="E6E6E6"/>
          </w:tcPr>
          <w:p w:rsidR="005F46A8" w:rsidRPr="00D42D17" w:rsidRDefault="00A775CA" w:rsidP="005F46A8">
            <w:pPr>
              <w:keepNext/>
              <w:spacing w:before="40" w:after="40"/>
              <w:ind w:left="92"/>
              <w:rPr>
                <w:b/>
              </w:rPr>
            </w:pPr>
            <w:r w:rsidRPr="00A775CA">
              <w:rPr>
                <w:b/>
              </w:rPr>
              <w:t xml:space="preserve">The first 5-character string “AAAAA” denotes the acronym for the project. </w:t>
            </w:r>
          </w:p>
        </w:tc>
      </w:tr>
      <w:tr w:rsidR="005F46A8" w:rsidRPr="00D42D17" w:rsidTr="003064A5">
        <w:trPr>
          <w:cantSplit/>
        </w:trPr>
        <w:tc>
          <w:tcPr>
            <w:tcW w:w="255" w:type="dxa"/>
            <w:tcBorders>
              <w:top w:val="single" w:sz="4" w:space="0" w:color="auto"/>
              <w:bottom w:val="single" w:sz="4" w:space="0" w:color="auto"/>
            </w:tcBorders>
          </w:tcPr>
          <w:p w:rsidR="005F46A8" w:rsidRPr="00D42D17" w:rsidRDefault="00A775CA" w:rsidP="00CC0DD4">
            <w:pPr>
              <w:keepNext/>
              <w:spacing w:before="40" w:after="40"/>
              <w:ind w:left="0"/>
              <w:jc w:val="center"/>
            </w:pPr>
            <w:r w:rsidRPr="00A775CA">
              <w:t>I</w:t>
            </w:r>
          </w:p>
        </w:tc>
        <w:tc>
          <w:tcPr>
            <w:tcW w:w="255" w:type="dxa"/>
            <w:tcBorders>
              <w:top w:val="single" w:sz="4" w:space="0" w:color="auto"/>
              <w:bottom w:val="single" w:sz="4" w:space="0" w:color="auto"/>
            </w:tcBorders>
          </w:tcPr>
          <w:p w:rsidR="005F46A8" w:rsidRPr="00D42D17" w:rsidRDefault="00A775CA" w:rsidP="00CC0DD4">
            <w:pPr>
              <w:keepNext/>
              <w:spacing w:before="40" w:after="40"/>
              <w:ind w:left="0"/>
              <w:jc w:val="center"/>
            </w:pPr>
            <w:r w:rsidRPr="00A775CA">
              <w:t>G</w:t>
            </w:r>
          </w:p>
        </w:tc>
        <w:tc>
          <w:tcPr>
            <w:tcW w:w="255" w:type="dxa"/>
            <w:tcBorders>
              <w:top w:val="single" w:sz="4" w:space="0" w:color="auto"/>
              <w:bottom w:val="single" w:sz="4" w:space="0" w:color="auto"/>
            </w:tcBorders>
          </w:tcPr>
          <w:p w:rsidR="005F46A8" w:rsidRPr="00D42D17" w:rsidRDefault="00A775CA" w:rsidP="00CC0DD4">
            <w:pPr>
              <w:keepNext/>
              <w:spacing w:before="40" w:after="40"/>
              <w:ind w:left="0"/>
              <w:jc w:val="center"/>
            </w:pPr>
            <w:r w:rsidRPr="00A775CA">
              <w:t>F</w:t>
            </w:r>
          </w:p>
        </w:tc>
        <w:tc>
          <w:tcPr>
            <w:tcW w:w="255" w:type="dxa"/>
            <w:tcBorders>
              <w:top w:val="single" w:sz="4" w:space="0" w:color="auto"/>
              <w:bottom w:val="single" w:sz="4" w:space="0" w:color="auto"/>
            </w:tcBorders>
          </w:tcPr>
          <w:p w:rsidR="005F46A8" w:rsidRPr="00D42D17" w:rsidRDefault="00A775CA" w:rsidP="00CC0DD4">
            <w:pPr>
              <w:keepNext/>
              <w:spacing w:before="40" w:after="40"/>
              <w:ind w:left="0"/>
              <w:jc w:val="center"/>
            </w:pPr>
            <w:r w:rsidRPr="00A775CA">
              <w:t>D</w:t>
            </w:r>
          </w:p>
        </w:tc>
        <w:tc>
          <w:tcPr>
            <w:tcW w:w="255" w:type="dxa"/>
            <w:tcBorders>
              <w:top w:val="single" w:sz="4" w:space="0" w:color="auto"/>
              <w:bottom w:val="single" w:sz="4" w:space="0" w:color="auto"/>
            </w:tcBorders>
          </w:tcPr>
          <w:p w:rsidR="005F46A8" w:rsidRPr="00D42D17" w:rsidRDefault="00A775CA" w:rsidP="005F46A8">
            <w:pPr>
              <w:keepNext/>
              <w:spacing w:before="40" w:after="40"/>
              <w:ind w:left="0"/>
              <w:jc w:val="center"/>
            </w:pPr>
            <w:r w:rsidRPr="00A775CA">
              <w:t xml:space="preserve">P </w:t>
            </w:r>
          </w:p>
        </w:tc>
        <w:tc>
          <w:tcPr>
            <w:tcW w:w="255" w:type="dxa"/>
            <w:tcBorders>
              <w:top w:val="single" w:sz="4" w:space="0" w:color="auto"/>
              <w:bottom w:val="single" w:sz="4" w:space="0" w:color="auto"/>
            </w:tcBorders>
          </w:tcPr>
          <w:p w:rsidR="005F46A8" w:rsidRPr="00D42D17" w:rsidRDefault="00A775CA" w:rsidP="00CC0DD4">
            <w:pPr>
              <w:keepNext/>
              <w:spacing w:before="40" w:after="40"/>
              <w:ind w:left="0"/>
              <w:jc w:val="center"/>
            </w:pPr>
            <w:r w:rsidRPr="00A775CA">
              <w:t>-</w:t>
            </w:r>
          </w:p>
        </w:tc>
        <w:tc>
          <w:tcPr>
            <w:tcW w:w="7660" w:type="dxa"/>
            <w:tcBorders>
              <w:top w:val="single" w:sz="4" w:space="0" w:color="auto"/>
              <w:bottom w:val="single" w:sz="4" w:space="0" w:color="auto"/>
            </w:tcBorders>
          </w:tcPr>
          <w:p w:rsidR="005F46A8" w:rsidRPr="00D42D17" w:rsidRDefault="00A775CA" w:rsidP="005F46A8">
            <w:pPr>
              <w:keepNext/>
              <w:spacing w:before="40" w:after="40"/>
              <w:ind w:left="92"/>
            </w:pPr>
            <w:r w:rsidRPr="00A775CA">
              <w:t>Ichthys Gas Field Development Project.</w:t>
            </w:r>
          </w:p>
        </w:tc>
      </w:tr>
    </w:tbl>
    <w:p w:rsidR="00E57399" w:rsidRPr="00D42D17" w:rsidRDefault="00E57399" w:rsidP="00E57399">
      <w:pPr>
        <w:tabs>
          <w:tab w:val="left" w:pos="250"/>
          <w:tab w:val="left" w:pos="505"/>
          <w:tab w:val="left" w:pos="760"/>
          <w:tab w:val="left" w:pos="1015"/>
        </w:tabs>
        <w:ind w:left="-5"/>
      </w:pPr>
    </w:p>
    <w:p w:rsidR="00E57399" w:rsidRPr="00D42D17" w:rsidRDefault="00E57399" w:rsidP="00E57399">
      <w:pPr>
        <w:tabs>
          <w:tab w:val="left" w:pos="250"/>
          <w:tab w:val="left" w:pos="505"/>
          <w:tab w:val="left" w:pos="760"/>
          <w:tab w:val="left" w:pos="1015"/>
        </w:tabs>
        <w:ind w:left="-5"/>
      </w:pPr>
    </w:p>
    <w:tbl>
      <w:tblPr>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88"/>
        <w:gridCol w:w="277"/>
        <w:gridCol w:w="277"/>
        <w:gridCol w:w="253"/>
        <w:gridCol w:w="8090"/>
      </w:tblGrid>
      <w:tr w:rsidR="00E57399" w:rsidRPr="00D42D17" w:rsidTr="003064A5">
        <w:trPr>
          <w:cantSplit/>
          <w:tblHeader/>
        </w:trPr>
        <w:tc>
          <w:tcPr>
            <w:tcW w:w="288" w:type="dxa"/>
            <w:tcBorders>
              <w:top w:val="single" w:sz="4" w:space="0" w:color="auto"/>
              <w:left w:val="single" w:sz="4" w:space="0" w:color="auto"/>
              <w:bottom w:val="single" w:sz="4" w:space="0" w:color="auto"/>
              <w:right w:val="single" w:sz="4" w:space="0" w:color="auto"/>
            </w:tcBorders>
            <w:shd w:val="clear" w:color="auto" w:fill="E6E6E6"/>
          </w:tcPr>
          <w:p w:rsidR="00E57399" w:rsidRPr="00D42D17" w:rsidRDefault="00A775CA" w:rsidP="00CC0DD4">
            <w:pPr>
              <w:spacing w:before="40" w:after="40"/>
              <w:ind w:left="0"/>
              <w:jc w:val="center"/>
              <w:rPr>
                <w:b/>
              </w:rPr>
            </w:pPr>
            <w:r w:rsidRPr="00A775CA">
              <w:rPr>
                <w:b/>
              </w:rPr>
              <w:t>B</w:t>
            </w:r>
          </w:p>
        </w:tc>
        <w:tc>
          <w:tcPr>
            <w:tcW w:w="277" w:type="dxa"/>
            <w:tcBorders>
              <w:top w:val="single" w:sz="4" w:space="0" w:color="auto"/>
              <w:left w:val="single" w:sz="4" w:space="0" w:color="auto"/>
              <w:bottom w:val="single" w:sz="4" w:space="0" w:color="auto"/>
              <w:right w:val="single" w:sz="4" w:space="0" w:color="auto"/>
            </w:tcBorders>
            <w:shd w:val="clear" w:color="auto" w:fill="E6E6E6"/>
          </w:tcPr>
          <w:p w:rsidR="00E57399" w:rsidRPr="00D42D17" w:rsidRDefault="00A775CA" w:rsidP="00CC0DD4">
            <w:pPr>
              <w:spacing w:before="40" w:after="40"/>
              <w:ind w:left="0"/>
              <w:jc w:val="center"/>
              <w:rPr>
                <w:b/>
              </w:rPr>
            </w:pPr>
            <w:r w:rsidRPr="00A775CA">
              <w:rPr>
                <w:b/>
              </w:rPr>
              <w:t>B</w:t>
            </w:r>
          </w:p>
        </w:tc>
        <w:tc>
          <w:tcPr>
            <w:tcW w:w="277" w:type="dxa"/>
            <w:tcBorders>
              <w:top w:val="single" w:sz="4" w:space="0" w:color="auto"/>
              <w:left w:val="single" w:sz="4" w:space="0" w:color="auto"/>
              <w:bottom w:val="single" w:sz="4" w:space="0" w:color="auto"/>
              <w:right w:val="single" w:sz="4" w:space="0" w:color="auto"/>
            </w:tcBorders>
            <w:shd w:val="clear" w:color="auto" w:fill="E6E6E6"/>
          </w:tcPr>
          <w:p w:rsidR="00E57399" w:rsidRPr="00D42D17" w:rsidRDefault="00A775CA" w:rsidP="00CC0DD4">
            <w:pPr>
              <w:spacing w:before="40" w:after="40"/>
              <w:ind w:left="0"/>
              <w:jc w:val="center"/>
              <w:rPr>
                <w:b/>
              </w:rPr>
            </w:pPr>
            <w:r w:rsidRPr="00A775CA">
              <w:rPr>
                <w:b/>
              </w:rPr>
              <w:t>B</w:t>
            </w:r>
          </w:p>
        </w:tc>
        <w:tc>
          <w:tcPr>
            <w:tcW w:w="253" w:type="dxa"/>
            <w:tcBorders>
              <w:top w:val="single" w:sz="4" w:space="0" w:color="auto"/>
              <w:left w:val="single" w:sz="4" w:space="0" w:color="auto"/>
              <w:bottom w:val="single" w:sz="4" w:space="0" w:color="auto"/>
              <w:right w:val="single" w:sz="4" w:space="0" w:color="auto"/>
            </w:tcBorders>
            <w:shd w:val="clear" w:color="auto" w:fill="E6E6E6"/>
          </w:tcPr>
          <w:p w:rsidR="00E57399" w:rsidRPr="00D42D17" w:rsidRDefault="00A775CA" w:rsidP="00CC0DD4">
            <w:pPr>
              <w:spacing w:before="40" w:after="40"/>
              <w:ind w:left="0"/>
              <w:jc w:val="center"/>
              <w:rPr>
                <w:b/>
              </w:rPr>
            </w:pPr>
            <w:r w:rsidRPr="00A775CA">
              <w:rPr>
                <w:b/>
              </w:rPr>
              <w:t>:</w:t>
            </w:r>
          </w:p>
        </w:tc>
        <w:tc>
          <w:tcPr>
            <w:tcW w:w="8090" w:type="dxa"/>
            <w:tcBorders>
              <w:top w:val="single" w:sz="4" w:space="0" w:color="auto"/>
              <w:left w:val="single" w:sz="4" w:space="0" w:color="auto"/>
              <w:bottom w:val="single" w:sz="4" w:space="0" w:color="auto"/>
              <w:right w:val="single" w:sz="4" w:space="0" w:color="auto"/>
            </w:tcBorders>
            <w:shd w:val="clear" w:color="auto" w:fill="E6E6E6"/>
          </w:tcPr>
          <w:p w:rsidR="00E57399" w:rsidRPr="00D42D17" w:rsidRDefault="00A775CA" w:rsidP="00CC0DD4">
            <w:pPr>
              <w:spacing w:before="40" w:after="40"/>
              <w:ind w:left="92"/>
              <w:rPr>
                <w:b/>
              </w:rPr>
            </w:pPr>
            <w:r w:rsidRPr="00A775CA">
              <w:rPr>
                <w:b/>
              </w:rPr>
              <w:t>The second 3-character string “BBB” denotes the acronym for receiver, i.e. Sub-Vendor</w:t>
            </w:r>
          </w:p>
        </w:tc>
      </w:tr>
      <w:tr w:rsidR="00E57399" w:rsidRPr="00D42D17" w:rsidTr="003064A5">
        <w:trPr>
          <w:cantSplit/>
        </w:trPr>
        <w:tc>
          <w:tcPr>
            <w:tcW w:w="288" w:type="dxa"/>
            <w:tcBorders>
              <w:top w:val="single" w:sz="4" w:space="0" w:color="auto"/>
              <w:bottom w:val="single" w:sz="4" w:space="0" w:color="auto"/>
            </w:tcBorders>
          </w:tcPr>
          <w:p w:rsidR="00E57399" w:rsidRPr="00D42D17" w:rsidRDefault="00A775CA" w:rsidP="00CC0DD4">
            <w:pPr>
              <w:spacing w:before="40" w:after="40"/>
              <w:ind w:left="0"/>
              <w:jc w:val="center"/>
            </w:pPr>
            <w:r w:rsidRPr="00A775CA">
              <w:t>S</w:t>
            </w:r>
          </w:p>
        </w:tc>
        <w:tc>
          <w:tcPr>
            <w:tcW w:w="277" w:type="dxa"/>
            <w:tcBorders>
              <w:top w:val="single" w:sz="4" w:space="0" w:color="auto"/>
              <w:bottom w:val="single" w:sz="4" w:space="0" w:color="auto"/>
            </w:tcBorders>
          </w:tcPr>
          <w:p w:rsidR="00E57399" w:rsidRPr="00D42D17" w:rsidRDefault="00A775CA" w:rsidP="00CC0DD4">
            <w:pPr>
              <w:spacing w:before="40" w:after="40"/>
              <w:ind w:left="0"/>
              <w:jc w:val="center"/>
            </w:pPr>
            <w:r w:rsidRPr="00A775CA">
              <w:t>B</w:t>
            </w:r>
          </w:p>
        </w:tc>
        <w:tc>
          <w:tcPr>
            <w:tcW w:w="277" w:type="dxa"/>
            <w:tcBorders>
              <w:top w:val="single" w:sz="4" w:space="0" w:color="auto"/>
              <w:bottom w:val="single" w:sz="4" w:space="0" w:color="auto"/>
            </w:tcBorders>
          </w:tcPr>
          <w:p w:rsidR="00E57399" w:rsidRPr="00D42D17" w:rsidRDefault="00A775CA" w:rsidP="00CC0DD4">
            <w:pPr>
              <w:spacing w:before="40" w:after="40"/>
              <w:ind w:left="0"/>
              <w:jc w:val="center"/>
            </w:pPr>
            <w:r w:rsidRPr="00A775CA">
              <w:t>V</w:t>
            </w:r>
          </w:p>
        </w:tc>
        <w:tc>
          <w:tcPr>
            <w:tcW w:w="253" w:type="dxa"/>
            <w:tcBorders>
              <w:top w:val="single" w:sz="4" w:space="0" w:color="auto"/>
              <w:bottom w:val="single" w:sz="4" w:space="0" w:color="auto"/>
              <w:right w:val="single" w:sz="4" w:space="0" w:color="auto"/>
            </w:tcBorders>
          </w:tcPr>
          <w:p w:rsidR="00E57399" w:rsidRPr="00D42D17" w:rsidRDefault="00A775CA" w:rsidP="00CC0DD4">
            <w:pPr>
              <w:spacing w:before="40" w:after="40"/>
              <w:ind w:left="0"/>
              <w:jc w:val="center"/>
            </w:pPr>
            <w:r w:rsidRPr="00A775CA">
              <w:t>-</w:t>
            </w:r>
          </w:p>
        </w:tc>
        <w:tc>
          <w:tcPr>
            <w:tcW w:w="8090" w:type="dxa"/>
            <w:tcBorders>
              <w:top w:val="single" w:sz="4" w:space="0" w:color="auto"/>
              <w:left w:val="single" w:sz="4" w:space="0" w:color="auto"/>
              <w:bottom w:val="single" w:sz="4" w:space="0" w:color="auto"/>
            </w:tcBorders>
          </w:tcPr>
          <w:p w:rsidR="00E57399" w:rsidRPr="00D42D17" w:rsidRDefault="00A775CA" w:rsidP="00CC0DD4">
            <w:pPr>
              <w:spacing w:before="40" w:after="40"/>
              <w:ind w:left="92"/>
              <w:rPr>
                <w:color w:val="000000"/>
              </w:rPr>
            </w:pPr>
            <w:r w:rsidRPr="00A775CA">
              <w:rPr>
                <w:color w:val="000000"/>
              </w:rPr>
              <w:t xml:space="preserve">Sub-Vendor of </w:t>
            </w:r>
            <w:r w:rsidR="00AC2259">
              <w:rPr>
                <w:color w:val="000000"/>
              </w:rPr>
              <w:t>ICSS Supplier</w:t>
            </w:r>
            <w:r w:rsidRPr="00A775CA">
              <w:rPr>
                <w:color w:val="000000"/>
              </w:rPr>
              <w:t xml:space="preserve"> for Ichthys Gas Field Development Project</w:t>
            </w:r>
          </w:p>
        </w:tc>
      </w:tr>
    </w:tbl>
    <w:p w:rsidR="00F548D9" w:rsidRPr="00D42D17" w:rsidRDefault="00F548D9" w:rsidP="000E60DD">
      <w:pPr>
        <w:pStyle w:val="L1Normal"/>
      </w:pPr>
    </w:p>
    <w:tbl>
      <w:tblPr>
        <w:tblW w:w="91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351"/>
        <w:gridCol w:w="351"/>
        <w:gridCol w:w="352"/>
        <w:gridCol w:w="352"/>
        <w:gridCol w:w="7784"/>
      </w:tblGrid>
      <w:tr w:rsidR="006649B2" w:rsidRPr="00D42D17" w:rsidTr="003064A5">
        <w:trPr>
          <w:cantSplit/>
          <w:tblHeader/>
        </w:trPr>
        <w:tc>
          <w:tcPr>
            <w:tcW w:w="351" w:type="dxa"/>
            <w:tcBorders>
              <w:top w:val="single" w:sz="4" w:space="0" w:color="auto"/>
              <w:left w:val="single" w:sz="4" w:space="0" w:color="auto"/>
              <w:bottom w:val="single" w:sz="4" w:space="0" w:color="auto"/>
              <w:right w:val="single" w:sz="4" w:space="0" w:color="auto"/>
            </w:tcBorders>
            <w:shd w:val="clear" w:color="auto" w:fill="E6E6E6"/>
          </w:tcPr>
          <w:p w:rsidR="006649B2" w:rsidRPr="00D42D17" w:rsidRDefault="00A775CA" w:rsidP="00CC0DD4">
            <w:pPr>
              <w:spacing w:before="40" w:after="40"/>
              <w:ind w:left="0"/>
              <w:jc w:val="center"/>
              <w:rPr>
                <w:b/>
              </w:rPr>
            </w:pPr>
            <w:r w:rsidRPr="00A775CA">
              <w:rPr>
                <w:b/>
              </w:rPr>
              <w:t>N</w:t>
            </w:r>
          </w:p>
        </w:tc>
        <w:tc>
          <w:tcPr>
            <w:tcW w:w="351" w:type="dxa"/>
            <w:tcBorders>
              <w:top w:val="single" w:sz="4" w:space="0" w:color="auto"/>
              <w:left w:val="single" w:sz="4" w:space="0" w:color="auto"/>
              <w:bottom w:val="single" w:sz="4" w:space="0" w:color="auto"/>
              <w:right w:val="single" w:sz="4" w:space="0" w:color="auto"/>
            </w:tcBorders>
            <w:shd w:val="clear" w:color="auto" w:fill="E6E6E6"/>
          </w:tcPr>
          <w:p w:rsidR="006649B2" w:rsidRPr="00D42D17" w:rsidRDefault="00A775CA" w:rsidP="00CC0DD4">
            <w:pPr>
              <w:spacing w:before="40" w:after="40"/>
              <w:ind w:left="0"/>
              <w:jc w:val="center"/>
              <w:rPr>
                <w:b/>
              </w:rPr>
            </w:pPr>
            <w:r w:rsidRPr="00A775CA">
              <w:rPr>
                <w:b/>
              </w:rPr>
              <w:t>N</w:t>
            </w:r>
          </w:p>
        </w:tc>
        <w:tc>
          <w:tcPr>
            <w:tcW w:w="352" w:type="dxa"/>
            <w:tcBorders>
              <w:top w:val="single" w:sz="4" w:space="0" w:color="auto"/>
              <w:left w:val="single" w:sz="4" w:space="0" w:color="auto"/>
              <w:bottom w:val="single" w:sz="4" w:space="0" w:color="auto"/>
              <w:right w:val="single" w:sz="4" w:space="0" w:color="auto"/>
            </w:tcBorders>
            <w:shd w:val="clear" w:color="auto" w:fill="E6E6E6"/>
          </w:tcPr>
          <w:p w:rsidR="006649B2" w:rsidRPr="00D42D17" w:rsidRDefault="00A775CA" w:rsidP="00CC0DD4">
            <w:pPr>
              <w:spacing w:before="40" w:after="40"/>
              <w:ind w:left="0"/>
              <w:jc w:val="center"/>
              <w:rPr>
                <w:b/>
              </w:rPr>
            </w:pPr>
            <w:r w:rsidRPr="00A775CA">
              <w:rPr>
                <w:b/>
              </w:rPr>
              <w:t>N</w:t>
            </w:r>
          </w:p>
        </w:tc>
        <w:tc>
          <w:tcPr>
            <w:tcW w:w="352" w:type="dxa"/>
            <w:tcBorders>
              <w:top w:val="single" w:sz="4" w:space="0" w:color="auto"/>
              <w:left w:val="single" w:sz="4" w:space="0" w:color="auto"/>
              <w:bottom w:val="single" w:sz="4" w:space="0" w:color="auto"/>
              <w:right w:val="single" w:sz="4" w:space="0" w:color="auto"/>
            </w:tcBorders>
            <w:shd w:val="clear" w:color="auto" w:fill="E6E6E6"/>
          </w:tcPr>
          <w:p w:rsidR="006649B2" w:rsidRPr="00D42D17" w:rsidRDefault="00A775CA" w:rsidP="00CC0DD4">
            <w:pPr>
              <w:spacing w:before="40" w:after="40"/>
              <w:ind w:left="92"/>
              <w:rPr>
                <w:b/>
              </w:rPr>
            </w:pPr>
            <w:r w:rsidRPr="00A775CA">
              <w:rPr>
                <w:b/>
              </w:rPr>
              <w:t>:</w:t>
            </w:r>
          </w:p>
        </w:tc>
        <w:tc>
          <w:tcPr>
            <w:tcW w:w="7784" w:type="dxa"/>
            <w:tcBorders>
              <w:top w:val="single" w:sz="4" w:space="0" w:color="auto"/>
              <w:left w:val="single" w:sz="4" w:space="0" w:color="auto"/>
              <w:bottom w:val="single" w:sz="4" w:space="0" w:color="auto"/>
              <w:right w:val="single" w:sz="4" w:space="0" w:color="auto"/>
            </w:tcBorders>
            <w:shd w:val="clear" w:color="auto" w:fill="E6E6E6"/>
          </w:tcPr>
          <w:p w:rsidR="006649B2" w:rsidRPr="00D42D17" w:rsidRDefault="00A775CA" w:rsidP="006649B2">
            <w:pPr>
              <w:spacing w:before="40" w:after="40"/>
              <w:ind w:left="92"/>
              <w:rPr>
                <w:b/>
              </w:rPr>
            </w:pPr>
            <w:r w:rsidRPr="00A775CA">
              <w:rPr>
                <w:b/>
              </w:rPr>
              <w:t>The last 3-digit number “NNN” is used sequentially for each type of outgoing to sub-vendor correspondence.</w:t>
            </w:r>
          </w:p>
        </w:tc>
      </w:tr>
      <w:tr w:rsidR="006649B2" w:rsidRPr="00D42D17" w:rsidTr="003064A5">
        <w:trPr>
          <w:cantSplit/>
        </w:trPr>
        <w:tc>
          <w:tcPr>
            <w:tcW w:w="351" w:type="dxa"/>
            <w:tcBorders>
              <w:top w:val="single" w:sz="4" w:space="0" w:color="auto"/>
              <w:bottom w:val="single" w:sz="4" w:space="0" w:color="auto"/>
            </w:tcBorders>
          </w:tcPr>
          <w:p w:rsidR="006649B2" w:rsidRPr="00D42D17" w:rsidRDefault="00A775CA" w:rsidP="00CC0DD4">
            <w:pPr>
              <w:spacing w:before="40" w:after="40"/>
              <w:ind w:left="0"/>
              <w:jc w:val="center"/>
            </w:pPr>
            <w:r w:rsidRPr="00A775CA">
              <w:t>0</w:t>
            </w:r>
          </w:p>
        </w:tc>
        <w:tc>
          <w:tcPr>
            <w:tcW w:w="351" w:type="dxa"/>
            <w:tcBorders>
              <w:top w:val="single" w:sz="4" w:space="0" w:color="auto"/>
              <w:bottom w:val="single" w:sz="4" w:space="0" w:color="auto"/>
            </w:tcBorders>
          </w:tcPr>
          <w:p w:rsidR="006649B2" w:rsidRPr="00D42D17" w:rsidRDefault="00A775CA" w:rsidP="00CC0DD4">
            <w:pPr>
              <w:spacing w:before="40" w:after="40"/>
              <w:ind w:left="0"/>
              <w:jc w:val="center"/>
            </w:pPr>
            <w:r w:rsidRPr="00A775CA">
              <w:t>0</w:t>
            </w:r>
          </w:p>
        </w:tc>
        <w:tc>
          <w:tcPr>
            <w:tcW w:w="352" w:type="dxa"/>
            <w:tcBorders>
              <w:top w:val="single" w:sz="4" w:space="0" w:color="auto"/>
              <w:bottom w:val="single" w:sz="4" w:space="0" w:color="auto"/>
            </w:tcBorders>
          </w:tcPr>
          <w:p w:rsidR="006649B2" w:rsidRPr="00D42D17" w:rsidRDefault="00A775CA" w:rsidP="00CC0DD4">
            <w:pPr>
              <w:spacing w:before="40" w:after="40"/>
              <w:ind w:left="0"/>
              <w:jc w:val="center"/>
            </w:pPr>
            <w:r w:rsidRPr="00A775CA">
              <w:t>1</w:t>
            </w:r>
          </w:p>
        </w:tc>
        <w:tc>
          <w:tcPr>
            <w:tcW w:w="352" w:type="dxa"/>
            <w:tcBorders>
              <w:top w:val="single" w:sz="4" w:space="0" w:color="auto"/>
              <w:bottom w:val="nil"/>
              <w:right w:val="nil"/>
            </w:tcBorders>
          </w:tcPr>
          <w:p w:rsidR="006649B2" w:rsidRPr="00D42D17" w:rsidRDefault="006649B2" w:rsidP="00CC0DD4">
            <w:pPr>
              <w:spacing w:before="40" w:after="40"/>
              <w:ind w:left="92"/>
            </w:pPr>
          </w:p>
        </w:tc>
        <w:tc>
          <w:tcPr>
            <w:tcW w:w="7784" w:type="dxa"/>
            <w:vMerge w:val="restart"/>
            <w:tcBorders>
              <w:top w:val="single" w:sz="4" w:space="0" w:color="auto"/>
              <w:left w:val="nil"/>
            </w:tcBorders>
          </w:tcPr>
          <w:p w:rsidR="006649B2" w:rsidRPr="00D42D17" w:rsidRDefault="00A775CA" w:rsidP="006649B2">
            <w:pPr>
              <w:spacing w:before="40" w:after="40"/>
              <w:ind w:left="92"/>
            </w:pPr>
            <w:r w:rsidRPr="00A775CA">
              <w:t xml:space="preserve">001~999 are to be used for each outgoing to sub-vendor.  </w:t>
            </w:r>
          </w:p>
        </w:tc>
      </w:tr>
      <w:tr w:rsidR="006649B2" w:rsidRPr="00D42D17" w:rsidTr="003064A5">
        <w:trPr>
          <w:cantSplit/>
        </w:trPr>
        <w:tc>
          <w:tcPr>
            <w:tcW w:w="351" w:type="dxa"/>
            <w:tcBorders>
              <w:top w:val="single" w:sz="4" w:space="0" w:color="auto"/>
              <w:bottom w:val="single" w:sz="4" w:space="0" w:color="auto"/>
              <w:right w:val="nil"/>
            </w:tcBorders>
          </w:tcPr>
          <w:p w:rsidR="006649B2" w:rsidRPr="00D42D17" w:rsidRDefault="00A775CA" w:rsidP="00CC0DD4">
            <w:pPr>
              <w:spacing w:before="40" w:after="40"/>
              <w:ind w:left="0"/>
              <w:jc w:val="center"/>
            </w:pPr>
            <w:r w:rsidRPr="00A775CA">
              <w:t>~</w:t>
            </w:r>
          </w:p>
        </w:tc>
        <w:tc>
          <w:tcPr>
            <w:tcW w:w="351" w:type="dxa"/>
            <w:tcBorders>
              <w:top w:val="single" w:sz="4" w:space="0" w:color="auto"/>
              <w:bottom w:val="single" w:sz="4" w:space="0" w:color="auto"/>
              <w:right w:val="nil"/>
            </w:tcBorders>
          </w:tcPr>
          <w:p w:rsidR="006649B2" w:rsidRPr="00D42D17" w:rsidRDefault="006649B2" w:rsidP="00CC0DD4">
            <w:pPr>
              <w:spacing w:before="40" w:after="40"/>
              <w:ind w:left="0"/>
              <w:jc w:val="center"/>
            </w:pPr>
          </w:p>
        </w:tc>
        <w:tc>
          <w:tcPr>
            <w:tcW w:w="352" w:type="dxa"/>
            <w:tcBorders>
              <w:top w:val="single" w:sz="4" w:space="0" w:color="auto"/>
              <w:left w:val="nil"/>
              <w:bottom w:val="single" w:sz="4" w:space="0" w:color="auto"/>
            </w:tcBorders>
          </w:tcPr>
          <w:p w:rsidR="006649B2" w:rsidRPr="00D42D17" w:rsidRDefault="006649B2" w:rsidP="00CC0DD4">
            <w:pPr>
              <w:spacing w:before="40" w:after="40"/>
              <w:ind w:left="0"/>
              <w:jc w:val="center"/>
            </w:pPr>
          </w:p>
        </w:tc>
        <w:tc>
          <w:tcPr>
            <w:tcW w:w="352" w:type="dxa"/>
            <w:tcBorders>
              <w:top w:val="nil"/>
              <w:bottom w:val="nil"/>
              <w:right w:val="nil"/>
            </w:tcBorders>
          </w:tcPr>
          <w:p w:rsidR="006649B2" w:rsidRPr="00D42D17" w:rsidRDefault="006649B2" w:rsidP="00CC0DD4">
            <w:pPr>
              <w:spacing w:before="40" w:after="40"/>
              <w:ind w:left="92"/>
            </w:pPr>
          </w:p>
        </w:tc>
        <w:tc>
          <w:tcPr>
            <w:tcW w:w="7784" w:type="dxa"/>
            <w:vMerge/>
            <w:tcBorders>
              <w:left w:val="nil"/>
            </w:tcBorders>
          </w:tcPr>
          <w:p w:rsidR="006649B2" w:rsidRPr="00D42D17" w:rsidRDefault="006649B2" w:rsidP="00CC0DD4">
            <w:pPr>
              <w:spacing w:before="40" w:after="40"/>
              <w:ind w:left="92"/>
            </w:pPr>
          </w:p>
        </w:tc>
      </w:tr>
      <w:tr w:rsidR="006649B2" w:rsidRPr="00D42D17" w:rsidTr="003064A5">
        <w:trPr>
          <w:cantSplit/>
        </w:trPr>
        <w:tc>
          <w:tcPr>
            <w:tcW w:w="351" w:type="dxa"/>
            <w:tcBorders>
              <w:top w:val="single" w:sz="4" w:space="0" w:color="auto"/>
              <w:bottom w:val="single" w:sz="4" w:space="0" w:color="auto"/>
            </w:tcBorders>
          </w:tcPr>
          <w:p w:rsidR="006649B2" w:rsidRPr="00D42D17" w:rsidRDefault="00A775CA" w:rsidP="00CC0DD4">
            <w:pPr>
              <w:spacing w:before="40" w:after="40"/>
              <w:ind w:left="0"/>
              <w:jc w:val="center"/>
            </w:pPr>
            <w:r w:rsidRPr="00A775CA">
              <w:t>9</w:t>
            </w:r>
          </w:p>
        </w:tc>
        <w:tc>
          <w:tcPr>
            <w:tcW w:w="351" w:type="dxa"/>
            <w:tcBorders>
              <w:top w:val="single" w:sz="4" w:space="0" w:color="auto"/>
              <w:bottom w:val="single" w:sz="4" w:space="0" w:color="auto"/>
            </w:tcBorders>
          </w:tcPr>
          <w:p w:rsidR="006649B2" w:rsidRPr="00D42D17" w:rsidRDefault="00A775CA" w:rsidP="00CC0DD4">
            <w:pPr>
              <w:spacing w:before="40" w:after="40"/>
              <w:ind w:left="0"/>
              <w:jc w:val="center"/>
            </w:pPr>
            <w:r w:rsidRPr="00A775CA">
              <w:t>9</w:t>
            </w:r>
          </w:p>
        </w:tc>
        <w:tc>
          <w:tcPr>
            <w:tcW w:w="352" w:type="dxa"/>
            <w:tcBorders>
              <w:top w:val="single" w:sz="4" w:space="0" w:color="auto"/>
              <w:bottom w:val="single" w:sz="4" w:space="0" w:color="auto"/>
            </w:tcBorders>
          </w:tcPr>
          <w:p w:rsidR="006649B2" w:rsidRPr="00D42D17" w:rsidRDefault="00A775CA" w:rsidP="00CC0DD4">
            <w:pPr>
              <w:spacing w:before="40" w:after="40"/>
              <w:ind w:left="0"/>
              <w:jc w:val="center"/>
            </w:pPr>
            <w:r w:rsidRPr="00A775CA">
              <w:t>9</w:t>
            </w:r>
          </w:p>
        </w:tc>
        <w:tc>
          <w:tcPr>
            <w:tcW w:w="352" w:type="dxa"/>
            <w:tcBorders>
              <w:top w:val="nil"/>
              <w:bottom w:val="single" w:sz="4" w:space="0" w:color="auto"/>
              <w:right w:val="nil"/>
            </w:tcBorders>
          </w:tcPr>
          <w:p w:rsidR="006649B2" w:rsidRPr="00D42D17" w:rsidRDefault="006649B2" w:rsidP="00CC0DD4">
            <w:pPr>
              <w:spacing w:before="40" w:after="40"/>
              <w:ind w:left="92"/>
            </w:pPr>
          </w:p>
        </w:tc>
        <w:tc>
          <w:tcPr>
            <w:tcW w:w="7784" w:type="dxa"/>
            <w:vMerge/>
            <w:tcBorders>
              <w:left w:val="nil"/>
              <w:bottom w:val="single" w:sz="4" w:space="0" w:color="auto"/>
            </w:tcBorders>
          </w:tcPr>
          <w:p w:rsidR="006649B2" w:rsidRPr="00D42D17" w:rsidRDefault="006649B2" w:rsidP="00CC0DD4">
            <w:pPr>
              <w:spacing w:before="40" w:after="40"/>
              <w:ind w:left="92"/>
            </w:pPr>
          </w:p>
        </w:tc>
      </w:tr>
    </w:tbl>
    <w:p w:rsidR="00E57399" w:rsidRPr="00D42D17" w:rsidRDefault="00A775CA" w:rsidP="000E60DD">
      <w:pPr>
        <w:pStyle w:val="L1Normal"/>
      </w:pPr>
      <w:r w:rsidRPr="00A775CA">
        <w:t xml:space="preserve">e.g.  IGFDP-SBV-001 </w:t>
      </w:r>
    </w:p>
    <w:p w:rsidR="00E57399" w:rsidRPr="00D42D17" w:rsidRDefault="00A775CA" w:rsidP="000E60DD">
      <w:pPr>
        <w:pStyle w:val="L1Normal"/>
      </w:pPr>
      <w:r w:rsidRPr="00A775CA">
        <w:t xml:space="preserve">(A reference number for correspondence has been sent from </w:t>
      </w:r>
      <w:r w:rsidR="00AC2259">
        <w:t>ICSS Supplier</w:t>
      </w:r>
      <w:r w:rsidRPr="00A775CA">
        <w:t xml:space="preserve"> to sub-vendor.)</w:t>
      </w:r>
    </w:p>
    <w:p w:rsidR="000541DC" w:rsidRPr="00D42D17" w:rsidRDefault="00A775CA" w:rsidP="000E60DD">
      <w:pPr>
        <w:pStyle w:val="L1Normal"/>
      </w:pPr>
      <w:r w:rsidRPr="00A775CA">
        <w:t xml:space="preserve">This reference number is created together with the following fields, i.e. Date; Serial Number; Revision Mark; Sub-Vendor’s company name; Category; Type, Purpose; Originator’s name; involved Project and Remarks. </w:t>
      </w:r>
    </w:p>
    <w:p w:rsidR="00E57399" w:rsidRPr="00D42D17" w:rsidRDefault="00A775CA" w:rsidP="000E60DD">
      <w:pPr>
        <w:pStyle w:val="L1Normal"/>
      </w:pPr>
      <w:r w:rsidRPr="00A775CA">
        <w:t>The Document Controller shall file all original outgoing correspondence and a log is maintained.</w:t>
      </w:r>
    </w:p>
    <w:p w:rsidR="002E585E" w:rsidRPr="00D42D17" w:rsidRDefault="00A775CA" w:rsidP="00CD4F73">
      <w:pPr>
        <w:pStyle w:val="Heading4"/>
        <w:rPr>
          <w:rFonts w:hint="eastAsia"/>
        </w:rPr>
      </w:pPr>
      <w:r w:rsidRPr="00A775CA">
        <w:t>Incoming Correspondence</w:t>
      </w:r>
    </w:p>
    <w:p w:rsidR="00B449C5" w:rsidRPr="00D42D17" w:rsidRDefault="00A775CA" w:rsidP="000E60DD">
      <w:pPr>
        <w:pStyle w:val="L1Normal"/>
      </w:pPr>
      <w:r w:rsidRPr="00A775CA">
        <w:t>All official incoming correspondence shall also be track in the similar manner if not controlled by EPC Contractor correspondence procedure requirement. (Or to be agreed according to EPC Contractor Project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255"/>
        <w:gridCol w:w="255"/>
        <w:gridCol w:w="255"/>
        <w:gridCol w:w="255"/>
        <w:gridCol w:w="255"/>
        <w:gridCol w:w="255"/>
        <w:gridCol w:w="255"/>
        <w:gridCol w:w="255"/>
        <w:gridCol w:w="255"/>
        <w:gridCol w:w="255"/>
        <w:gridCol w:w="255"/>
        <w:gridCol w:w="255"/>
        <w:gridCol w:w="255"/>
        <w:gridCol w:w="255"/>
      </w:tblGrid>
      <w:tr w:rsidR="00B449C5" w:rsidRPr="00D42D17" w:rsidTr="00B449C5">
        <w:trPr>
          <w:cantSplit/>
          <w:trHeight w:hRule="exact" w:val="57"/>
          <w:tblHeader/>
        </w:trPr>
        <w:tc>
          <w:tcPr>
            <w:tcW w:w="255" w:type="dxa"/>
            <w:tcBorders>
              <w:bottom w:val="nil"/>
            </w:tcBorders>
          </w:tcPr>
          <w:p w:rsidR="00B449C5" w:rsidRPr="00D42D17" w:rsidRDefault="00B449C5" w:rsidP="007E0E55">
            <w:pPr>
              <w:keepNext/>
              <w:spacing w:before="40" w:after="40"/>
              <w:ind w:left="0"/>
              <w:jc w:val="center"/>
            </w:pPr>
          </w:p>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c>
          <w:tcPr>
            <w:tcW w:w="255" w:type="dxa"/>
            <w:tcBorders>
              <w:bottom w:val="nil"/>
            </w:tcBorders>
          </w:tcPr>
          <w:p w:rsidR="00B449C5" w:rsidRPr="00D42D17" w:rsidRDefault="00B449C5" w:rsidP="007E0E55">
            <w:pPr>
              <w:keepNext/>
              <w:spacing w:before="40" w:after="40"/>
              <w:ind w:left="0"/>
              <w:jc w:val="center"/>
            </w:pPr>
          </w:p>
        </w:tc>
      </w:tr>
      <w:tr w:rsidR="00B449C5" w:rsidRPr="00D42D17" w:rsidTr="00B449C5">
        <w:trPr>
          <w:cantSplit/>
          <w:tblHeader/>
        </w:trPr>
        <w:tc>
          <w:tcPr>
            <w:tcW w:w="255" w:type="dxa"/>
            <w:tcBorders>
              <w:top w:val="nil"/>
              <w:bottom w:val="nil"/>
              <w:right w:val="nil"/>
            </w:tcBorders>
          </w:tcPr>
          <w:p w:rsidR="00B449C5" w:rsidRPr="00D42D17" w:rsidRDefault="00A775CA" w:rsidP="007E0E55">
            <w:pPr>
              <w:keepNext/>
              <w:spacing w:before="40" w:after="40"/>
              <w:ind w:left="0"/>
              <w:jc w:val="center"/>
              <w:rPr>
                <w:b/>
              </w:rPr>
            </w:pPr>
            <w:r w:rsidRPr="00A775CA">
              <w:rPr>
                <w:b/>
              </w:rPr>
              <w:t>A</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A</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A</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A</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A</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B</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B</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C</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C</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C</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D</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N</w:t>
            </w:r>
          </w:p>
        </w:tc>
        <w:tc>
          <w:tcPr>
            <w:tcW w:w="255" w:type="dxa"/>
            <w:tcBorders>
              <w:top w:val="nil"/>
              <w:left w:val="nil"/>
              <w:bottom w:val="nil"/>
              <w:right w:val="nil"/>
            </w:tcBorders>
          </w:tcPr>
          <w:p w:rsidR="00B449C5" w:rsidRPr="00D42D17" w:rsidRDefault="00A775CA" w:rsidP="007E0E55">
            <w:pPr>
              <w:keepNext/>
              <w:spacing w:before="40" w:after="40"/>
              <w:ind w:left="0"/>
              <w:jc w:val="center"/>
              <w:rPr>
                <w:b/>
              </w:rPr>
            </w:pPr>
            <w:r w:rsidRPr="00A775CA">
              <w:rPr>
                <w:b/>
              </w:rPr>
              <w:t>N</w:t>
            </w:r>
          </w:p>
        </w:tc>
        <w:tc>
          <w:tcPr>
            <w:tcW w:w="255" w:type="dxa"/>
            <w:tcBorders>
              <w:top w:val="nil"/>
              <w:left w:val="nil"/>
              <w:bottom w:val="nil"/>
            </w:tcBorders>
          </w:tcPr>
          <w:p w:rsidR="00B449C5" w:rsidRPr="00D42D17" w:rsidRDefault="00A775CA" w:rsidP="007E0E55">
            <w:pPr>
              <w:keepNext/>
              <w:spacing w:before="40" w:after="40"/>
              <w:ind w:left="0"/>
              <w:jc w:val="center"/>
              <w:rPr>
                <w:b/>
              </w:rPr>
            </w:pPr>
            <w:r w:rsidRPr="00A775CA">
              <w:rPr>
                <w:b/>
              </w:rPr>
              <w:t>N</w:t>
            </w:r>
          </w:p>
        </w:tc>
      </w:tr>
      <w:tr w:rsidR="00B449C5" w:rsidRPr="00D42D17" w:rsidTr="007E0E55">
        <w:trPr>
          <w:cantSplit/>
          <w:trHeight w:hRule="exact" w:val="57"/>
          <w:tblHeader/>
        </w:trPr>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c>
          <w:tcPr>
            <w:tcW w:w="255" w:type="dxa"/>
            <w:tcBorders>
              <w:top w:val="nil"/>
              <w:bottom w:val="single" w:sz="4" w:space="0" w:color="auto"/>
            </w:tcBorders>
          </w:tcPr>
          <w:p w:rsidR="00B449C5" w:rsidRPr="00D42D17" w:rsidRDefault="00B449C5" w:rsidP="007E0E55">
            <w:pPr>
              <w:spacing w:before="40" w:after="40"/>
              <w:ind w:left="0"/>
              <w:jc w:val="center"/>
            </w:pPr>
          </w:p>
        </w:tc>
      </w:tr>
      <w:tr w:rsidR="00B449C5" w:rsidRPr="00D42D17" w:rsidTr="007E0E55">
        <w:tblPrEx>
          <w:shd w:val="clear" w:color="auto" w:fill="E6E6E6"/>
        </w:tblPrEx>
        <w:trPr>
          <w:cantSplit/>
          <w:tblHeader/>
        </w:trPr>
        <w:tc>
          <w:tcPr>
            <w:tcW w:w="255" w:type="dxa"/>
            <w:shd w:val="clear" w:color="auto" w:fill="E6E6E6"/>
          </w:tcPr>
          <w:p w:rsidR="00B449C5" w:rsidRPr="00D42D17" w:rsidRDefault="00A775CA" w:rsidP="007E0E55">
            <w:pPr>
              <w:spacing w:before="40" w:after="40"/>
              <w:ind w:left="0"/>
              <w:jc w:val="center"/>
            </w:pPr>
            <w:r w:rsidRPr="00A775CA">
              <w:t>1</w:t>
            </w:r>
          </w:p>
        </w:tc>
        <w:tc>
          <w:tcPr>
            <w:tcW w:w="255" w:type="dxa"/>
            <w:shd w:val="clear" w:color="auto" w:fill="E6E6E6"/>
          </w:tcPr>
          <w:p w:rsidR="00B449C5" w:rsidRPr="00D42D17" w:rsidRDefault="00A775CA" w:rsidP="007E0E55">
            <w:pPr>
              <w:spacing w:before="40" w:after="40"/>
              <w:ind w:left="0"/>
              <w:jc w:val="center"/>
            </w:pPr>
            <w:r w:rsidRPr="00A775CA">
              <w:t>2</w:t>
            </w:r>
          </w:p>
        </w:tc>
        <w:tc>
          <w:tcPr>
            <w:tcW w:w="255" w:type="dxa"/>
            <w:shd w:val="clear" w:color="auto" w:fill="E6E6E6"/>
          </w:tcPr>
          <w:p w:rsidR="00B449C5" w:rsidRPr="00D42D17" w:rsidRDefault="00A775CA" w:rsidP="007E0E55">
            <w:pPr>
              <w:spacing w:before="40" w:after="40"/>
              <w:ind w:left="0"/>
              <w:jc w:val="center"/>
            </w:pPr>
            <w:r w:rsidRPr="00A775CA">
              <w:t>3</w:t>
            </w:r>
          </w:p>
        </w:tc>
        <w:tc>
          <w:tcPr>
            <w:tcW w:w="255" w:type="dxa"/>
            <w:shd w:val="clear" w:color="auto" w:fill="E6E6E6"/>
          </w:tcPr>
          <w:p w:rsidR="00B449C5" w:rsidRPr="00D42D17" w:rsidRDefault="00A775CA" w:rsidP="007E0E55">
            <w:pPr>
              <w:spacing w:before="40" w:after="40"/>
              <w:ind w:left="0"/>
              <w:jc w:val="center"/>
            </w:pPr>
            <w:r w:rsidRPr="00A775CA">
              <w:t>4</w:t>
            </w:r>
          </w:p>
        </w:tc>
        <w:tc>
          <w:tcPr>
            <w:tcW w:w="255" w:type="dxa"/>
            <w:shd w:val="clear" w:color="auto" w:fill="E6E6E6"/>
          </w:tcPr>
          <w:p w:rsidR="00B449C5" w:rsidRPr="00D42D17" w:rsidRDefault="00A775CA" w:rsidP="007E0E55">
            <w:pPr>
              <w:spacing w:before="40" w:after="40"/>
              <w:ind w:left="0"/>
              <w:jc w:val="center"/>
            </w:pPr>
            <w:r w:rsidRPr="00A775CA">
              <w:t>5</w:t>
            </w:r>
          </w:p>
        </w:tc>
        <w:tc>
          <w:tcPr>
            <w:tcW w:w="255" w:type="dxa"/>
            <w:shd w:val="clear" w:color="auto" w:fill="E6E6E6"/>
          </w:tcPr>
          <w:p w:rsidR="00B449C5" w:rsidRPr="00D42D17" w:rsidRDefault="00A775CA" w:rsidP="007E0E55">
            <w:pPr>
              <w:spacing w:before="40" w:after="40"/>
              <w:ind w:left="0"/>
              <w:jc w:val="center"/>
            </w:pPr>
            <w:r w:rsidRPr="00A775CA">
              <w:t>6</w:t>
            </w:r>
          </w:p>
        </w:tc>
        <w:tc>
          <w:tcPr>
            <w:tcW w:w="255" w:type="dxa"/>
            <w:shd w:val="clear" w:color="auto" w:fill="E6E6E6"/>
          </w:tcPr>
          <w:p w:rsidR="00B449C5" w:rsidRPr="00D42D17" w:rsidRDefault="00A775CA" w:rsidP="007E0E55">
            <w:pPr>
              <w:spacing w:before="40" w:after="40"/>
              <w:ind w:left="0"/>
              <w:jc w:val="center"/>
            </w:pPr>
            <w:r w:rsidRPr="00A775CA">
              <w:t>7</w:t>
            </w:r>
          </w:p>
        </w:tc>
        <w:tc>
          <w:tcPr>
            <w:tcW w:w="255" w:type="dxa"/>
            <w:shd w:val="clear" w:color="auto" w:fill="E6E6E6"/>
          </w:tcPr>
          <w:p w:rsidR="00B449C5" w:rsidRPr="00D42D17" w:rsidRDefault="00A775CA" w:rsidP="007E0E55">
            <w:pPr>
              <w:spacing w:before="40" w:after="40"/>
              <w:ind w:left="0"/>
              <w:jc w:val="center"/>
            </w:pPr>
            <w:r w:rsidRPr="00A775CA">
              <w:t>8</w:t>
            </w:r>
          </w:p>
        </w:tc>
        <w:tc>
          <w:tcPr>
            <w:tcW w:w="255" w:type="dxa"/>
            <w:shd w:val="clear" w:color="auto" w:fill="E6E6E6"/>
          </w:tcPr>
          <w:p w:rsidR="00B449C5" w:rsidRPr="00D42D17" w:rsidRDefault="00A775CA" w:rsidP="007E0E55">
            <w:pPr>
              <w:spacing w:before="40" w:after="40"/>
              <w:ind w:left="0"/>
              <w:jc w:val="center"/>
            </w:pPr>
            <w:r w:rsidRPr="00A775CA">
              <w:t>9</w:t>
            </w:r>
          </w:p>
        </w:tc>
        <w:tc>
          <w:tcPr>
            <w:tcW w:w="255" w:type="dxa"/>
            <w:shd w:val="clear" w:color="auto" w:fill="E6E6E6"/>
          </w:tcPr>
          <w:p w:rsidR="00B449C5" w:rsidRPr="00D42D17" w:rsidRDefault="00A775CA" w:rsidP="007E0E55">
            <w:pPr>
              <w:spacing w:before="40" w:after="40"/>
              <w:ind w:left="0"/>
              <w:jc w:val="center"/>
            </w:pPr>
            <w:r w:rsidRPr="00A775CA">
              <w:t>0</w:t>
            </w:r>
          </w:p>
        </w:tc>
        <w:tc>
          <w:tcPr>
            <w:tcW w:w="255" w:type="dxa"/>
            <w:shd w:val="clear" w:color="auto" w:fill="E6E6E6"/>
          </w:tcPr>
          <w:p w:rsidR="00B449C5" w:rsidRPr="00D42D17" w:rsidRDefault="00A775CA" w:rsidP="007E0E55">
            <w:pPr>
              <w:spacing w:before="40" w:after="40"/>
              <w:ind w:left="0"/>
              <w:jc w:val="center"/>
            </w:pPr>
            <w:r w:rsidRPr="00A775CA">
              <w:t>1</w:t>
            </w:r>
          </w:p>
        </w:tc>
        <w:tc>
          <w:tcPr>
            <w:tcW w:w="255" w:type="dxa"/>
            <w:shd w:val="clear" w:color="auto" w:fill="E6E6E6"/>
          </w:tcPr>
          <w:p w:rsidR="00B449C5" w:rsidRPr="00D42D17" w:rsidRDefault="00A775CA" w:rsidP="007E0E55">
            <w:pPr>
              <w:spacing w:before="40" w:after="40"/>
              <w:ind w:left="0"/>
              <w:jc w:val="center"/>
            </w:pPr>
            <w:r w:rsidRPr="00A775CA">
              <w:t>2</w:t>
            </w:r>
          </w:p>
        </w:tc>
        <w:tc>
          <w:tcPr>
            <w:tcW w:w="255" w:type="dxa"/>
            <w:shd w:val="clear" w:color="auto" w:fill="E6E6E6"/>
          </w:tcPr>
          <w:p w:rsidR="00B449C5" w:rsidRPr="00D42D17" w:rsidRDefault="00A775CA" w:rsidP="007E0E55">
            <w:pPr>
              <w:spacing w:before="40" w:after="40"/>
              <w:ind w:left="0"/>
              <w:jc w:val="center"/>
            </w:pPr>
            <w:r w:rsidRPr="00A775CA">
              <w:t>3</w:t>
            </w:r>
          </w:p>
        </w:tc>
        <w:tc>
          <w:tcPr>
            <w:tcW w:w="255" w:type="dxa"/>
            <w:shd w:val="clear" w:color="auto" w:fill="E6E6E6"/>
          </w:tcPr>
          <w:p w:rsidR="00B449C5" w:rsidRPr="00D42D17" w:rsidRDefault="00A775CA" w:rsidP="007E0E55">
            <w:pPr>
              <w:spacing w:before="40" w:after="40"/>
              <w:ind w:left="0"/>
              <w:jc w:val="center"/>
            </w:pPr>
            <w:r w:rsidRPr="00A775CA">
              <w:t>4</w:t>
            </w:r>
          </w:p>
        </w:tc>
        <w:tc>
          <w:tcPr>
            <w:tcW w:w="255" w:type="dxa"/>
            <w:shd w:val="clear" w:color="auto" w:fill="E6E6E6"/>
          </w:tcPr>
          <w:p w:rsidR="00B449C5" w:rsidRPr="00D42D17" w:rsidRDefault="00A775CA" w:rsidP="007E0E55">
            <w:pPr>
              <w:spacing w:before="40" w:after="40"/>
              <w:ind w:left="0"/>
              <w:jc w:val="center"/>
            </w:pPr>
            <w:r w:rsidRPr="00A775CA">
              <w:t>5</w:t>
            </w:r>
          </w:p>
        </w:tc>
        <w:tc>
          <w:tcPr>
            <w:tcW w:w="255" w:type="dxa"/>
            <w:shd w:val="clear" w:color="auto" w:fill="E6E6E6"/>
          </w:tcPr>
          <w:p w:rsidR="00B449C5" w:rsidRPr="00D42D17" w:rsidRDefault="00A775CA" w:rsidP="007E0E55">
            <w:pPr>
              <w:spacing w:before="40" w:after="40"/>
              <w:ind w:left="0"/>
              <w:jc w:val="center"/>
            </w:pPr>
            <w:r w:rsidRPr="00A775CA">
              <w:t>6</w:t>
            </w:r>
          </w:p>
        </w:tc>
        <w:tc>
          <w:tcPr>
            <w:tcW w:w="255" w:type="dxa"/>
            <w:shd w:val="clear" w:color="auto" w:fill="E6E6E6"/>
          </w:tcPr>
          <w:p w:rsidR="00B449C5" w:rsidRPr="00D42D17" w:rsidRDefault="00A775CA" w:rsidP="007E0E55">
            <w:pPr>
              <w:spacing w:before="40" w:after="40"/>
              <w:ind w:left="0"/>
              <w:jc w:val="center"/>
            </w:pPr>
            <w:r w:rsidRPr="00A775CA">
              <w:t>7</w:t>
            </w:r>
          </w:p>
        </w:tc>
        <w:tc>
          <w:tcPr>
            <w:tcW w:w="255" w:type="dxa"/>
            <w:shd w:val="clear" w:color="auto" w:fill="E6E6E6"/>
          </w:tcPr>
          <w:p w:rsidR="00B449C5" w:rsidRPr="00D42D17" w:rsidRDefault="00A775CA" w:rsidP="007E0E55">
            <w:pPr>
              <w:spacing w:before="40" w:after="40"/>
              <w:ind w:left="0"/>
              <w:jc w:val="center"/>
            </w:pPr>
            <w:r w:rsidRPr="00A775CA">
              <w:t>8</w:t>
            </w:r>
          </w:p>
        </w:tc>
      </w:tr>
    </w:tbl>
    <w:p w:rsidR="002E585E" w:rsidRPr="00D42D17" w:rsidRDefault="002E585E" w:rsidP="000E60DD">
      <w:pPr>
        <w:pStyle w:val="L1Normal"/>
      </w:pPr>
    </w:p>
    <w:p w:rsidR="002E585E" w:rsidRPr="00D42D17" w:rsidRDefault="00A775CA" w:rsidP="000E60DD">
      <w:pPr>
        <w:pStyle w:val="L1Normal"/>
      </w:pPr>
      <w:r w:rsidRPr="00A775CA">
        <w:t>A total of 18-digit of combined characters and numbers are used for incoming correspondence numbering.</w:t>
      </w:r>
    </w:p>
    <w:p w:rsidR="00B449C5" w:rsidRPr="00D42D17" w:rsidRDefault="00A775CA" w:rsidP="00B449C5">
      <w:pPr>
        <w:pStyle w:val="L1Normal"/>
      </w:pPr>
      <w:r w:rsidRPr="00A775CA">
        <w:t>Where:</w:t>
      </w:r>
    </w:p>
    <w:tbl>
      <w:tblPr>
        <w:tblW w:w="91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255"/>
        <w:gridCol w:w="255"/>
        <w:gridCol w:w="7660"/>
      </w:tblGrid>
      <w:tr w:rsidR="00B449C5" w:rsidRPr="00D42D17" w:rsidTr="003064A5">
        <w:trPr>
          <w:cantSplit/>
          <w:tblHeader/>
        </w:trPr>
        <w:tc>
          <w:tcPr>
            <w:tcW w:w="255" w:type="dxa"/>
            <w:tcBorders>
              <w:top w:val="single" w:sz="4" w:space="0" w:color="auto"/>
              <w:left w:val="single" w:sz="4" w:space="0" w:color="auto"/>
              <w:bottom w:val="single" w:sz="4" w:space="0" w:color="auto"/>
              <w:right w:val="single" w:sz="4" w:space="0" w:color="auto"/>
            </w:tcBorders>
            <w:shd w:val="clear" w:color="auto" w:fill="E6E6E6"/>
          </w:tcPr>
          <w:p w:rsidR="00B449C5"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B449C5"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B449C5"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B449C5"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B449C5" w:rsidRPr="00D42D17" w:rsidRDefault="00A775CA" w:rsidP="007E0E55">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B449C5" w:rsidRPr="00D42D17" w:rsidRDefault="00A775CA" w:rsidP="007E0E55">
            <w:pPr>
              <w:keepNext/>
              <w:spacing w:before="40" w:after="40"/>
              <w:ind w:left="0"/>
              <w:jc w:val="center"/>
              <w:rPr>
                <w:b/>
              </w:rPr>
            </w:pPr>
            <w:r w:rsidRPr="00A775CA">
              <w:rPr>
                <w:b/>
              </w:rPr>
              <w:t>:</w:t>
            </w:r>
          </w:p>
        </w:tc>
        <w:tc>
          <w:tcPr>
            <w:tcW w:w="7660" w:type="dxa"/>
            <w:tcBorders>
              <w:top w:val="single" w:sz="4" w:space="0" w:color="auto"/>
              <w:left w:val="single" w:sz="4" w:space="0" w:color="auto"/>
              <w:bottom w:val="single" w:sz="4" w:space="0" w:color="auto"/>
              <w:right w:val="single" w:sz="4" w:space="0" w:color="auto"/>
            </w:tcBorders>
            <w:shd w:val="clear" w:color="auto" w:fill="E6E6E6"/>
          </w:tcPr>
          <w:p w:rsidR="00B449C5" w:rsidRPr="00D42D17" w:rsidRDefault="00A775CA" w:rsidP="007E0E55">
            <w:pPr>
              <w:keepNext/>
              <w:spacing w:before="40" w:after="40"/>
              <w:ind w:left="92"/>
              <w:rPr>
                <w:b/>
              </w:rPr>
            </w:pPr>
            <w:r w:rsidRPr="00A775CA">
              <w:rPr>
                <w:b/>
              </w:rPr>
              <w:t xml:space="preserve">The first 5-character string “AAAAA” denotes the acronym for the project. </w:t>
            </w:r>
          </w:p>
        </w:tc>
      </w:tr>
      <w:tr w:rsidR="00B449C5" w:rsidRPr="00D42D17" w:rsidTr="003064A5">
        <w:trPr>
          <w:cantSplit/>
        </w:trPr>
        <w:tc>
          <w:tcPr>
            <w:tcW w:w="255" w:type="dxa"/>
            <w:tcBorders>
              <w:top w:val="single" w:sz="4" w:space="0" w:color="auto"/>
              <w:bottom w:val="single" w:sz="4" w:space="0" w:color="auto"/>
            </w:tcBorders>
          </w:tcPr>
          <w:p w:rsidR="00B449C5" w:rsidRPr="00D42D17" w:rsidRDefault="00A775CA" w:rsidP="007E0E55">
            <w:pPr>
              <w:keepNext/>
              <w:spacing w:before="40" w:after="40"/>
              <w:ind w:left="0"/>
              <w:jc w:val="center"/>
              <w:rPr>
                <w:b/>
              </w:rPr>
            </w:pPr>
            <w:r w:rsidRPr="00A775CA">
              <w:rPr>
                <w:b/>
              </w:rPr>
              <w:t>I</w:t>
            </w:r>
          </w:p>
        </w:tc>
        <w:tc>
          <w:tcPr>
            <w:tcW w:w="255" w:type="dxa"/>
            <w:tcBorders>
              <w:top w:val="single" w:sz="4" w:space="0" w:color="auto"/>
              <w:bottom w:val="single" w:sz="4" w:space="0" w:color="auto"/>
            </w:tcBorders>
          </w:tcPr>
          <w:p w:rsidR="00B449C5" w:rsidRPr="00D42D17" w:rsidRDefault="00A775CA" w:rsidP="007E0E55">
            <w:pPr>
              <w:keepNext/>
              <w:spacing w:before="40" w:after="40"/>
              <w:ind w:left="0"/>
              <w:jc w:val="center"/>
              <w:rPr>
                <w:b/>
              </w:rPr>
            </w:pPr>
            <w:r w:rsidRPr="00A775CA">
              <w:rPr>
                <w:b/>
              </w:rPr>
              <w:t>G</w:t>
            </w:r>
          </w:p>
        </w:tc>
        <w:tc>
          <w:tcPr>
            <w:tcW w:w="255" w:type="dxa"/>
            <w:tcBorders>
              <w:top w:val="single" w:sz="4" w:space="0" w:color="auto"/>
              <w:bottom w:val="single" w:sz="4" w:space="0" w:color="auto"/>
            </w:tcBorders>
          </w:tcPr>
          <w:p w:rsidR="00B449C5" w:rsidRPr="00D42D17" w:rsidRDefault="00A775CA" w:rsidP="007E0E55">
            <w:pPr>
              <w:keepNext/>
              <w:spacing w:before="40" w:after="40"/>
              <w:ind w:left="0"/>
              <w:jc w:val="center"/>
              <w:rPr>
                <w:b/>
              </w:rPr>
            </w:pPr>
            <w:r w:rsidRPr="00A775CA">
              <w:rPr>
                <w:b/>
              </w:rPr>
              <w:t>F</w:t>
            </w:r>
          </w:p>
        </w:tc>
        <w:tc>
          <w:tcPr>
            <w:tcW w:w="255" w:type="dxa"/>
            <w:tcBorders>
              <w:top w:val="single" w:sz="4" w:space="0" w:color="auto"/>
              <w:bottom w:val="single" w:sz="4" w:space="0" w:color="auto"/>
            </w:tcBorders>
          </w:tcPr>
          <w:p w:rsidR="00B449C5" w:rsidRPr="00D42D17" w:rsidRDefault="00A775CA" w:rsidP="007E0E55">
            <w:pPr>
              <w:keepNext/>
              <w:spacing w:before="40" w:after="40"/>
              <w:ind w:left="0"/>
              <w:jc w:val="center"/>
              <w:rPr>
                <w:b/>
              </w:rPr>
            </w:pPr>
            <w:r w:rsidRPr="00A775CA">
              <w:rPr>
                <w:b/>
              </w:rPr>
              <w:t>D</w:t>
            </w:r>
          </w:p>
        </w:tc>
        <w:tc>
          <w:tcPr>
            <w:tcW w:w="255" w:type="dxa"/>
            <w:tcBorders>
              <w:top w:val="single" w:sz="4" w:space="0" w:color="auto"/>
              <w:bottom w:val="single" w:sz="4" w:space="0" w:color="auto"/>
            </w:tcBorders>
          </w:tcPr>
          <w:p w:rsidR="00B449C5" w:rsidRPr="00D42D17" w:rsidRDefault="00A775CA" w:rsidP="007E0E55">
            <w:pPr>
              <w:keepNext/>
              <w:spacing w:before="40" w:after="40"/>
              <w:ind w:left="0"/>
              <w:jc w:val="center"/>
              <w:rPr>
                <w:b/>
              </w:rPr>
            </w:pPr>
            <w:r w:rsidRPr="00A775CA">
              <w:rPr>
                <w:b/>
              </w:rPr>
              <w:t xml:space="preserve">P </w:t>
            </w:r>
          </w:p>
        </w:tc>
        <w:tc>
          <w:tcPr>
            <w:tcW w:w="255" w:type="dxa"/>
            <w:tcBorders>
              <w:top w:val="single" w:sz="4" w:space="0" w:color="auto"/>
              <w:bottom w:val="single" w:sz="4" w:space="0" w:color="auto"/>
            </w:tcBorders>
          </w:tcPr>
          <w:p w:rsidR="00B449C5" w:rsidRPr="00D42D17" w:rsidRDefault="00A775CA" w:rsidP="007E0E55">
            <w:pPr>
              <w:keepNext/>
              <w:spacing w:before="40" w:after="40"/>
              <w:ind w:left="0"/>
              <w:jc w:val="center"/>
            </w:pPr>
            <w:r w:rsidRPr="00A775CA">
              <w:t>-</w:t>
            </w:r>
          </w:p>
        </w:tc>
        <w:tc>
          <w:tcPr>
            <w:tcW w:w="7660" w:type="dxa"/>
            <w:tcBorders>
              <w:top w:val="single" w:sz="4" w:space="0" w:color="auto"/>
              <w:bottom w:val="single" w:sz="4" w:space="0" w:color="auto"/>
            </w:tcBorders>
          </w:tcPr>
          <w:p w:rsidR="00B449C5" w:rsidRPr="00D42D17" w:rsidRDefault="00A775CA" w:rsidP="007E0E55">
            <w:pPr>
              <w:keepNext/>
              <w:spacing w:before="40" w:after="40"/>
              <w:ind w:left="92"/>
            </w:pPr>
            <w:r w:rsidRPr="00A775CA">
              <w:t>Ichthys Gas Field Development Project.</w:t>
            </w:r>
          </w:p>
        </w:tc>
      </w:tr>
    </w:tbl>
    <w:p w:rsidR="00B449C5" w:rsidRPr="00D42D17" w:rsidRDefault="00B449C5" w:rsidP="000E60DD">
      <w:pPr>
        <w:pStyle w:val="L1Normal"/>
      </w:pPr>
    </w:p>
    <w:tbl>
      <w:tblPr>
        <w:tblW w:w="9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310"/>
        <w:gridCol w:w="322"/>
        <w:gridCol w:w="230"/>
        <w:gridCol w:w="8323"/>
      </w:tblGrid>
      <w:tr w:rsidR="007058F7" w:rsidRPr="00D42D17" w:rsidTr="003064A5">
        <w:trPr>
          <w:cantSplit/>
          <w:tblHeader/>
        </w:trPr>
        <w:tc>
          <w:tcPr>
            <w:tcW w:w="310" w:type="dxa"/>
            <w:tcBorders>
              <w:top w:val="single" w:sz="4" w:space="0" w:color="auto"/>
              <w:left w:val="single" w:sz="4" w:space="0" w:color="auto"/>
              <w:bottom w:val="single" w:sz="4" w:space="0" w:color="auto"/>
              <w:right w:val="single" w:sz="4" w:space="0" w:color="auto"/>
            </w:tcBorders>
            <w:shd w:val="clear" w:color="auto" w:fill="E6E6E6"/>
          </w:tcPr>
          <w:p w:rsidR="007058F7" w:rsidRPr="00D42D17" w:rsidRDefault="00A775CA" w:rsidP="00CC0DD4">
            <w:pPr>
              <w:spacing w:before="40" w:after="40"/>
              <w:ind w:left="0"/>
              <w:jc w:val="center"/>
              <w:rPr>
                <w:b/>
              </w:rPr>
            </w:pPr>
            <w:r w:rsidRPr="00A775CA">
              <w:rPr>
                <w:b/>
              </w:rPr>
              <w:t>B</w:t>
            </w:r>
          </w:p>
        </w:tc>
        <w:tc>
          <w:tcPr>
            <w:tcW w:w="322" w:type="dxa"/>
            <w:tcBorders>
              <w:top w:val="single" w:sz="4" w:space="0" w:color="auto"/>
              <w:left w:val="single" w:sz="4" w:space="0" w:color="auto"/>
              <w:bottom w:val="single" w:sz="4" w:space="0" w:color="auto"/>
              <w:right w:val="single" w:sz="4" w:space="0" w:color="auto"/>
            </w:tcBorders>
            <w:shd w:val="clear" w:color="auto" w:fill="E6E6E6"/>
          </w:tcPr>
          <w:p w:rsidR="007058F7" w:rsidRPr="00D42D17" w:rsidRDefault="00A775CA" w:rsidP="00CC0DD4">
            <w:pPr>
              <w:spacing w:before="40" w:after="40"/>
              <w:ind w:left="0"/>
              <w:jc w:val="center"/>
              <w:rPr>
                <w:b/>
              </w:rPr>
            </w:pPr>
            <w:r w:rsidRPr="00A775CA">
              <w:rPr>
                <w:b/>
              </w:rPr>
              <w:t>B</w:t>
            </w:r>
          </w:p>
        </w:tc>
        <w:tc>
          <w:tcPr>
            <w:tcW w:w="230" w:type="dxa"/>
            <w:tcBorders>
              <w:top w:val="single" w:sz="4" w:space="0" w:color="auto"/>
              <w:left w:val="single" w:sz="4" w:space="0" w:color="auto"/>
              <w:bottom w:val="single" w:sz="4" w:space="0" w:color="auto"/>
              <w:right w:val="single" w:sz="4" w:space="0" w:color="auto"/>
            </w:tcBorders>
            <w:shd w:val="clear" w:color="auto" w:fill="E6E6E6"/>
          </w:tcPr>
          <w:p w:rsidR="007058F7" w:rsidRPr="00D42D17" w:rsidRDefault="00A775CA" w:rsidP="00CC0DD4">
            <w:pPr>
              <w:spacing w:before="40" w:after="40"/>
              <w:ind w:left="0"/>
              <w:jc w:val="center"/>
              <w:rPr>
                <w:b/>
              </w:rPr>
            </w:pPr>
            <w:r w:rsidRPr="00A775CA">
              <w:rPr>
                <w:b/>
              </w:rPr>
              <w:t>:</w:t>
            </w:r>
          </w:p>
        </w:tc>
        <w:tc>
          <w:tcPr>
            <w:tcW w:w="8323" w:type="dxa"/>
            <w:tcBorders>
              <w:top w:val="single" w:sz="4" w:space="0" w:color="auto"/>
              <w:left w:val="single" w:sz="4" w:space="0" w:color="auto"/>
              <w:bottom w:val="single" w:sz="4" w:space="0" w:color="auto"/>
              <w:right w:val="single" w:sz="4" w:space="0" w:color="auto"/>
            </w:tcBorders>
            <w:shd w:val="clear" w:color="auto" w:fill="E6E6E6"/>
          </w:tcPr>
          <w:p w:rsidR="00D32C70" w:rsidRPr="00D42D17" w:rsidRDefault="00A775CA">
            <w:pPr>
              <w:spacing w:before="40" w:after="40"/>
              <w:ind w:left="92"/>
              <w:rPr>
                <w:b/>
              </w:rPr>
            </w:pPr>
            <w:r w:rsidRPr="00A775CA">
              <w:rPr>
                <w:b/>
              </w:rPr>
              <w:t>The first 2-character string “AA” denotes the acronym for receiver, i.e. ICSS’ Client for the End-User’s project. These 2 character can be any one of the following number or character (0~9, A~Z).</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C</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O</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r w:rsidRPr="00E012D8">
              <w:t>-</w:t>
            </w: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rPr>
                <w:color w:val="000000"/>
              </w:rPr>
            </w:pPr>
            <w:r w:rsidRPr="00E012D8">
              <w:rPr>
                <w:color w:val="000000"/>
              </w:rPr>
              <w:t>COMPANY or ICSS Core Team Common files</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C</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t>L</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r w:rsidRPr="00E012D8">
              <w:rPr>
                <w:color w:val="000000"/>
              </w:rPr>
              <w:t>COMPANY or ICSS Core Team Onshore files (common)</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C</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t>A</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r w:rsidRPr="00E012D8">
              <w:rPr>
                <w:color w:val="000000"/>
              </w:rPr>
              <w:t>COMPANY or ICSS Core Team Offshore files (common)</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lastRenderedPageBreak/>
              <w:t>G</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N</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r w:rsidRPr="00E012D8">
              <w:t>General Use</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L</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N</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r w:rsidRPr="00E012D8">
              <w:t>EPC for Onshore LNG Plant package (LNG)  by JKC</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L</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t>U</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r w:rsidRPr="00E012D8">
              <w:t>EPC for Onshore Package (</w:t>
            </w:r>
            <w:r>
              <w:t>jetty , Off-site , Utility</w:t>
            </w:r>
            <w:r w:rsidRPr="00E012D8">
              <w:t xml:space="preserve">)  by </w:t>
            </w:r>
            <w:r>
              <w:t>JKC</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L</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t>C</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r w:rsidRPr="00E012D8">
              <w:t>EPC for Onshore Package (</w:t>
            </w:r>
            <w:r>
              <w:t>CCPP</w:t>
            </w:r>
            <w:r w:rsidRPr="00E012D8">
              <w:t xml:space="preserve">) by </w:t>
            </w:r>
            <w:r>
              <w:t>CCPP EPC Contractor</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B</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T</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r w:rsidRPr="00E012D8">
              <w:t xml:space="preserve">EPC for Offshore CPF Top Side package </w:t>
            </w:r>
            <w:r w:rsidR="006B0325" w:rsidRPr="00E012D8">
              <w:t>by?</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B</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H</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r w:rsidRPr="00E012D8">
              <w:t xml:space="preserve">EPC for Offshore CPF Hull package </w:t>
            </w:r>
            <w:r w:rsidR="006B0325" w:rsidRPr="00E012D8">
              <w:t>by?</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6806B9">
            <w:pPr>
              <w:spacing w:before="40" w:after="40"/>
              <w:ind w:left="0"/>
              <w:jc w:val="center"/>
            </w:pPr>
            <w:r w:rsidRPr="00E012D8">
              <w:t>B</w:t>
            </w:r>
          </w:p>
        </w:tc>
        <w:tc>
          <w:tcPr>
            <w:tcW w:w="322" w:type="dxa"/>
            <w:tcBorders>
              <w:top w:val="single" w:sz="4" w:space="0" w:color="auto"/>
              <w:bottom w:val="single" w:sz="4" w:space="0" w:color="auto"/>
            </w:tcBorders>
          </w:tcPr>
          <w:p w:rsidR="004D5981" w:rsidRPr="00D42D17" w:rsidRDefault="004D5981" w:rsidP="006806B9">
            <w:pPr>
              <w:spacing w:before="40" w:after="40"/>
              <w:ind w:left="0"/>
              <w:jc w:val="center"/>
            </w:pPr>
            <w:r>
              <w:t>S</w:t>
            </w:r>
          </w:p>
        </w:tc>
        <w:tc>
          <w:tcPr>
            <w:tcW w:w="230" w:type="dxa"/>
            <w:tcBorders>
              <w:top w:val="single" w:sz="4" w:space="0" w:color="auto"/>
              <w:bottom w:val="single" w:sz="4" w:space="0" w:color="auto"/>
              <w:right w:val="single" w:sz="4" w:space="0" w:color="auto"/>
            </w:tcBorders>
          </w:tcPr>
          <w:p w:rsidR="004D5981" w:rsidRPr="00D42D17" w:rsidRDefault="004D5981" w:rsidP="006806B9">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6806B9">
            <w:pPr>
              <w:spacing w:before="40" w:after="40"/>
              <w:ind w:left="92"/>
            </w:pPr>
            <w:r w:rsidRPr="00E012D8">
              <w:t xml:space="preserve">EPC for Offshore CPF </w:t>
            </w:r>
            <w:r>
              <w:t>SPS</w:t>
            </w:r>
            <w:r w:rsidRPr="00E012D8">
              <w:t xml:space="preserve"> package by </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7E0E55">
            <w:pPr>
              <w:spacing w:before="40" w:after="40"/>
              <w:ind w:left="0"/>
              <w:jc w:val="center"/>
            </w:pPr>
          </w:p>
        </w:tc>
        <w:tc>
          <w:tcPr>
            <w:tcW w:w="322" w:type="dxa"/>
            <w:tcBorders>
              <w:top w:val="single" w:sz="4" w:space="0" w:color="auto"/>
              <w:bottom w:val="single" w:sz="4" w:space="0" w:color="auto"/>
            </w:tcBorders>
          </w:tcPr>
          <w:p w:rsidR="004D5981" w:rsidRPr="00D42D17" w:rsidRDefault="004D5981" w:rsidP="007E0E55">
            <w:pPr>
              <w:spacing w:before="40" w:after="40"/>
              <w:ind w:left="0"/>
              <w:jc w:val="center"/>
            </w:pPr>
          </w:p>
        </w:tc>
        <w:tc>
          <w:tcPr>
            <w:tcW w:w="230" w:type="dxa"/>
            <w:tcBorders>
              <w:top w:val="single" w:sz="4" w:space="0" w:color="auto"/>
              <w:bottom w:val="single" w:sz="4" w:space="0" w:color="auto"/>
              <w:right w:val="single" w:sz="4" w:space="0" w:color="auto"/>
            </w:tcBorders>
          </w:tcPr>
          <w:p w:rsidR="004D5981" w:rsidRPr="00D42D17" w:rsidRDefault="004D5981" w:rsidP="007E0E55">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7E0E55">
            <w:pPr>
              <w:spacing w:before="40" w:after="40"/>
              <w:ind w:left="92"/>
            </w:pP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7E0E55">
            <w:pPr>
              <w:spacing w:before="40" w:after="40"/>
              <w:ind w:left="0"/>
              <w:jc w:val="center"/>
            </w:pPr>
            <w:r w:rsidRPr="00E012D8">
              <w:t>S</w:t>
            </w:r>
          </w:p>
        </w:tc>
        <w:tc>
          <w:tcPr>
            <w:tcW w:w="322" w:type="dxa"/>
            <w:tcBorders>
              <w:top w:val="single" w:sz="4" w:space="0" w:color="auto"/>
              <w:bottom w:val="single" w:sz="4" w:space="0" w:color="auto"/>
            </w:tcBorders>
          </w:tcPr>
          <w:p w:rsidR="004D5981" w:rsidRPr="00D42D17" w:rsidRDefault="004D5981" w:rsidP="007E0E55">
            <w:pPr>
              <w:spacing w:before="40" w:after="40"/>
              <w:ind w:left="0"/>
              <w:jc w:val="center"/>
            </w:pPr>
            <w:r>
              <w:t>T</w:t>
            </w:r>
          </w:p>
        </w:tc>
        <w:tc>
          <w:tcPr>
            <w:tcW w:w="230" w:type="dxa"/>
            <w:tcBorders>
              <w:top w:val="single" w:sz="4" w:space="0" w:color="auto"/>
              <w:bottom w:val="single" w:sz="4" w:space="0" w:color="auto"/>
              <w:right w:val="single" w:sz="4" w:space="0" w:color="auto"/>
            </w:tcBorders>
          </w:tcPr>
          <w:p w:rsidR="004D5981" w:rsidRPr="00D42D17" w:rsidRDefault="004D5981" w:rsidP="007E0E55">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7E0E55">
            <w:pPr>
              <w:spacing w:before="40" w:after="40"/>
              <w:ind w:left="92"/>
            </w:pPr>
            <w:r w:rsidRPr="00E012D8">
              <w:t xml:space="preserve">EPC for Offshore FPSO Top Side package </w:t>
            </w:r>
            <w:r w:rsidR="006B0325" w:rsidRPr="00E012D8">
              <w:t>by?</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7E0E55">
            <w:pPr>
              <w:spacing w:before="40" w:after="40"/>
              <w:ind w:left="0"/>
              <w:jc w:val="center"/>
            </w:pPr>
            <w:r w:rsidRPr="00E012D8">
              <w:t>S</w:t>
            </w:r>
          </w:p>
        </w:tc>
        <w:tc>
          <w:tcPr>
            <w:tcW w:w="322" w:type="dxa"/>
            <w:tcBorders>
              <w:top w:val="single" w:sz="4" w:space="0" w:color="auto"/>
              <w:bottom w:val="single" w:sz="4" w:space="0" w:color="auto"/>
            </w:tcBorders>
          </w:tcPr>
          <w:p w:rsidR="004D5981" w:rsidRPr="00D42D17" w:rsidRDefault="004D5981" w:rsidP="007E0E55">
            <w:pPr>
              <w:spacing w:before="40" w:after="40"/>
              <w:ind w:left="0"/>
              <w:jc w:val="center"/>
            </w:pPr>
            <w:r w:rsidRPr="00E012D8">
              <w:t>H</w:t>
            </w:r>
          </w:p>
        </w:tc>
        <w:tc>
          <w:tcPr>
            <w:tcW w:w="230" w:type="dxa"/>
            <w:tcBorders>
              <w:top w:val="single" w:sz="4" w:space="0" w:color="auto"/>
              <w:bottom w:val="single" w:sz="4" w:space="0" w:color="auto"/>
              <w:right w:val="single" w:sz="4" w:space="0" w:color="auto"/>
            </w:tcBorders>
          </w:tcPr>
          <w:p w:rsidR="004D5981" w:rsidRPr="00D42D17" w:rsidRDefault="004D5981" w:rsidP="007E0E55">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7E0E55">
            <w:pPr>
              <w:spacing w:before="40" w:after="40"/>
              <w:ind w:left="92"/>
            </w:pPr>
            <w:r w:rsidRPr="00E012D8">
              <w:t xml:space="preserve">EPC for Offshore FPSO Hull package </w:t>
            </w:r>
            <w:r w:rsidR="006B0325" w:rsidRPr="00E012D8">
              <w:t>by?</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7E0E55">
            <w:pPr>
              <w:spacing w:before="40" w:after="40"/>
              <w:ind w:left="0"/>
              <w:jc w:val="center"/>
            </w:pPr>
            <w:r w:rsidRPr="00E012D8">
              <w:t>S</w:t>
            </w:r>
          </w:p>
        </w:tc>
        <w:tc>
          <w:tcPr>
            <w:tcW w:w="322" w:type="dxa"/>
            <w:tcBorders>
              <w:top w:val="single" w:sz="4" w:space="0" w:color="auto"/>
              <w:bottom w:val="single" w:sz="4" w:space="0" w:color="auto"/>
            </w:tcBorders>
          </w:tcPr>
          <w:p w:rsidR="004D5981" w:rsidRPr="00D42D17" w:rsidRDefault="004D5981" w:rsidP="007E0E55">
            <w:pPr>
              <w:spacing w:before="40" w:after="40"/>
              <w:ind w:left="0"/>
              <w:jc w:val="center"/>
            </w:pPr>
            <w:r>
              <w:t>R</w:t>
            </w:r>
          </w:p>
        </w:tc>
        <w:tc>
          <w:tcPr>
            <w:tcW w:w="230" w:type="dxa"/>
            <w:tcBorders>
              <w:top w:val="single" w:sz="4" w:space="0" w:color="auto"/>
              <w:bottom w:val="single" w:sz="4" w:space="0" w:color="auto"/>
              <w:right w:val="single" w:sz="4" w:space="0" w:color="auto"/>
            </w:tcBorders>
          </w:tcPr>
          <w:p w:rsidR="004D5981" w:rsidRPr="00D42D17" w:rsidRDefault="004D5981" w:rsidP="007E0E55">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7E0E55">
            <w:pPr>
              <w:spacing w:before="40" w:after="40"/>
              <w:ind w:left="92"/>
            </w:pPr>
            <w:r w:rsidRPr="00E012D8">
              <w:t xml:space="preserve">EPC for Offshore FPSO </w:t>
            </w:r>
            <w:r>
              <w:t>Turret package by SBM</w:t>
            </w:r>
          </w:p>
        </w:tc>
      </w:tr>
      <w:tr w:rsidR="004D5981" w:rsidRPr="00D42D17" w:rsidTr="003064A5">
        <w:trPr>
          <w:cantSplit/>
        </w:trPr>
        <w:tc>
          <w:tcPr>
            <w:tcW w:w="310" w:type="dxa"/>
            <w:tcBorders>
              <w:top w:val="single" w:sz="4" w:space="0" w:color="auto"/>
              <w:bottom w:val="single" w:sz="4" w:space="0" w:color="auto"/>
            </w:tcBorders>
          </w:tcPr>
          <w:p w:rsidR="004D5981" w:rsidRPr="00D42D17" w:rsidRDefault="004D5981" w:rsidP="007E0E55">
            <w:pPr>
              <w:spacing w:before="40" w:after="40"/>
              <w:ind w:left="0"/>
              <w:jc w:val="center"/>
            </w:pPr>
          </w:p>
        </w:tc>
        <w:tc>
          <w:tcPr>
            <w:tcW w:w="322" w:type="dxa"/>
            <w:tcBorders>
              <w:top w:val="single" w:sz="4" w:space="0" w:color="auto"/>
              <w:bottom w:val="single" w:sz="4" w:space="0" w:color="auto"/>
            </w:tcBorders>
          </w:tcPr>
          <w:p w:rsidR="004D5981" w:rsidRPr="00D42D17" w:rsidRDefault="004D5981" w:rsidP="007E0E55">
            <w:pPr>
              <w:spacing w:before="40" w:after="40"/>
              <w:ind w:left="0"/>
              <w:jc w:val="center"/>
            </w:pPr>
          </w:p>
        </w:tc>
        <w:tc>
          <w:tcPr>
            <w:tcW w:w="230" w:type="dxa"/>
            <w:tcBorders>
              <w:top w:val="single" w:sz="4" w:space="0" w:color="auto"/>
              <w:bottom w:val="single" w:sz="4" w:space="0" w:color="auto"/>
              <w:right w:val="single" w:sz="4" w:space="0" w:color="auto"/>
            </w:tcBorders>
          </w:tcPr>
          <w:p w:rsidR="004D5981" w:rsidRPr="00D42D17" w:rsidRDefault="004D5981" w:rsidP="007E0E55">
            <w:pPr>
              <w:spacing w:before="40" w:after="40"/>
              <w:ind w:left="0"/>
              <w:jc w:val="center"/>
            </w:pPr>
          </w:p>
        </w:tc>
        <w:tc>
          <w:tcPr>
            <w:tcW w:w="8323" w:type="dxa"/>
            <w:tcBorders>
              <w:top w:val="single" w:sz="4" w:space="0" w:color="auto"/>
              <w:left w:val="single" w:sz="4" w:space="0" w:color="auto"/>
              <w:bottom w:val="single" w:sz="4" w:space="0" w:color="auto"/>
            </w:tcBorders>
          </w:tcPr>
          <w:p w:rsidR="004D5981" w:rsidRPr="00D42D17" w:rsidRDefault="004D5981" w:rsidP="007E0E55">
            <w:pPr>
              <w:spacing w:before="40" w:after="40"/>
              <w:ind w:left="92"/>
            </w:pPr>
          </w:p>
        </w:tc>
      </w:tr>
    </w:tbl>
    <w:p w:rsidR="002E585E" w:rsidRPr="00D42D17" w:rsidRDefault="002E585E" w:rsidP="002E585E"/>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8199"/>
      </w:tblGrid>
      <w:tr w:rsidR="002E585E" w:rsidRPr="00D42D17" w:rsidTr="00CC0DD4">
        <w:trPr>
          <w:cantSplit/>
          <w:tblHeader/>
        </w:trPr>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0"/>
              <w:jc w:val="center"/>
              <w:rPr>
                <w:b/>
              </w:rPr>
            </w:pPr>
            <w:r w:rsidRPr="00A775CA">
              <w:rPr>
                <w:b/>
              </w:rPr>
              <w:t>C</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0"/>
              <w:jc w:val="center"/>
              <w:rPr>
                <w:b/>
              </w:rPr>
            </w:pPr>
            <w:r w:rsidRPr="00A775CA">
              <w:rPr>
                <w:b/>
              </w:rPr>
              <w:t>C</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0"/>
              <w:jc w:val="center"/>
              <w:rPr>
                <w:b/>
              </w:rPr>
            </w:pPr>
            <w:r w:rsidRPr="00A775CA">
              <w:rPr>
                <w:b/>
              </w:rPr>
              <w:t>C</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0"/>
              <w:jc w:val="center"/>
              <w:rPr>
                <w:b/>
              </w:rPr>
            </w:pPr>
            <w:r w:rsidRPr="00A775CA">
              <w:rPr>
                <w:b/>
              </w:rPr>
              <w:t>:</w:t>
            </w:r>
          </w:p>
        </w:tc>
        <w:tc>
          <w:tcPr>
            <w:tcW w:w="8199"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keepNext/>
              <w:spacing w:before="40" w:after="40"/>
              <w:ind w:left="92"/>
              <w:rPr>
                <w:b/>
              </w:rPr>
            </w:pPr>
            <w:r w:rsidRPr="00A775CA">
              <w:rPr>
                <w:b/>
              </w:rPr>
              <w:t xml:space="preserve">The second 3-character string “BBB” denotes the acronym for sender. </w:t>
            </w:r>
          </w:p>
        </w:tc>
      </w:tr>
      <w:tr w:rsidR="002E585E" w:rsidRPr="00D42D17" w:rsidTr="00CC0DD4">
        <w:trPr>
          <w:cantSplit/>
        </w:trPr>
        <w:tc>
          <w:tcPr>
            <w:tcW w:w="255" w:type="dxa"/>
            <w:tcBorders>
              <w:top w:val="single" w:sz="4" w:space="0" w:color="auto"/>
              <w:bottom w:val="single" w:sz="4" w:space="0" w:color="auto"/>
            </w:tcBorders>
          </w:tcPr>
          <w:p w:rsidR="002E585E" w:rsidRPr="00D42D17" w:rsidRDefault="00A775CA" w:rsidP="00CC0DD4">
            <w:pPr>
              <w:keepNext/>
              <w:tabs>
                <w:tab w:val="left" w:pos="851"/>
                <w:tab w:val="center" w:pos="4320"/>
                <w:tab w:val="right" w:pos="8640"/>
              </w:tabs>
              <w:spacing w:before="40" w:after="40"/>
              <w:ind w:left="0"/>
              <w:jc w:val="center"/>
            </w:pPr>
            <w:r w:rsidRPr="00A775CA">
              <w:t>Y</w:t>
            </w:r>
          </w:p>
        </w:tc>
        <w:tc>
          <w:tcPr>
            <w:tcW w:w="255" w:type="dxa"/>
            <w:tcBorders>
              <w:top w:val="single" w:sz="4" w:space="0" w:color="auto"/>
              <w:bottom w:val="single" w:sz="4" w:space="0" w:color="auto"/>
            </w:tcBorders>
          </w:tcPr>
          <w:p w:rsidR="002E585E" w:rsidRPr="00D42D17" w:rsidRDefault="00A775CA" w:rsidP="00CC0DD4">
            <w:pPr>
              <w:keepNext/>
              <w:tabs>
                <w:tab w:val="left" w:pos="851"/>
                <w:tab w:val="center" w:pos="4320"/>
                <w:tab w:val="right" w:pos="8640"/>
              </w:tabs>
              <w:spacing w:before="40" w:after="40"/>
              <w:ind w:left="0"/>
              <w:jc w:val="center"/>
            </w:pPr>
            <w:r w:rsidRPr="00A775CA">
              <w:t>E</w:t>
            </w:r>
          </w:p>
        </w:tc>
        <w:tc>
          <w:tcPr>
            <w:tcW w:w="255" w:type="dxa"/>
            <w:tcBorders>
              <w:top w:val="single" w:sz="4" w:space="0" w:color="auto"/>
              <w:bottom w:val="single" w:sz="4" w:space="0" w:color="auto"/>
            </w:tcBorders>
          </w:tcPr>
          <w:p w:rsidR="002E585E" w:rsidRPr="00D42D17" w:rsidRDefault="00A775CA" w:rsidP="00CC0DD4">
            <w:pPr>
              <w:keepNext/>
              <w:tabs>
                <w:tab w:val="left" w:pos="851"/>
                <w:tab w:val="center" w:pos="4320"/>
                <w:tab w:val="right" w:pos="8640"/>
              </w:tabs>
              <w:spacing w:before="40" w:after="40"/>
              <w:ind w:left="0"/>
              <w:jc w:val="center"/>
            </w:pPr>
            <w:r w:rsidRPr="00A775CA">
              <w:t>A</w:t>
            </w:r>
          </w:p>
        </w:tc>
        <w:tc>
          <w:tcPr>
            <w:tcW w:w="255" w:type="dxa"/>
            <w:tcBorders>
              <w:top w:val="single" w:sz="4" w:space="0" w:color="auto"/>
              <w:bottom w:val="single" w:sz="4" w:space="0" w:color="auto"/>
            </w:tcBorders>
          </w:tcPr>
          <w:p w:rsidR="002E585E" w:rsidRPr="00D42D17" w:rsidRDefault="00A775CA" w:rsidP="00CC0DD4">
            <w:pPr>
              <w:keepNext/>
              <w:spacing w:before="40" w:after="40"/>
              <w:ind w:left="0"/>
              <w:jc w:val="center"/>
            </w:pPr>
            <w:r w:rsidRPr="00A775CA">
              <w:t>-</w:t>
            </w:r>
          </w:p>
        </w:tc>
        <w:tc>
          <w:tcPr>
            <w:tcW w:w="8199" w:type="dxa"/>
            <w:tcBorders>
              <w:top w:val="single" w:sz="4" w:space="0" w:color="auto"/>
              <w:bottom w:val="single" w:sz="4" w:space="0" w:color="auto"/>
            </w:tcBorders>
          </w:tcPr>
          <w:p w:rsidR="002E585E" w:rsidRPr="00D42D17" w:rsidRDefault="00A775CA" w:rsidP="00CC0DD4">
            <w:pPr>
              <w:keepNext/>
              <w:spacing w:before="40" w:after="40"/>
              <w:ind w:left="92"/>
            </w:pPr>
            <w:r w:rsidRPr="00A775CA">
              <w:t>Yokogawa Engineering Asia Pte. Ltd.</w:t>
            </w:r>
          </w:p>
        </w:tc>
      </w:tr>
    </w:tbl>
    <w:p w:rsidR="002E585E" w:rsidRPr="00D42D17" w:rsidRDefault="002E585E" w:rsidP="002E585E"/>
    <w:tbl>
      <w:tblPr>
        <w:tblW w:w="9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8709"/>
      </w:tblGrid>
      <w:tr w:rsidR="003064A5" w:rsidRPr="00D42D17" w:rsidTr="007E0E55">
        <w:trPr>
          <w:cantSplit/>
        </w:trPr>
        <w:tc>
          <w:tcPr>
            <w:tcW w:w="255" w:type="dxa"/>
            <w:tcBorders>
              <w:top w:val="single" w:sz="4" w:space="0" w:color="auto"/>
              <w:left w:val="single" w:sz="4" w:space="0" w:color="auto"/>
              <w:bottom w:val="single" w:sz="4" w:space="0" w:color="auto"/>
              <w:right w:val="single" w:sz="4" w:space="0" w:color="auto"/>
            </w:tcBorders>
            <w:shd w:val="clear" w:color="auto" w:fill="E6E6E6"/>
          </w:tcPr>
          <w:p w:rsidR="003064A5" w:rsidRPr="00D42D17" w:rsidRDefault="00A775CA" w:rsidP="007E0E55">
            <w:pPr>
              <w:spacing w:before="40" w:after="40"/>
              <w:ind w:left="0"/>
              <w:jc w:val="center"/>
              <w:rPr>
                <w:b/>
              </w:rPr>
            </w:pPr>
            <w:r w:rsidRPr="00A775CA">
              <w:rPr>
                <w:b/>
              </w:rPr>
              <w:t>D</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3064A5" w:rsidRPr="00D42D17" w:rsidRDefault="00A775CA" w:rsidP="007E0E55">
            <w:pPr>
              <w:spacing w:before="40" w:after="40"/>
              <w:ind w:left="0"/>
              <w:jc w:val="center"/>
              <w:rPr>
                <w:b/>
              </w:rPr>
            </w:pPr>
            <w:r w:rsidRPr="00A775CA">
              <w:rPr>
                <w:b/>
              </w:rPr>
              <w:t>:</w:t>
            </w:r>
          </w:p>
        </w:tc>
        <w:tc>
          <w:tcPr>
            <w:tcW w:w="8709" w:type="dxa"/>
            <w:tcBorders>
              <w:top w:val="single" w:sz="4" w:space="0" w:color="auto"/>
              <w:left w:val="single" w:sz="4" w:space="0" w:color="auto"/>
              <w:bottom w:val="single" w:sz="4" w:space="0" w:color="auto"/>
              <w:right w:val="single" w:sz="4" w:space="0" w:color="auto"/>
            </w:tcBorders>
            <w:shd w:val="clear" w:color="auto" w:fill="E6E6E6"/>
          </w:tcPr>
          <w:p w:rsidR="003064A5" w:rsidRPr="00D42D17" w:rsidRDefault="00A775CA" w:rsidP="007E0E55">
            <w:pPr>
              <w:spacing w:before="40" w:after="40"/>
              <w:ind w:left="92"/>
              <w:rPr>
                <w:b/>
              </w:rPr>
            </w:pPr>
            <w:r w:rsidRPr="00A775CA">
              <w:rPr>
                <w:b/>
              </w:rPr>
              <w:t>The 1-character string “C” denotes the acronym for type of correspondence categories.</w:t>
            </w:r>
          </w:p>
        </w:tc>
      </w:tr>
      <w:tr w:rsidR="003064A5" w:rsidRPr="00D42D17" w:rsidTr="007E0E55">
        <w:trPr>
          <w:cantSplit/>
        </w:trPr>
        <w:tc>
          <w:tcPr>
            <w:tcW w:w="255" w:type="dxa"/>
            <w:tcBorders>
              <w:top w:val="single" w:sz="4" w:space="0" w:color="auto"/>
              <w:bottom w:val="single" w:sz="4" w:space="0" w:color="auto"/>
            </w:tcBorders>
          </w:tcPr>
          <w:p w:rsidR="003064A5" w:rsidRPr="00D42D17" w:rsidRDefault="00A775CA" w:rsidP="007E0E55">
            <w:pPr>
              <w:spacing w:before="40" w:after="40"/>
              <w:ind w:left="0"/>
              <w:jc w:val="center"/>
            </w:pPr>
            <w:r w:rsidRPr="00A775CA">
              <w:t>C</w:t>
            </w:r>
          </w:p>
        </w:tc>
        <w:tc>
          <w:tcPr>
            <w:tcW w:w="255" w:type="dxa"/>
            <w:tcBorders>
              <w:top w:val="single" w:sz="4" w:space="0" w:color="auto"/>
              <w:bottom w:val="single" w:sz="4" w:space="0" w:color="auto"/>
              <w:right w:val="single" w:sz="4" w:space="0" w:color="auto"/>
            </w:tcBorders>
          </w:tcPr>
          <w:p w:rsidR="003064A5" w:rsidRPr="00D42D17" w:rsidRDefault="00A775CA" w:rsidP="007E0E55">
            <w:pPr>
              <w:spacing w:before="40" w:after="40"/>
              <w:ind w:left="0"/>
              <w:jc w:val="center"/>
            </w:pPr>
            <w:r w:rsidRPr="00A775CA">
              <w:t>-</w:t>
            </w:r>
          </w:p>
        </w:tc>
        <w:tc>
          <w:tcPr>
            <w:tcW w:w="8709" w:type="dxa"/>
            <w:tcBorders>
              <w:top w:val="single" w:sz="4" w:space="0" w:color="auto"/>
              <w:left w:val="single" w:sz="4" w:space="0" w:color="auto"/>
              <w:bottom w:val="single" w:sz="4" w:space="0" w:color="auto"/>
            </w:tcBorders>
          </w:tcPr>
          <w:p w:rsidR="003064A5" w:rsidRPr="00D42D17" w:rsidRDefault="00A775CA" w:rsidP="007E0E55">
            <w:pPr>
              <w:spacing w:before="40" w:after="40"/>
              <w:ind w:left="92"/>
            </w:pPr>
            <w:r w:rsidRPr="00A775CA">
              <w:t>Commercial</w:t>
            </w:r>
          </w:p>
        </w:tc>
      </w:tr>
      <w:tr w:rsidR="003064A5" w:rsidRPr="00D42D17" w:rsidTr="007E0E55">
        <w:trPr>
          <w:cantSplit/>
        </w:trPr>
        <w:tc>
          <w:tcPr>
            <w:tcW w:w="255" w:type="dxa"/>
            <w:tcBorders>
              <w:top w:val="single" w:sz="4" w:space="0" w:color="auto"/>
              <w:bottom w:val="single" w:sz="4" w:space="0" w:color="auto"/>
            </w:tcBorders>
          </w:tcPr>
          <w:p w:rsidR="003064A5" w:rsidRPr="00D42D17" w:rsidRDefault="00A775CA" w:rsidP="007E0E55">
            <w:pPr>
              <w:spacing w:before="40" w:after="40"/>
              <w:ind w:left="0"/>
              <w:jc w:val="center"/>
            </w:pPr>
            <w:r w:rsidRPr="00A775CA">
              <w:t>E</w:t>
            </w:r>
          </w:p>
        </w:tc>
        <w:tc>
          <w:tcPr>
            <w:tcW w:w="255" w:type="dxa"/>
            <w:tcBorders>
              <w:top w:val="single" w:sz="4" w:space="0" w:color="auto"/>
              <w:bottom w:val="single" w:sz="4" w:space="0" w:color="auto"/>
              <w:right w:val="single" w:sz="4" w:space="0" w:color="auto"/>
            </w:tcBorders>
          </w:tcPr>
          <w:p w:rsidR="003064A5" w:rsidRPr="00D42D17" w:rsidRDefault="00A775CA" w:rsidP="007E0E55">
            <w:pPr>
              <w:spacing w:before="40" w:after="40"/>
              <w:ind w:left="0"/>
              <w:jc w:val="center"/>
            </w:pPr>
            <w:r w:rsidRPr="00A775CA">
              <w:t>-</w:t>
            </w:r>
          </w:p>
        </w:tc>
        <w:tc>
          <w:tcPr>
            <w:tcW w:w="8709" w:type="dxa"/>
            <w:tcBorders>
              <w:top w:val="single" w:sz="4" w:space="0" w:color="auto"/>
              <w:left w:val="single" w:sz="4" w:space="0" w:color="auto"/>
              <w:bottom w:val="single" w:sz="4" w:space="0" w:color="auto"/>
            </w:tcBorders>
          </w:tcPr>
          <w:p w:rsidR="003064A5" w:rsidRPr="00D42D17" w:rsidRDefault="00A775CA" w:rsidP="007E0E55">
            <w:pPr>
              <w:spacing w:before="40" w:after="40"/>
              <w:ind w:left="92"/>
            </w:pPr>
            <w:r w:rsidRPr="00A775CA">
              <w:t>Engineering</w:t>
            </w:r>
          </w:p>
        </w:tc>
      </w:tr>
      <w:tr w:rsidR="003064A5" w:rsidRPr="00D42D17" w:rsidTr="007E0E55">
        <w:trPr>
          <w:cantSplit/>
        </w:trPr>
        <w:tc>
          <w:tcPr>
            <w:tcW w:w="255" w:type="dxa"/>
            <w:tcBorders>
              <w:top w:val="single" w:sz="4" w:space="0" w:color="auto"/>
              <w:bottom w:val="single" w:sz="4" w:space="0" w:color="auto"/>
            </w:tcBorders>
          </w:tcPr>
          <w:p w:rsidR="003064A5" w:rsidRPr="00D42D17" w:rsidRDefault="00A775CA" w:rsidP="007E0E55">
            <w:pPr>
              <w:spacing w:before="40" w:after="40"/>
              <w:ind w:left="0"/>
              <w:jc w:val="center"/>
            </w:pPr>
            <w:r w:rsidRPr="00A775CA">
              <w:t>F</w:t>
            </w:r>
          </w:p>
        </w:tc>
        <w:tc>
          <w:tcPr>
            <w:tcW w:w="255" w:type="dxa"/>
            <w:tcBorders>
              <w:top w:val="single" w:sz="4" w:space="0" w:color="auto"/>
              <w:bottom w:val="single" w:sz="4" w:space="0" w:color="auto"/>
              <w:right w:val="single" w:sz="4" w:space="0" w:color="auto"/>
            </w:tcBorders>
          </w:tcPr>
          <w:p w:rsidR="003064A5" w:rsidRPr="00D42D17" w:rsidRDefault="00A775CA" w:rsidP="007E0E55">
            <w:pPr>
              <w:spacing w:before="40" w:after="40"/>
              <w:ind w:left="0"/>
              <w:jc w:val="center"/>
            </w:pPr>
            <w:r w:rsidRPr="00A775CA">
              <w:t>-</w:t>
            </w:r>
          </w:p>
        </w:tc>
        <w:tc>
          <w:tcPr>
            <w:tcW w:w="8709" w:type="dxa"/>
            <w:tcBorders>
              <w:top w:val="single" w:sz="4" w:space="0" w:color="auto"/>
              <w:left w:val="single" w:sz="4" w:space="0" w:color="auto"/>
              <w:bottom w:val="single" w:sz="4" w:space="0" w:color="auto"/>
            </w:tcBorders>
          </w:tcPr>
          <w:p w:rsidR="003064A5" w:rsidRPr="00D42D17" w:rsidRDefault="00A775CA" w:rsidP="007E0E55">
            <w:pPr>
              <w:spacing w:before="40" w:after="40"/>
              <w:ind w:left="92"/>
            </w:pPr>
            <w:r w:rsidRPr="00A775CA">
              <w:t>Fax</w:t>
            </w:r>
          </w:p>
        </w:tc>
      </w:tr>
      <w:tr w:rsidR="003064A5" w:rsidRPr="00D42D17" w:rsidTr="007E0E55">
        <w:trPr>
          <w:cantSplit/>
        </w:trPr>
        <w:tc>
          <w:tcPr>
            <w:tcW w:w="255" w:type="dxa"/>
            <w:tcBorders>
              <w:top w:val="single" w:sz="4" w:space="0" w:color="auto"/>
              <w:bottom w:val="single" w:sz="4" w:space="0" w:color="auto"/>
            </w:tcBorders>
          </w:tcPr>
          <w:p w:rsidR="003064A5" w:rsidRPr="00D42D17" w:rsidRDefault="00A775CA" w:rsidP="007E0E55">
            <w:pPr>
              <w:spacing w:before="40" w:after="40"/>
              <w:ind w:left="0"/>
              <w:jc w:val="center"/>
            </w:pPr>
            <w:r w:rsidRPr="00A775CA">
              <w:t>L</w:t>
            </w:r>
          </w:p>
        </w:tc>
        <w:tc>
          <w:tcPr>
            <w:tcW w:w="255" w:type="dxa"/>
            <w:tcBorders>
              <w:top w:val="single" w:sz="4" w:space="0" w:color="auto"/>
              <w:bottom w:val="single" w:sz="4" w:space="0" w:color="auto"/>
              <w:right w:val="single" w:sz="4" w:space="0" w:color="auto"/>
            </w:tcBorders>
          </w:tcPr>
          <w:p w:rsidR="003064A5" w:rsidRPr="00D42D17" w:rsidRDefault="00A775CA" w:rsidP="007E0E55">
            <w:pPr>
              <w:spacing w:before="40" w:after="40"/>
              <w:ind w:left="0"/>
              <w:jc w:val="center"/>
            </w:pPr>
            <w:r w:rsidRPr="00A775CA">
              <w:t>-</w:t>
            </w:r>
          </w:p>
        </w:tc>
        <w:tc>
          <w:tcPr>
            <w:tcW w:w="8709" w:type="dxa"/>
            <w:tcBorders>
              <w:top w:val="single" w:sz="4" w:space="0" w:color="auto"/>
              <w:left w:val="single" w:sz="4" w:space="0" w:color="auto"/>
              <w:bottom w:val="single" w:sz="4" w:space="0" w:color="auto"/>
            </w:tcBorders>
          </w:tcPr>
          <w:p w:rsidR="003064A5" w:rsidRPr="00D42D17" w:rsidRDefault="00A775CA" w:rsidP="007E0E55">
            <w:pPr>
              <w:spacing w:before="40" w:after="40"/>
              <w:ind w:left="92"/>
            </w:pPr>
            <w:r w:rsidRPr="00A775CA">
              <w:t>Letter</w:t>
            </w:r>
          </w:p>
        </w:tc>
      </w:tr>
      <w:tr w:rsidR="003064A5" w:rsidRPr="00D42D17" w:rsidTr="007E0E55">
        <w:trPr>
          <w:cantSplit/>
        </w:trPr>
        <w:tc>
          <w:tcPr>
            <w:tcW w:w="255" w:type="dxa"/>
            <w:tcBorders>
              <w:top w:val="single" w:sz="4" w:space="0" w:color="auto"/>
              <w:bottom w:val="single" w:sz="4" w:space="0" w:color="auto"/>
            </w:tcBorders>
          </w:tcPr>
          <w:p w:rsidR="003064A5" w:rsidRPr="00D42D17" w:rsidRDefault="00A775CA" w:rsidP="007E0E55">
            <w:pPr>
              <w:spacing w:before="40" w:after="40"/>
              <w:ind w:left="0"/>
              <w:jc w:val="center"/>
              <w:rPr>
                <w:color w:val="0000FF"/>
              </w:rPr>
            </w:pPr>
            <w:r w:rsidRPr="00A775CA">
              <w:rPr>
                <w:color w:val="0000FF"/>
              </w:rPr>
              <w:t>M</w:t>
            </w:r>
          </w:p>
        </w:tc>
        <w:tc>
          <w:tcPr>
            <w:tcW w:w="255" w:type="dxa"/>
            <w:tcBorders>
              <w:top w:val="single" w:sz="4" w:space="0" w:color="auto"/>
              <w:bottom w:val="single" w:sz="4" w:space="0" w:color="auto"/>
              <w:right w:val="single" w:sz="4" w:space="0" w:color="auto"/>
            </w:tcBorders>
          </w:tcPr>
          <w:p w:rsidR="003064A5" w:rsidRPr="00D42D17" w:rsidRDefault="00A775CA" w:rsidP="007E0E55">
            <w:pPr>
              <w:spacing w:before="40" w:after="40"/>
              <w:ind w:left="0"/>
              <w:jc w:val="center"/>
              <w:rPr>
                <w:strike/>
                <w:color w:val="0000FF"/>
              </w:rPr>
            </w:pPr>
            <w:r w:rsidRPr="00A775CA">
              <w:rPr>
                <w:strike/>
                <w:color w:val="0000FF"/>
              </w:rPr>
              <w:t>-</w:t>
            </w:r>
          </w:p>
        </w:tc>
        <w:tc>
          <w:tcPr>
            <w:tcW w:w="8709" w:type="dxa"/>
            <w:tcBorders>
              <w:top w:val="single" w:sz="4" w:space="0" w:color="auto"/>
              <w:left w:val="single" w:sz="4" w:space="0" w:color="auto"/>
              <w:bottom w:val="single" w:sz="4" w:space="0" w:color="auto"/>
            </w:tcBorders>
          </w:tcPr>
          <w:p w:rsidR="003064A5" w:rsidRPr="00D42D17" w:rsidRDefault="00A775CA" w:rsidP="007E0E55">
            <w:pPr>
              <w:spacing w:before="40" w:after="40"/>
              <w:ind w:left="92"/>
              <w:rPr>
                <w:color w:val="0000FF"/>
              </w:rPr>
            </w:pPr>
            <w:r w:rsidRPr="00A775CA">
              <w:rPr>
                <w:color w:val="0000FF"/>
              </w:rPr>
              <w:t>Minutes Of Meeting</w:t>
            </w:r>
          </w:p>
        </w:tc>
      </w:tr>
      <w:tr w:rsidR="003064A5" w:rsidRPr="00D42D17" w:rsidTr="007E0E55">
        <w:trPr>
          <w:cantSplit/>
        </w:trPr>
        <w:tc>
          <w:tcPr>
            <w:tcW w:w="255" w:type="dxa"/>
            <w:tcBorders>
              <w:top w:val="single" w:sz="4" w:space="0" w:color="auto"/>
              <w:bottom w:val="single" w:sz="4" w:space="0" w:color="auto"/>
            </w:tcBorders>
          </w:tcPr>
          <w:p w:rsidR="003064A5" w:rsidRPr="00D42D17" w:rsidRDefault="00A775CA" w:rsidP="007E0E55">
            <w:pPr>
              <w:spacing w:before="40" w:after="40"/>
              <w:ind w:left="0"/>
              <w:jc w:val="center"/>
              <w:rPr>
                <w:color w:val="0000FF"/>
              </w:rPr>
            </w:pPr>
            <w:r w:rsidRPr="00A775CA">
              <w:rPr>
                <w:color w:val="0000FF"/>
              </w:rPr>
              <w:t>R</w:t>
            </w:r>
          </w:p>
        </w:tc>
        <w:tc>
          <w:tcPr>
            <w:tcW w:w="255" w:type="dxa"/>
            <w:tcBorders>
              <w:top w:val="single" w:sz="4" w:space="0" w:color="auto"/>
              <w:bottom w:val="single" w:sz="4" w:space="0" w:color="auto"/>
              <w:right w:val="single" w:sz="4" w:space="0" w:color="auto"/>
            </w:tcBorders>
          </w:tcPr>
          <w:p w:rsidR="003064A5" w:rsidRPr="00D42D17" w:rsidRDefault="00A775CA" w:rsidP="007E0E55">
            <w:pPr>
              <w:spacing w:before="40" w:after="40"/>
              <w:ind w:left="0"/>
              <w:jc w:val="center"/>
              <w:rPr>
                <w:strike/>
                <w:color w:val="0000FF"/>
              </w:rPr>
            </w:pPr>
            <w:r w:rsidRPr="00A775CA">
              <w:rPr>
                <w:strike/>
                <w:color w:val="0000FF"/>
              </w:rPr>
              <w:t>-</w:t>
            </w:r>
          </w:p>
        </w:tc>
        <w:tc>
          <w:tcPr>
            <w:tcW w:w="8709" w:type="dxa"/>
            <w:tcBorders>
              <w:top w:val="single" w:sz="4" w:space="0" w:color="auto"/>
              <w:left w:val="single" w:sz="4" w:space="0" w:color="auto"/>
              <w:bottom w:val="single" w:sz="4" w:space="0" w:color="auto"/>
            </w:tcBorders>
          </w:tcPr>
          <w:p w:rsidR="003064A5" w:rsidRPr="00D42D17" w:rsidRDefault="00A775CA" w:rsidP="007E0E55">
            <w:pPr>
              <w:spacing w:before="40" w:after="40"/>
              <w:ind w:left="92"/>
              <w:rPr>
                <w:color w:val="0000FF"/>
              </w:rPr>
            </w:pPr>
            <w:r w:rsidRPr="00A775CA">
              <w:rPr>
                <w:color w:val="0000FF"/>
              </w:rPr>
              <w:t>Report</w:t>
            </w:r>
          </w:p>
        </w:tc>
      </w:tr>
      <w:tr w:rsidR="003064A5" w:rsidRPr="00D42D17" w:rsidTr="007E0E55">
        <w:trPr>
          <w:cantSplit/>
        </w:trPr>
        <w:tc>
          <w:tcPr>
            <w:tcW w:w="255" w:type="dxa"/>
            <w:tcBorders>
              <w:top w:val="single" w:sz="4" w:space="0" w:color="auto"/>
              <w:bottom w:val="single" w:sz="4" w:space="0" w:color="auto"/>
            </w:tcBorders>
          </w:tcPr>
          <w:p w:rsidR="003064A5" w:rsidRPr="00D42D17" w:rsidRDefault="003064A5" w:rsidP="007E0E55">
            <w:pPr>
              <w:spacing w:before="40" w:after="40"/>
              <w:ind w:left="0"/>
              <w:jc w:val="center"/>
              <w:rPr>
                <w:color w:val="0000FF"/>
              </w:rPr>
            </w:pPr>
          </w:p>
        </w:tc>
        <w:tc>
          <w:tcPr>
            <w:tcW w:w="255" w:type="dxa"/>
            <w:tcBorders>
              <w:top w:val="single" w:sz="4" w:space="0" w:color="auto"/>
              <w:bottom w:val="single" w:sz="4" w:space="0" w:color="auto"/>
              <w:right w:val="single" w:sz="4" w:space="0" w:color="auto"/>
            </w:tcBorders>
          </w:tcPr>
          <w:p w:rsidR="003064A5" w:rsidRPr="00D42D17" w:rsidRDefault="003064A5" w:rsidP="007E0E55">
            <w:pPr>
              <w:spacing w:before="40" w:after="40"/>
              <w:ind w:left="0"/>
              <w:jc w:val="center"/>
              <w:rPr>
                <w:strike/>
                <w:color w:val="0000FF"/>
              </w:rPr>
            </w:pPr>
          </w:p>
        </w:tc>
        <w:tc>
          <w:tcPr>
            <w:tcW w:w="8709" w:type="dxa"/>
            <w:tcBorders>
              <w:top w:val="single" w:sz="4" w:space="0" w:color="auto"/>
              <w:left w:val="single" w:sz="4" w:space="0" w:color="auto"/>
              <w:bottom w:val="single" w:sz="4" w:space="0" w:color="auto"/>
            </w:tcBorders>
          </w:tcPr>
          <w:p w:rsidR="003064A5" w:rsidRPr="00D42D17" w:rsidRDefault="003064A5" w:rsidP="007E0E55">
            <w:pPr>
              <w:spacing w:before="40" w:after="40"/>
              <w:ind w:left="92"/>
              <w:rPr>
                <w:color w:val="0000FF"/>
              </w:rPr>
            </w:pPr>
          </w:p>
        </w:tc>
      </w:tr>
    </w:tbl>
    <w:p w:rsidR="00985B83" w:rsidRPr="00D42D17" w:rsidRDefault="00985B83" w:rsidP="002E585E"/>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351"/>
        <w:gridCol w:w="351"/>
        <w:gridCol w:w="352"/>
        <w:gridCol w:w="352"/>
        <w:gridCol w:w="352"/>
        <w:gridCol w:w="7461"/>
      </w:tblGrid>
      <w:tr w:rsidR="002E585E" w:rsidRPr="00D42D17" w:rsidTr="00CC0DD4">
        <w:trPr>
          <w:cantSplit/>
          <w:tblHeader/>
        </w:trPr>
        <w:tc>
          <w:tcPr>
            <w:tcW w:w="351"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N</w:t>
            </w:r>
          </w:p>
        </w:tc>
        <w:tc>
          <w:tcPr>
            <w:tcW w:w="351"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N</w:t>
            </w:r>
          </w:p>
        </w:tc>
        <w:tc>
          <w:tcPr>
            <w:tcW w:w="352"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N</w:t>
            </w:r>
          </w:p>
        </w:tc>
        <w:tc>
          <w:tcPr>
            <w:tcW w:w="352"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0"/>
              <w:jc w:val="center"/>
              <w:rPr>
                <w:b/>
              </w:rPr>
            </w:pPr>
            <w:r w:rsidRPr="00A775CA">
              <w:rPr>
                <w:b/>
              </w:rPr>
              <w:t>N</w:t>
            </w:r>
          </w:p>
        </w:tc>
        <w:tc>
          <w:tcPr>
            <w:tcW w:w="352"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92"/>
              <w:rPr>
                <w:b/>
              </w:rPr>
            </w:pPr>
            <w:r w:rsidRPr="00A775CA">
              <w:rPr>
                <w:b/>
              </w:rPr>
              <w:t>:</w:t>
            </w:r>
          </w:p>
        </w:tc>
        <w:tc>
          <w:tcPr>
            <w:tcW w:w="7461" w:type="dxa"/>
            <w:tcBorders>
              <w:top w:val="single" w:sz="4" w:space="0" w:color="auto"/>
              <w:left w:val="single" w:sz="4" w:space="0" w:color="auto"/>
              <w:bottom w:val="single" w:sz="4" w:space="0" w:color="auto"/>
              <w:right w:val="single" w:sz="4" w:space="0" w:color="auto"/>
            </w:tcBorders>
            <w:shd w:val="clear" w:color="auto" w:fill="E6E6E6"/>
          </w:tcPr>
          <w:p w:rsidR="002E585E" w:rsidRPr="00D42D17" w:rsidRDefault="00A775CA" w:rsidP="00CC0DD4">
            <w:pPr>
              <w:spacing w:before="40" w:after="40"/>
              <w:ind w:left="92"/>
              <w:rPr>
                <w:b/>
              </w:rPr>
            </w:pPr>
            <w:r w:rsidRPr="00A775CA">
              <w:rPr>
                <w:b/>
              </w:rPr>
              <w:t>The last 4-digit number “NNNN” is used sequentially for each type of incoming-from-Client correspondence categories.</w:t>
            </w:r>
          </w:p>
        </w:tc>
      </w:tr>
      <w:tr w:rsidR="002E585E" w:rsidRPr="00D42D17" w:rsidTr="00CC0DD4">
        <w:trPr>
          <w:cantSplit/>
        </w:trPr>
        <w:tc>
          <w:tcPr>
            <w:tcW w:w="351"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0</w:t>
            </w:r>
          </w:p>
        </w:tc>
        <w:tc>
          <w:tcPr>
            <w:tcW w:w="351"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0</w:t>
            </w:r>
          </w:p>
        </w:tc>
        <w:tc>
          <w:tcPr>
            <w:tcW w:w="352"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0</w:t>
            </w:r>
          </w:p>
        </w:tc>
        <w:tc>
          <w:tcPr>
            <w:tcW w:w="352"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1</w:t>
            </w:r>
          </w:p>
        </w:tc>
        <w:tc>
          <w:tcPr>
            <w:tcW w:w="352" w:type="dxa"/>
            <w:tcBorders>
              <w:top w:val="single" w:sz="4" w:space="0" w:color="auto"/>
              <w:bottom w:val="nil"/>
              <w:right w:val="nil"/>
            </w:tcBorders>
          </w:tcPr>
          <w:p w:rsidR="002E585E" w:rsidRPr="00D42D17" w:rsidRDefault="002E585E" w:rsidP="00CC0DD4">
            <w:pPr>
              <w:spacing w:before="40" w:after="40"/>
              <w:ind w:left="92"/>
            </w:pPr>
          </w:p>
        </w:tc>
        <w:tc>
          <w:tcPr>
            <w:tcW w:w="7461" w:type="dxa"/>
            <w:vMerge w:val="restart"/>
            <w:tcBorders>
              <w:top w:val="single" w:sz="4" w:space="0" w:color="auto"/>
              <w:left w:val="nil"/>
            </w:tcBorders>
          </w:tcPr>
          <w:p w:rsidR="002E585E" w:rsidRPr="00D42D17" w:rsidRDefault="00A775CA" w:rsidP="00CC0DD4">
            <w:pPr>
              <w:spacing w:before="40" w:after="40"/>
              <w:ind w:left="92"/>
            </w:pPr>
            <w:r w:rsidRPr="00A775CA">
              <w:t xml:space="preserve">0001~9999 are to be used sequentially for each official correspondence sent from Client to </w:t>
            </w:r>
            <w:r w:rsidR="00AC2259">
              <w:t>ICSS Supplier</w:t>
            </w:r>
            <w:r w:rsidRPr="00A775CA">
              <w:t>.</w:t>
            </w:r>
          </w:p>
        </w:tc>
      </w:tr>
      <w:tr w:rsidR="002E585E" w:rsidRPr="00D42D17" w:rsidTr="00CC0DD4">
        <w:trPr>
          <w:cantSplit/>
        </w:trPr>
        <w:tc>
          <w:tcPr>
            <w:tcW w:w="351" w:type="dxa"/>
            <w:tcBorders>
              <w:top w:val="single" w:sz="4" w:space="0" w:color="auto"/>
              <w:bottom w:val="single" w:sz="4" w:space="0" w:color="auto"/>
              <w:right w:val="nil"/>
            </w:tcBorders>
          </w:tcPr>
          <w:p w:rsidR="002E585E" w:rsidRPr="00D42D17" w:rsidRDefault="00A775CA" w:rsidP="00CC0DD4">
            <w:pPr>
              <w:spacing w:before="40" w:after="40"/>
              <w:ind w:left="0"/>
              <w:jc w:val="center"/>
            </w:pPr>
            <w:r w:rsidRPr="00A775CA">
              <w:t>~</w:t>
            </w:r>
          </w:p>
        </w:tc>
        <w:tc>
          <w:tcPr>
            <w:tcW w:w="351" w:type="dxa"/>
            <w:tcBorders>
              <w:top w:val="single" w:sz="4" w:space="0" w:color="auto"/>
              <w:left w:val="nil"/>
              <w:bottom w:val="single" w:sz="4" w:space="0" w:color="auto"/>
              <w:right w:val="nil"/>
            </w:tcBorders>
          </w:tcPr>
          <w:p w:rsidR="002E585E" w:rsidRPr="00D42D17" w:rsidRDefault="002E585E" w:rsidP="00CC0DD4">
            <w:pPr>
              <w:spacing w:before="40" w:after="40"/>
              <w:ind w:left="0"/>
              <w:jc w:val="center"/>
            </w:pPr>
          </w:p>
        </w:tc>
        <w:tc>
          <w:tcPr>
            <w:tcW w:w="352" w:type="dxa"/>
            <w:tcBorders>
              <w:top w:val="single" w:sz="4" w:space="0" w:color="auto"/>
              <w:left w:val="nil"/>
              <w:bottom w:val="single" w:sz="4" w:space="0" w:color="auto"/>
              <w:right w:val="nil"/>
            </w:tcBorders>
          </w:tcPr>
          <w:p w:rsidR="002E585E" w:rsidRPr="00D42D17" w:rsidRDefault="002E585E" w:rsidP="00CC0DD4">
            <w:pPr>
              <w:spacing w:before="40" w:after="40"/>
              <w:ind w:left="0"/>
              <w:jc w:val="center"/>
            </w:pPr>
          </w:p>
        </w:tc>
        <w:tc>
          <w:tcPr>
            <w:tcW w:w="352" w:type="dxa"/>
            <w:tcBorders>
              <w:top w:val="single" w:sz="4" w:space="0" w:color="auto"/>
              <w:left w:val="nil"/>
              <w:bottom w:val="single" w:sz="4" w:space="0" w:color="auto"/>
            </w:tcBorders>
          </w:tcPr>
          <w:p w:rsidR="002E585E" w:rsidRPr="00D42D17" w:rsidRDefault="002E585E" w:rsidP="00CC0DD4">
            <w:pPr>
              <w:spacing w:before="40" w:after="40"/>
              <w:ind w:left="0"/>
              <w:jc w:val="center"/>
            </w:pPr>
          </w:p>
        </w:tc>
        <w:tc>
          <w:tcPr>
            <w:tcW w:w="352" w:type="dxa"/>
            <w:tcBorders>
              <w:top w:val="nil"/>
              <w:bottom w:val="nil"/>
              <w:right w:val="nil"/>
            </w:tcBorders>
          </w:tcPr>
          <w:p w:rsidR="002E585E" w:rsidRPr="00D42D17" w:rsidRDefault="002E585E" w:rsidP="00CC0DD4">
            <w:pPr>
              <w:spacing w:before="40" w:after="40"/>
              <w:ind w:left="92"/>
            </w:pPr>
          </w:p>
        </w:tc>
        <w:tc>
          <w:tcPr>
            <w:tcW w:w="7461" w:type="dxa"/>
            <w:vMerge/>
            <w:tcBorders>
              <w:left w:val="nil"/>
            </w:tcBorders>
          </w:tcPr>
          <w:p w:rsidR="002E585E" w:rsidRPr="00D42D17" w:rsidRDefault="002E585E" w:rsidP="00CC0DD4">
            <w:pPr>
              <w:spacing w:before="40" w:after="40"/>
              <w:ind w:left="92"/>
            </w:pPr>
          </w:p>
        </w:tc>
      </w:tr>
      <w:tr w:rsidR="002E585E" w:rsidRPr="00D42D17" w:rsidTr="00CC0DD4">
        <w:trPr>
          <w:cantSplit/>
        </w:trPr>
        <w:tc>
          <w:tcPr>
            <w:tcW w:w="351"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0</w:t>
            </w:r>
          </w:p>
        </w:tc>
        <w:tc>
          <w:tcPr>
            <w:tcW w:w="351"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9</w:t>
            </w:r>
          </w:p>
        </w:tc>
        <w:tc>
          <w:tcPr>
            <w:tcW w:w="352"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9</w:t>
            </w:r>
          </w:p>
        </w:tc>
        <w:tc>
          <w:tcPr>
            <w:tcW w:w="352" w:type="dxa"/>
            <w:tcBorders>
              <w:top w:val="single" w:sz="4" w:space="0" w:color="auto"/>
              <w:bottom w:val="single" w:sz="4" w:space="0" w:color="auto"/>
            </w:tcBorders>
          </w:tcPr>
          <w:p w:rsidR="002E585E" w:rsidRPr="00D42D17" w:rsidRDefault="00A775CA" w:rsidP="00CC0DD4">
            <w:pPr>
              <w:spacing w:before="40" w:after="40"/>
              <w:ind w:left="0"/>
              <w:jc w:val="center"/>
            </w:pPr>
            <w:r w:rsidRPr="00A775CA">
              <w:t>9</w:t>
            </w:r>
          </w:p>
        </w:tc>
        <w:tc>
          <w:tcPr>
            <w:tcW w:w="352" w:type="dxa"/>
            <w:tcBorders>
              <w:top w:val="nil"/>
              <w:bottom w:val="single" w:sz="4" w:space="0" w:color="auto"/>
              <w:right w:val="nil"/>
            </w:tcBorders>
          </w:tcPr>
          <w:p w:rsidR="002E585E" w:rsidRPr="00D42D17" w:rsidRDefault="002E585E" w:rsidP="00CC0DD4">
            <w:pPr>
              <w:spacing w:before="40" w:after="40"/>
              <w:ind w:left="92"/>
            </w:pPr>
          </w:p>
        </w:tc>
        <w:tc>
          <w:tcPr>
            <w:tcW w:w="7461" w:type="dxa"/>
            <w:vMerge/>
            <w:tcBorders>
              <w:left w:val="nil"/>
              <w:bottom w:val="single" w:sz="4" w:space="0" w:color="auto"/>
            </w:tcBorders>
          </w:tcPr>
          <w:p w:rsidR="002E585E" w:rsidRPr="00D42D17" w:rsidRDefault="002E585E" w:rsidP="00CC0DD4">
            <w:pPr>
              <w:spacing w:before="40" w:after="40"/>
              <w:ind w:left="92"/>
            </w:pPr>
          </w:p>
        </w:tc>
      </w:tr>
    </w:tbl>
    <w:p w:rsidR="002E585E" w:rsidRPr="00D42D17" w:rsidRDefault="002E585E" w:rsidP="002E585E"/>
    <w:p w:rsidR="002F181F" w:rsidRPr="00D42D17" w:rsidRDefault="00A775CA" w:rsidP="002F181F">
      <w:pPr>
        <w:pStyle w:val="L1Normal"/>
      </w:pPr>
      <w:r w:rsidRPr="00A775CA">
        <w:t xml:space="preserve">e.g.  IGFDP-CO-GN-YEA-M-001 </w:t>
      </w:r>
    </w:p>
    <w:p w:rsidR="002E585E" w:rsidRPr="00D42D17" w:rsidRDefault="00A775CA" w:rsidP="000E60DD">
      <w:pPr>
        <w:pStyle w:val="L1Normal"/>
      </w:pPr>
      <w:r w:rsidRPr="00A775CA">
        <w:t>The Document Controller shall file all original incoming correspondence and a log shall be maintained.</w:t>
      </w:r>
    </w:p>
    <w:p w:rsidR="00CD4F73" w:rsidRPr="00D42D17" w:rsidRDefault="00A775CA" w:rsidP="00CD4F73">
      <w:pPr>
        <w:pStyle w:val="Heading3"/>
        <w:rPr>
          <w:rFonts w:hint="eastAsia"/>
        </w:rPr>
      </w:pPr>
      <w:r w:rsidRPr="00A775CA">
        <w:t xml:space="preserve">Internal Correspondence (Within </w:t>
      </w:r>
      <w:r w:rsidR="007336AD">
        <w:t>ICSS Supplier</w:t>
      </w:r>
      <w:r w:rsidRPr="00A775CA">
        <w:t>)</w:t>
      </w:r>
    </w:p>
    <w:p w:rsidR="00CD4F73" w:rsidRPr="00D42D17" w:rsidRDefault="00A775CA" w:rsidP="000E60DD">
      <w:pPr>
        <w:pStyle w:val="L1Normal"/>
      </w:pPr>
      <w:r w:rsidRPr="00A775CA">
        <w:t>Outgoing correspondence to ICSS sub-vendors shall be sequentially numbered for unique identification, in a 12-digit format with groups of strings and numbers separated by hyphens “-“:</w:t>
      </w:r>
    </w:p>
    <w:p w:rsidR="00CD4F73" w:rsidRPr="00D42D17" w:rsidRDefault="00CD4F73" w:rsidP="000E60DD">
      <w:pPr>
        <w:pStyle w:val="L1Normal"/>
      </w:pPr>
    </w:p>
    <w:p w:rsidR="003064A5" w:rsidRPr="00D42D17" w:rsidRDefault="003064A5" w:rsidP="000E60DD">
      <w:pPr>
        <w:pStyle w:val="L1Normal"/>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255"/>
        <w:gridCol w:w="255"/>
        <w:gridCol w:w="255"/>
        <w:gridCol w:w="255"/>
        <w:gridCol w:w="255"/>
        <w:gridCol w:w="255"/>
        <w:gridCol w:w="255"/>
        <w:gridCol w:w="255"/>
        <w:gridCol w:w="255"/>
      </w:tblGrid>
      <w:tr w:rsidR="005F46A8" w:rsidRPr="00D42D17" w:rsidTr="006806B9">
        <w:trPr>
          <w:cantSplit/>
          <w:trHeight w:hRule="exact" w:val="57"/>
          <w:tblHeader/>
        </w:trPr>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c>
          <w:tcPr>
            <w:tcW w:w="255" w:type="dxa"/>
            <w:tcBorders>
              <w:bottom w:val="nil"/>
            </w:tcBorders>
          </w:tcPr>
          <w:p w:rsidR="005F46A8" w:rsidRPr="00D42D17" w:rsidRDefault="005F46A8" w:rsidP="00CC0DD4">
            <w:pPr>
              <w:spacing w:before="40" w:after="40"/>
              <w:ind w:left="0"/>
              <w:jc w:val="center"/>
            </w:pPr>
          </w:p>
        </w:tc>
      </w:tr>
      <w:tr w:rsidR="005F46A8" w:rsidRPr="00D42D17" w:rsidTr="006806B9">
        <w:trPr>
          <w:cantSplit/>
          <w:tblHeader/>
        </w:trPr>
        <w:tc>
          <w:tcPr>
            <w:tcW w:w="255" w:type="dxa"/>
            <w:tcBorders>
              <w:top w:val="nil"/>
              <w:bottom w:val="nil"/>
              <w:right w:val="nil"/>
            </w:tcBorders>
          </w:tcPr>
          <w:p w:rsidR="005F46A8" w:rsidRPr="00D42D17" w:rsidRDefault="00A775CA" w:rsidP="00CC0DD4">
            <w:pPr>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A</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B</w:t>
            </w:r>
          </w:p>
        </w:tc>
        <w:tc>
          <w:tcPr>
            <w:tcW w:w="255" w:type="dxa"/>
            <w:tcBorders>
              <w:top w:val="nil"/>
              <w:left w:val="nil"/>
              <w:bottom w:val="nil"/>
              <w:right w:val="nil"/>
            </w:tcBorders>
          </w:tcPr>
          <w:p w:rsidR="005C2290" w:rsidRPr="00D42D17" w:rsidRDefault="00A775CA">
            <w:pPr>
              <w:spacing w:before="40" w:after="40"/>
              <w:ind w:left="0"/>
              <w:jc w:val="center"/>
              <w:rPr>
                <w:b/>
              </w:rPr>
            </w:pPr>
            <w:r w:rsidRPr="00A775CA">
              <w:rPr>
                <w:b/>
              </w:rPr>
              <w:t>B</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B</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N</w:t>
            </w:r>
          </w:p>
        </w:tc>
        <w:tc>
          <w:tcPr>
            <w:tcW w:w="255" w:type="dxa"/>
            <w:tcBorders>
              <w:top w:val="nil"/>
              <w:left w:val="nil"/>
              <w:bottom w:val="nil"/>
              <w:right w:val="nil"/>
            </w:tcBorders>
          </w:tcPr>
          <w:p w:rsidR="005F46A8" w:rsidRPr="00D42D17" w:rsidRDefault="00A775CA" w:rsidP="00CC0DD4">
            <w:pPr>
              <w:spacing w:before="40" w:after="40"/>
              <w:ind w:left="0"/>
              <w:jc w:val="center"/>
              <w:rPr>
                <w:b/>
              </w:rPr>
            </w:pPr>
            <w:r w:rsidRPr="00A775CA">
              <w:rPr>
                <w:b/>
              </w:rPr>
              <w:t>N</w:t>
            </w:r>
          </w:p>
        </w:tc>
        <w:tc>
          <w:tcPr>
            <w:tcW w:w="255" w:type="dxa"/>
            <w:tcBorders>
              <w:top w:val="nil"/>
              <w:left w:val="nil"/>
              <w:bottom w:val="nil"/>
            </w:tcBorders>
          </w:tcPr>
          <w:p w:rsidR="005F46A8" w:rsidRPr="00D42D17" w:rsidRDefault="00A775CA" w:rsidP="00CC0DD4">
            <w:pPr>
              <w:spacing w:before="40" w:after="40"/>
              <w:ind w:left="0"/>
              <w:jc w:val="center"/>
              <w:rPr>
                <w:b/>
              </w:rPr>
            </w:pPr>
            <w:r w:rsidRPr="00A775CA">
              <w:rPr>
                <w:b/>
              </w:rPr>
              <w:t>N</w:t>
            </w:r>
          </w:p>
        </w:tc>
      </w:tr>
      <w:tr w:rsidR="005F46A8" w:rsidRPr="00D42D17" w:rsidTr="006806B9">
        <w:trPr>
          <w:cantSplit/>
          <w:trHeight w:hRule="exact" w:val="57"/>
          <w:tblHeader/>
        </w:trPr>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c>
          <w:tcPr>
            <w:tcW w:w="255" w:type="dxa"/>
            <w:tcBorders>
              <w:top w:val="nil"/>
              <w:bottom w:val="single" w:sz="4" w:space="0" w:color="auto"/>
            </w:tcBorders>
          </w:tcPr>
          <w:p w:rsidR="005F46A8" w:rsidRPr="00D42D17" w:rsidRDefault="005F46A8" w:rsidP="00CC0DD4">
            <w:pPr>
              <w:spacing w:before="40" w:after="40"/>
              <w:ind w:left="0"/>
              <w:jc w:val="center"/>
            </w:pPr>
          </w:p>
        </w:tc>
      </w:tr>
    </w:tbl>
    <w:p w:rsidR="00CD4F73" w:rsidRPr="00D42D17" w:rsidRDefault="00CD4F73" w:rsidP="00CD4F73">
      <w:pPr>
        <w:rPr>
          <w:sz w:val="8"/>
          <w:szCs w:val="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hemeFill="background1" w:themeFillShade="D9"/>
        <w:tblCellMar>
          <w:left w:w="0" w:type="dxa"/>
          <w:right w:w="0" w:type="dxa"/>
        </w:tblCellMar>
        <w:tblLook w:val="01E0"/>
      </w:tblPr>
      <w:tblGrid>
        <w:gridCol w:w="255"/>
        <w:gridCol w:w="300"/>
        <w:gridCol w:w="267"/>
        <w:gridCol w:w="289"/>
        <w:gridCol w:w="278"/>
        <w:gridCol w:w="255"/>
        <w:gridCol w:w="278"/>
        <w:gridCol w:w="278"/>
        <w:gridCol w:w="289"/>
        <w:gridCol w:w="255"/>
        <w:gridCol w:w="255"/>
        <w:gridCol w:w="255"/>
        <w:gridCol w:w="255"/>
      </w:tblGrid>
      <w:tr w:rsidR="00CC4371" w:rsidRPr="00D42D17" w:rsidTr="00CC4371">
        <w:trPr>
          <w:cantSplit/>
          <w:tblHeader/>
        </w:trPr>
        <w:tc>
          <w:tcPr>
            <w:tcW w:w="255" w:type="dxa"/>
            <w:shd w:val="clear" w:color="auto" w:fill="D9D9D9" w:themeFill="background1" w:themeFillShade="D9"/>
          </w:tcPr>
          <w:p w:rsidR="00CC4371" w:rsidRPr="00D42D17" w:rsidRDefault="00A775CA" w:rsidP="00757B2B">
            <w:pPr>
              <w:spacing w:before="40" w:after="40"/>
              <w:ind w:left="0"/>
              <w:jc w:val="center"/>
            </w:pPr>
            <w:r w:rsidRPr="00A775CA">
              <w:t>1</w:t>
            </w:r>
          </w:p>
        </w:tc>
        <w:tc>
          <w:tcPr>
            <w:tcW w:w="300" w:type="dxa"/>
            <w:shd w:val="clear" w:color="auto" w:fill="D9D9D9" w:themeFill="background1" w:themeFillShade="D9"/>
          </w:tcPr>
          <w:p w:rsidR="003606E3" w:rsidRPr="00D42D17" w:rsidRDefault="00A775CA">
            <w:pPr>
              <w:spacing w:before="40" w:after="40"/>
              <w:ind w:left="0"/>
              <w:jc w:val="center"/>
            </w:pPr>
            <w:r w:rsidRPr="00A775CA">
              <w:t>2</w:t>
            </w:r>
          </w:p>
        </w:tc>
        <w:tc>
          <w:tcPr>
            <w:tcW w:w="267" w:type="dxa"/>
            <w:shd w:val="clear" w:color="auto" w:fill="D9D9D9" w:themeFill="background1" w:themeFillShade="D9"/>
          </w:tcPr>
          <w:p w:rsidR="00CC4371" w:rsidRPr="00D42D17" w:rsidRDefault="00A775CA" w:rsidP="00757B2B">
            <w:pPr>
              <w:spacing w:before="40" w:after="40"/>
              <w:ind w:left="0"/>
              <w:jc w:val="center"/>
            </w:pPr>
            <w:r w:rsidRPr="00A775CA">
              <w:t>3</w:t>
            </w:r>
          </w:p>
        </w:tc>
        <w:tc>
          <w:tcPr>
            <w:tcW w:w="289" w:type="dxa"/>
            <w:shd w:val="clear" w:color="auto" w:fill="D9D9D9" w:themeFill="background1" w:themeFillShade="D9"/>
          </w:tcPr>
          <w:p w:rsidR="00CC4371" w:rsidRPr="00D42D17" w:rsidRDefault="00A775CA" w:rsidP="00757B2B">
            <w:pPr>
              <w:spacing w:before="40" w:after="40"/>
              <w:ind w:left="0"/>
              <w:jc w:val="center"/>
            </w:pPr>
            <w:r w:rsidRPr="00A775CA">
              <w:t>4</w:t>
            </w:r>
          </w:p>
        </w:tc>
        <w:tc>
          <w:tcPr>
            <w:tcW w:w="278" w:type="dxa"/>
            <w:shd w:val="clear" w:color="auto" w:fill="D9D9D9" w:themeFill="background1" w:themeFillShade="D9"/>
          </w:tcPr>
          <w:p w:rsidR="00CC4371" w:rsidRPr="00D42D17" w:rsidRDefault="00A775CA" w:rsidP="00757B2B">
            <w:pPr>
              <w:spacing w:before="40" w:after="40"/>
              <w:ind w:left="0"/>
              <w:jc w:val="center"/>
            </w:pPr>
            <w:r w:rsidRPr="00A775CA">
              <w:t>5</w:t>
            </w:r>
          </w:p>
        </w:tc>
        <w:tc>
          <w:tcPr>
            <w:tcW w:w="255" w:type="dxa"/>
            <w:shd w:val="clear" w:color="auto" w:fill="D9D9D9" w:themeFill="background1" w:themeFillShade="D9"/>
          </w:tcPr>
          <w:p w:rsidR="00CC4371" w:rsidRPr="00D42D17" w:rsidRDefault="00A775CA" w:rsidP="00757B2B">
            <w:pPr>
              <w:spacing w:before="40" w:after="40"/>
              <w:ind w:left="0"/>
              <w:jc w:val="center"/>
            </w:pPr>
            <w:r w:rsidRPr="00A775CA">
              <w:t>6</w:t>
            </w:r>
          </w:p>
        </w:tc>
        <w:tc>
          <w:tcPr>
            <w:tcW w:w="278" w:type="dxa"/>
            <w:shd w:val="clear" w:color="auto" w:fill="D9D9D9" w:themeFill="background1" w:themeFillShade="D9"/>
          </w:tcPr>
          <w:p w:rsidR="00CC4371" w:rsidRPr="00D42D17" w:rsidRDefault="00A775CA" w:rsidP="00757B2B">
            <w:pPr>
              <w:spacing w:before="40" w:after="40"/>
              <w:ind w:left="0"/>
              <w:jc w:val="center"/>
            </w:pPr>
            <w:r w:rsidRPr="00A775CA">
              <w:t>7</w:t>
            </w:r>
          </w:p>
        </w:tc>
        <w:tc>
          <w:tcPr>
            <w:tcW w:w="278" w:type="dxa"/>
            <w:shd w:val="clear" w:color="auto" w:fill="D9D9D9" w:themeFill="background1" w:themeFillShade="D9"/>
          </w:tcPr>
          <w:p w:rsidR="00CC4371" w:rsidRPr="00D42D17" w:rsidRDefault="00A775CA" w:rsidP="00757B2B">
            <w:pPr>
              <w:spacing w:before="40" w:after="40"/>
              <w:ind w:left="0"/>
              <w:jc w:val="center"/>
            </w:pPr>
            <w:r w:rsidRPr="00A775CA">
              <w:t>8</w:t>
            </w:r>
          </w:p>
        </w:tc>
        <w:tc>
          <w:tcPr>
            <w:tcW w:w="289" w:type="dxa"/>
            <w:shd w:val="clear" w:color="auto" w:fill="D9D9D9" w:themeFill="background1" w:themeFillShade="D9"/>
          </w:tcPr>
          <w:p w:rsidR="00CC4371" w:rsidRPr="00D42D17" w:rsidRDefault="00A775CA" w:rsidP="00757B2B">
            <w:pPr>
              <w:spacing w:before="40" w:after="40"/>
              <w:ind w:left="0"/>
              <w:jc w:val="center"/>
            </w:pPr>
            <w:r w:rsidRPr="00A775CA">
              <w:t>9</w:t>
            </w:r>
          </w:p>
        </w:tc>
        <w:tc>
          <w:tcPr>
            <w:tcW w:w="255" w:type="dxa"/>
            <w:shd w:val="clear" w:color="auto" w:fill="D9D9D9" w:themeFill="background1" w:themeFillShade="D9"/>
          </w:tcPr>
          <w:p w:rsidR="00CC4371" w:rsidRPr="00D42D17" w:rsidRDefault="00A775CA" w:rsidP="00757B2B">
            <w:pPr>
              <w:spacing w:before="40" w:after="40"/>
              <w:ind w:left="0"/>
              <w:jc w:val="center"/>
            </w:pPr>
            <w:r w:rsidRPr="00A775CA">
              <w:t>0</w:t>
            </w:r>
          </w:p>
        </w:tc>
        <w:tc>
          <w:tcPr>
            <w:tcW w:w="255" w:type="dxa"/>
            <w:shd w:val="clear" w:color="auto" w:fill="D9D9D9" w:themeFill="background1" w:themeFillShade="D9"/>
          </w:tcPr>
          <w:p w:rsidR="00CC4371" w:rsidRPr="00D42D17" w:rsidRDefault="00A775CA" w:rsidP="00757B2B">
            <w:pPr>
              <w:spacing w:before="40" w:after="40"/>
              <w:ind w:left="0"/>
              <w:jc w:val="center"/>
            </w:pPr>
            <w:r w:rsidRPr="00A775CA">
              <w:t>1</w:t>
            </w:r>
          </w:p>
        </w:tc>
        <w:tc>
          <w:tcPr>
            <w:tcW w:w="255" w:type="dxa"/>
            <w:shd w:val="clear" w:color="auto" w:fill="D9D9D9" w:themeFill="background1" w:themeFillShade="D9"/>
          </w:tcPr>
          <w:p w:rsidR="00CC4371" w:rsidRPr="00D42D17" w:rsidRDefault="00A775CA" w:rsidP="00757B2B">
            <w:pPr>
              <w:spacing w:before="40" w:after="40"/>
              <w:ind w:left="0"/>
              <w:jc w:val="center"/>
            </w:pPr>
            <w:r w:rsidRPr="00A775CA">
              <w:t>2</w:t>
            </w:r>
          </w:p>
        </w:tc>
        <w:tc>
          <w:tcPr>
            <w:tcW w:w="255" w:type="dxa"/>
            <w:shd w:val="clear" w:color="auto" w:fill="D9D9D9" w:themeFill="background1" w:themeFillShade="D9"/>
          </w:tcPr>
          <w:p w:rsidR="00CC4371" w:rsidRPr="00D42D17" w:rsidRDefault="00A775CA" w:rsidP="00757B2B">
            <w:pPr>
              <w:spacing w:before="40" w:after="40"/>
              <w:ind w:left="0"/>
              <w:jc w:val="center"/>
            </w:pPr>
            <w:r w:rsidRPr="00A775CA">
              <w:t>3</w:t>
            </w:r>
          </w:p>
        </w:tc>
      </w:tr>
    </w:tbl>
    <w:p w:rsidR="00CD4F73" w:rsidRPr="00D42D17" w:rsidRDefault="00A775CA" w:rsidP="000E60DD">
      <w:pPr>
        <w:pStyle w:val="L1Normal"/>
      </w:pPr>
      <w:r w:rsidRPr="00A775CA">
        <w:t>A total of 13-digit of combined characters and numbers are used for correspondence numbering.</w:t>
      </w:r>
    </w:p>
    <w:p w:rsidR="00CD4F73" w:rsidRPr="00D42D17" w:rsidRDefault="00A775CA" w:rsidP="000E60DD">
      <w:pPr>
        <w:pStyle w:val="L1Normal"/>
      </w:pPr>
      <w:r w:rsidRPr="00A775CA">
        <w:t>Where:</w:t>
      </w:r>
    </w:p>
    <w:tbl>
      <w:tblPr>
        <w:tblW w:w="92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55"/>
        <w:gridCol w:w="255"/>
        <w:gridCol w:w="255"/>
        <w:gridCol w:w="255"/>
        <w:gridCol w:w="255"/>
        <w:gridCol w:w="255"/>
        <w:gridCol w:w="7750"/>
      </w:tblGrid>
      <w:tr w:rsidR="006A4D65" w:rsidRPr="00D42D17" w:rsidTr="006F2BD5">
        <w:trPr>
          <w:cantSplit/>
          <w:tblHeader/>
        </w:trPr>
        <w:tc>
          <w:tcPr>
            <w:tcW w:w="255"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keepNext/>
              <w:spacing w:before="40" w:after="40"/>
              <w:ind w:left="0"/>
              <w:jc w:val="center"/>
              <w:rPr>
                <w:b/>
              </w:rPr>
            </w:pPr>
            <w:r w:rsidRPr="00A775CA">
              <w:rPr>
                <w:b/>
              </w:rPr>
              <w:t>A</w:t>
            </w:r>
          </w:p>
        </w:tc>
        <w:tc>
          <w:tcPr>
            <w:tcW w:w="255"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keepNext/>
              <w:spacing w:before="40" w:after="40"/>
              <w:ind w:left="0"/>
              <w:jc w:val="center"/>
              <w:rPr>
                <w:b/>
              </w:rPr>
            </w:pPr>
            <w:r w:rsidRPr="00A775CA">
              <w:rPr>
                <w:b/>
              </w:rPr>
              <w:t>:</w:t>
            </w:r>
          </w:p>
        </w:tc>
        <w:tc>
          <w:tcPr>
            <w:tcW w:w="7750"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6A4D65">
            <w:pPr>
              <w:keepNext/>
              <w:spacing w:before="40" w:after="40"/>
              <w:ind w:left="92"/>
              <w:rPr>
                <w:b/>
              </w:rPr>
            </w:pPr>
            <w:r w:rsidRPr="00A775CA">
              <w:rPr>
                <w:b/>
              </w:rPr>
              <w:t xml:space="preserve">The first 5-character string “AAAAA” denotes the acronym for the project. </w:t>
            </w:r>
          </w:p>
        </w:tc>
      </w:tr>
      <w:tr w:rsidR="006A4D65" w:rsidRPr="00D42D17" w:rsidTr="006F2BD5">
        <w:trPr>
          <w:cantSplit/>
        </w:trPr>
        <w:tc>
          <w:tcPr>
            <w:tcW w:w="255" w:type="dxa"/>
            <w:tcBorders>
              <w:top w:val="single" w:sz="4" w:space="0" w:color="auto"/>
              <w:bottom w:val="single" w:sz="4" w:space="0" w:color="auto"/>
            </w:tcBorders>
          </w:tcPr>
          <w:p w:rsidR="006A4D65" w:rsidRPr="00D42D17" w:rsidRDefault="00A775CA" w:rsidP="00CC0DD4">
            <w:pPr>
              <w:keepNext/>
              <w:spacing w:before="40" w:after="40"/>
              <w:ind w:left="0"/>
              <w:jc w:val="center"/>
              <w:rPr>
                <w:b/>
              </w:rPr>
            </w:pPr>
            <w:r w:rsidRPr="00A775CA">
              <w:rPr>
                <w:b/>
              </w:rPr>
              <w:t>I</w:t>
            </w:r>
          </w:p>
        </w:tc>
        <w:tc>
          <w:tcPr>
            <w:tcW w:w="255" w:type="dxa"/>
            <w:tcBorders>
              <w:top w:val="single" w:sz="4" w:space="0" w:color="auto"/>
              <w:bottom w:val="single" w:sz="4" w:space="0" w:color="auto"/>
            </w:tcBorders>
          </w:tcPr>
          <w:p w:rsidR="006A4D65" w:rsidRPr="00D42D17" w:rsidRDefault="00A775CA" w:rsidP="00CC0DD4">
            <w:pPr>
              <w:keepNext/>
              <w:spacing w:before="40" w:after="40"/>
              <w:ind w:left="0"/>
              <w:jc w:val="center"/>
              <w:rPr>
                <w:b/>
              </w:rPr>
            </w:pPr>
            <w:r w:rsidRPr="00A775CA">
              <w:rPr>
                <w:b/>
              </w:rPr>
              <w:t>G</w:t>
            </w:r>
          </w:p>
        </w:tc>
        <w:tc>
          <w:tcPr>
            <w:tcW w:w="255" w:type="dxa"/>
            <w:tcBorders>
              <w:top w:val="single" w:sz="4" w:space="0" w:color="auto"/>
              <w:bottom w:val="single" w:sz="4" w:space="0" w:color="auto"/>
            </w:tcBorders>
          </w:tcPr>
          <w:p w:rsidR="006A4D65" w:rsidRPr="00D42D17" w:rsidRDefault="00A775CA" w:rsidP="00CC0DD4">
            <w:pPr>
              <w:keepNext/>
              <w:spacing w:before="40" w:after="40"/>
              <w:ind w:left="0"/>
              <w:jc w:val="center"/>
              <w:rPr>
                <w:b/>
              </w:rPr>
            </w:pPr>
            <w:r w:rsidRPr="00A775CA">
              <w:rPr>
                <w:b/>
              </w:rPr>
              <w:t>F</w:t>
            </w:r>
          </w:p>
        </w:tc>
        <w:tc>
          <w:tcPr>
            <w:tcW w:w="255" w:type="dxa"/>
            <w:tcBorders>
              <w:top w:val="single" w:sz="4" w:space="0" w:color="auto"/>
              <w:bottom w:val="single" w:sz="4" w:space="0" w:color="auto"/>
            </w:tcBorders>
          </w:tcPr>
          <w:p w:rsidR="006A4D65" w:rsidRPr="00D42D17" w:rsidRDefault="00A775CA" w:rsidP="00CC0DD4">
            <w:pPr>
              <w:keepNext/>
              <w:spacing w:before="40" w:after="40"/>
              <w:ind w:left="0"/>
              <w:jc w:val="center"/>
              <w:rPr>
                <w:b/>
              </w:rPr>
            </w:pPr>
            <w:r w:rsidRPr="00A775CA">
              <w:rPr>
                <w:b/>
              </w:rPr>
              <w:t>D</w:t>
            </w:r>
          </w:p>
        </w:tc>
        <w:tc>
          <w:tcPr>
            <w:tcW w:w="255" w:type="dxa"/>
            <w:tcBorders>
              <w:top w:val="single" w:sz="4" w:space="0" w:color="auto"/>
              <w:bottom w:val="single" w:sz="4" w:space="0" w:color="auto"/>
            </w:tcBorders>
          </w:tcPr>
          <w:p w:rsidR="006A4D65" w:rsidRPr="00D42D17" w:rsidRDefault="00A775CA" w:rsidP="00CC0DD4">
            <w:pPr>
              <w:keepNext/>
              <w:spacing w:before="40" w:after="40"/>
              <w:ind w:left="0"/>
              <w:jc w:val="center"/>
              <w:rPr>
                <w:b/>
              </w:rPr>
            </w:pPr>
            <w:r w:rsidRPr="00A775CA">
              <w:rPr>
                <w:b/>
              </w:rPr>
              <w:t>P</w:t>
            </w:r>
          </w:p>
        </w:tc>
        <w:tc>
          <w:tcPr>
            <w:tcW w:w="255" w:type="dxa"/>
            <w:tcBorders>
              <w:top w:val="single" w:sz="4" w:space="0" w:color="auto"/>
              <w:bottom w:val="single" w:sz="4" w:space="0" w:color="auto"/>
            </w:tcBorders>
          </w:tcPr>
          <w:p w:rsidR="006A4D65" w:rsidRPr="00D42D17" w:rsidRDefault="00A775CA" w:rsidP="00CC0DD4">
            <w:pPr>
              <w:keepNext/>
              <w:spacing w:before="40" w:after="40"/>
              <w:ind w:left="0"/>
              <w:jc w:val="center"/>
            </w:pPr>
            <w:r w:rsidRPr="00A775CA">
              <w:t>-</w:t>
            </w:r>
          </w:p>
        </w:tc>
        <w:tc>
          <w:tcPr>
            <w:tcW w:w="7750" w:type="dxa"/>
            <w:tcBorders>
              <w:top w:val="single" w:sz="4" w:space="0" w:color="auto"/>
              <w:bottom w:val="single" w:sz="4" w:space="0" w:color="auto"/>
            </w:tcBorders>
          </w:tcPr>
          <w:p w:rsidR="006A4D65" w:rsidRPr="00D42D17" w:rsidRDefault="00A775CA" w:rsidP="00CC0DD4">
            <w:pPr>
              <w:keepNext/>
              <w:spacing w:before="40" w:after="40"/>
              <w:ind w:left="92"/>
            </w:pPr>
            <w:r w:rsidRPr="00A775CA">
              <w:t>Ichthys Gas Field Development Project.</w:t>
            </w:r>
          </w:p>
        </w:tc>
      </w:tr>
    </w:tbl>
    <w:p w:rsidR="00CD4F73" w:rsidRPr="00D42D17" w:rsidRDefault="00CD4F73" w:rsidP="00CD4F73">
      <w:pPr>
        <w:tabs>
          <w:tab w:val="left" w:pos="250"/>
          <w:tab w:val="left" w:pos="505"/>
          <w:tab w:val="left" w:pos="760"/>
          <w:tab w:val="left" w:pos="1015"/>
        </w:tabs>
        <w:ind w:left="-5"/>
      </w:pPr>
    </w:p>
    <w:p w:rsidR="00CD4F73" w:rsidRPr="00D42D17" w:rsidRDefault="00CD4F73" w:rsidP="00CD4F73">
      <w:pPr>
        <w:tabs>
          <w:tab w:val="left" w:pos="250"/>
          <w:tab w:val="left" w:pos="505"/>
          <w:tab w:val="left" w:pos="760"/>
          <w:tab w:val="left" w:pos="1015"/>
        </w:tabs>
        <w:ind w:left="-5"/>
      </w:pPr>
    </w:p>
    <w:tbl>
      <w:tblPr>
        <w:tblW w:w="9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288"/>
        <w:gridCol w:w="266"/>
        <w:gridCol w:w="266"/>
        <w:gridCol w:w="254"/>
        <w:gridCol w:w="8201"/>
      </w:tblGrid>
      <w:tr w:rsidR="00CD4F73" w:rsidRPr="00D42D17" w:rsidTr="006F2BD5">
        <w:trPr>
          <w:cantSplit/>
          <w:tblHeader/>
        </w:trPr>
        <w:tc>
          <w:tcPr>
            <w:tcW w:w="288" w:type="dxa"/>
            <w:tcBorders>
              <w:top w:val="single" w:sz="4" w:space="0" w:color="auto"/>
              <w:left w:val="single" w:sz="4" w:space="0" w:color="auto"/>
              <w:bottom w:val="single" w:sz="4" w:space="0" w:color="auto"/>
              <w:right w:val="single" w:sz="4" w:space="0" w:color="auto"/>
            </w:tcBorders>
            <w:shd w:val="clear" w:color="auto" w:fill="E6E6E6"/>
          </w:tcPr>
          <w:p w:rsidR="00CD4F73" w:rsidRPr="00D42D17" w:rsidRDefault="00A775CA" w:rsidP="00CC0DD4">
            <w:pPr>
              <w:spacing w:before="40" w:after="40"/>
              <w:ind w:left="0"/>
              <w:jc w:val="center"/>
              <w:rPr>
                <w:b/>
              </w:rPr>
            </w:pPr>
            <w:r w:rsidRPr="00A775CA">
              <w:rPr>
                <w:b/>
              </w:rPr>
              <w:t>B</w:t>
            </w:r>
          </w:p>
        </w:tc>
        <w:tc>
          <w:tcPr>
            <w:tcW w:w="266" w:type="dxa"/>
            <w:tcBorders>
              <w:top w:val="single" w:sz="4" w:space="0" w:color="auto"/>
              <w:left w:val="single" w:sz="4" w:space="0" w:color="auto"/>
              <w:bottom w:val="single" w:sz="4" w:space="0" w:color="auto"/>
              <w:right w:val="single" w:sz="4" w:space="0" w:color="auto"/>
            </w:tcBorders>
            <w:shd w:val="clear" w:color="auto" w:fill="E6E6E6"/>
          </w:tcPr>
          <w:p w:rsidR="00CD4F73" w:rsidRPr="00D42D17" w:rsidRDefault="00A775CA" w:rsidP="00CC0DD4">
            <w:pPr>
              <w:spacing w:before="40" w:after="40"/>
              <w:ind w:left="0"/>
              <w:jc w:val="center"/>
              <w:rPr>
                <w:b/>
              </w:rPr>
            </w:pPr>
            <w:r w:rsidRPr="00A775CA">
              <w:rPr>
                <w:b/>
              </w:rPr>
              <w:t>B</w:t>
            </w:r>
          </w:p>
        </w:tc>
        <w:tc>
          <w:tcPr>
            <w:tcW w:w="266" w:type="dxa"/>
            <w:tcBorders>
              <w:top w:val="single" w:sz="4" w:space="0" w:color="auto"/>
              <w:left w:val="single" w:sz="4" w:space="0" w:color="auto"/>
              <w:bottom w:val="single" w:sz="4" w:space="0" w:color="auto"/>
              <w:right w:val="single" w:sz="4" w:space="0" w:color="auto"/>
            </w:tcBorders>
            <w:shd w:val="clear" w:color="auto" w:fill="E6E6E6"/>
          </w:tcPr>
          <w:p w:rsidR="00CD4F73" w:rsidRPr="00D42D17" w:rsidRDefault="00A775CA" w:rsidP="00CC0DD4">
            <w:pPr>
              <w:spacing w:before="40" w:after="40"/>
              <w:ind w:left="0"/>
              <w:jc w:val="center"/>
              <w:rPr>
                <w:b/>
              </w:rPr>
            </w:pPr>
            <w:r w:rsidRPr="00A775CA">
              <w:rPr>
                <w:b/>
              </w:rPr>
              <w:t>B</w:t>
            </w:r>
          </w:p>
        </w:tc>
        <w:tc>
          <w:tcPr>
            <w:tcW w:w="254" w:type="dxa"/>
            <w:tcBorders>
              <w:top w:val="single" w:sz="4" w:space="0" w:color="auto"/>
              <w:left w:val="single" w:sz="4" w:space="0" w:color="auto"/>
              <w:bottom w:val="single" w:sz="4" w:space="0" w:color="auto"/>
              <w:right w:val="single" w:sz="4" w:space="0" w:color="auto"/>
            </w:tcBorders>
            <w:shd w:val="clear" w:color="auto" w:fill="E6E6E6"/>
          </w:tcPr>
          <w:p w:rsidR="00CD4F73" w:rsidRPr="00D42D17" w:rsidRDefault="00A775CA" w:rsidP="00CC0DD4">
            <w:pPr>
              <w:spacing w:before="40" w:after="40"/>
              <w:ind w:left="0"/>
              <w:jc w:val="center"/>
              <w:rPr>
                <w:b/>
              </w:rPr>
            </w:pPr>
            <w:r w:rsidRPr="00A775CA">
              <w:rPr>
                <w:b/>
              </w:rPr>
              <w:t>:</w:t>
            </w:r>
          </w:p>
        </w:tc>
        <w:tc>
          <w:tcPr>
            <w:tcW w:w="8201" w:type="dxa"/>
            <w:tcBorders>
              <w:top w:val="single" w:sz="4" w:space="0" w:color="auto"/>
              <w:left w:val="single" w:sz="4" w:space="0" w:color="auto"/>
              <w:bottom w:val="single" w:sz="4" w:space="0" w:color="auto"/>
              <w:right w:val="single" w:sz="4" w:space="0" w:color="auto"/>
            </w:tcBorders>
            <w:shd w:val="clear" w:color="auto" w:fill="E6E6E6"/>
          </w:tcPr>
          <w:p w:rsidR="00CD4F73" w:rsidRPr="00D42D17" w:rsidRDefault="00A775CA" w:rsidP="00CC0DD4">
            <w:pPr>
              <w:spacing w:before="40" w:after="40"/>
              <w:ind w:left="92"/>
              <w:rPr>
                <w:b/>
              </w:rPr>
            </w:pPr>
            <w:r w:rsidRPr="00A775CA">
              <w:rPr>
                <w:b/>
              </w:rPr>
              <w:t>The second 3-character string “BBB” denotes the acronym for receiver, i.e. Sub-Vendor</w:t>
            </w:r>
          </w:p>
        </w:tc>
      </w:tr>
      <w:tr w:rsidR="00CD4F73" w:rsidRPr="00D42D17" w:rsidTr="006F2BD5">
        <w:trPr>
          <w:cantSplit/>
        </w:trPr>
        <w:tc>
          <w:tcPr>
            <w:tcW w:w="288" w:type="dxa"/>
            <w:tcBorders>
              <w:top w:val="single" w:sz="4" w:space="0" w:color="auto"/>
              <w:bottom w:val="single" w:sz="4" w:space="0" w:color="auto"/>
            </w:tcBorders>
          </w:tcPr>
          <w:p w:rsidR="00CD4F73" w:rsidRPr="00D42D17" w:rsidRDefault="00A775CA" w:rsidP="00CC0DD4">
            <w:pPr>
              <w:spacing w:before="40" w:after="40"/>
              <w:ind w:left="0"/>
              <w:jc w:val="center"/>
            </w:pPr>
            <w:r w:rsidRPr="00A775CA">
              <w:t>Y</w:t>
            </w:r>
          </w:p>
        </w:tc>
        <w:tc>
          <w:tcPr>
            <w:tcW w:w="266" w:type="dxa"/>
            <w:tcBorders>
              <w:top w:val="single" w:sz="4" w:space="0" w:color="auto"/>
              <w:bottom w:val="single" w:sz="4" w:space="0" w:color="auto"/>
            </w:tcBorders>
          </w:tcPr>
          <w:p w:rsidR="00CD4F73" w:rsidRPr="00D42D17" w:rsidRDefault="00A775CA" w:rsidP="00CC0DD4">
            <w:pPr>
              <w:spacing w:before="40" w:after="40"/>
              <w:ind w:left="0"/>
              <w:jc w:val="center"/>
            </w:pPr>
            <w:r w:rsidRPr="00A775CA">
              <w:t>E</w:t>
            </w:r>
          </w:p>
        </w:tc>
        <w:tc>
          <w:tcPr>
            <w:tcW w:w="266" w:type="dxa"/>
            <w:tcBorders>
              <w:top w:val="single" w:sz="4" w:space="0" w:color="auto"/>
              <w:bottom w:val="single" w:sz="4" w:space="0" w:color="auto"/>
            </w:tcBorders>
          </w:tcPr>
          <w:p w:rsidR="00CD4F73" w:rsidRPr="00D42D17" w:rsidRDefault="00A775CA" w:rsidP="00CC0DD4">
            <w:pPr>
              <w:spacing w:before="40" w:after="40"/>
              <w:ind w:left="0"/>
              <w:jc w:val="center"/>
            </w:pPr>
            <w:r w:rsidRPr="00A775CA">
              <w:t>A</w:t>
            </w:r>
          </w:p>
        </w:tc>
        <w:tc>
          <w:tcPr>
            <w:tcW w:w="254" w:type="dxa"/>
            <w:tcBorders>
              <w:top w:val="single" w:sz="4" w:space="0" w:color="auto"/>
              <w:bottom w:val="single" w:sz="4" w:space="0" w:color="auto"/>
              <w:right w:val="single" w:sz="4" w:space="0" w:color="auto"/>
            </w:tcBorders>
          </w:tcPr>
          <w:p w:rsidR="00CD4F73" w:rsidRPr="00D42D17" w:rsidRDefault="00A775CA" w:rsidP="00CC0DD4">
            <w:pPr>
              <w:spacing w:before="40" w:after="40"/>
              <w:ind w:left="0"/>
              <w:jc w:val="center"/>
            </w:pPr>
            <w:r w:rsidRPr="00A775CA">
              <w:t>-</w:t>
            </w:r>
          </w:p>
        </w:tc>
        <w:tc>
          <w:tcPr>
            <w:tcW w:w="8201" w:type="dxa"/>
            <w:tcBorders>
              <w:top w:val="single" w:sz="4" w:space="0" w:color="auto"/>
              <w:left w:val="single" w:sz="4" w:space="0" w:color="auto"/>
              <w:bottom w:val="single" w:sz="4" w:space="0" w:color="auto"/>
            </w:tcBorders>
          </w:tcPr>
          <w:p w:rsidR="00CD4F73" w:rsidRPr="00D42D17" w:rsidRDefault="00AC2259" w:rsidP="00CC0DD4">
            <w:pPr>
              <w:spacing w:before="40" w:after="40"/>
              <w:ind w:left="92"/>
              <w:rPr>
                <w:color w:val="000000"/>
              </w:rPr>
            </w:pPr>
            <w:r>
              <w:rPr>
                <w:color w:val="000000"/>
              </w:rPr>
              <w:t>ICSS Supplier</w:t>
            </w:r>
            <w:r w:rsidR="00A775CA" w:rsidRPr="00A775CA">
              <w:rPr>
                <w:color w:val="000000"/>
              </w:rPr>
              <w:t xml:space="preserve"> internally</w:t>
            </w:r>
          </w:p>
        </w:tc>
      </w:tr>
    </w:tbl>
    <w:p w:rsidR="00CD4F73" w:rsidRPr="00D42D17" w:rsidRDefault="00CD4F73" w:rsidP="000E60DD">
      <w:pPr>
        <w:pStyle w:val="L1Normal"/>
      </w:pPr>
    </w:p>
    <w:tbl>
      <w:tblPr>
        <w:tblW w:w="92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tblPr>
      <w:tblGrid>
        <w:gridCol w:w="351"/>
        <w:gridCol w:w="351"/>
        <w:gridCol w:w="352"/>
        <w:gridCol w:w="352"/>
        <w:gridCol w:w="7874"/>
      </w:tblGrid>
      <w:tr w:rsidR="006A4D65" w:rsidRPr="00D42D17" w:rsidTr="006F2BD5">
        <w:trPr>
          <w:cantSplit/>
          <w:tblHeader/>
        </w:trPr>
        <w:tc>
          <w:tcPr>
            <w:tcW w:w="351"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spacing w:before="40" w:after="40"/>
              <w:ind w:left="0"/>
              <w:jc w:val="center"/>
              <w:rPr>
                <w:b/>
              </w:rPr>
            </w:pPr>
            <w:r w:rsidRPr="00A775CA">
              <w:rPr>
                <w:b/>
              </w:rPr>
              <w:t>N</w:t>
            </w:r>
          </w:p>
        </w:tc>
        <w:tc>
          <w:tcPr>
            <w:tcW w:w="351"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spacing w:before="40" w:after="40"/>
              <w:ind w:left="0"/>
              <w:jc w:val="center"/>
              <w:rPr>
                <w:b/>
              </w:rPr>
            </w:pPr>
            <w:r w:rsidRPr="00A775CA">
              <w:rPr>
                <w:b/>
              </w:rPr>
              <w:t>N</w:t>
            </w:r>
          </w:p>
        </w:tc>
        <w:tc>
          <w:tcPr>
            <w:tcW w:w="352"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spacing w:before="40" w:after="40"/>
              <w:ind w:left="0"/>
              <w:jc w:val="center"/>
              <w:rPr>
                <w:b/>
              </w:rPr>
            </w:pPr>
            <w:r w:rsidRPr="00A775CA">
              <w:rPr>
                <w:b/>
              </w:rPr>
              <w:t>N</w:t>
            </w:r>
          </w:p>
        </w:tc>
        <w:tc>
          <w:tcPr>
            <w:tcW w:w="352"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spacing w:before="40" w:after="40"/>
              <w:ind w:left="92"/>
              <w:rPr>
                <w:b/>
              </w:rPr>
            </w:pPr>
            <w:r w:rsidRPr="00A775CA">
              <w:rPr>
                <w:b/>
              </w:rPr>
              <w:t>:</w:t>
            </w:r>
          </w:p>
        </w:tc>
        <w:tc>
          <w:tcPr>
            <w:tcW w:w="7874" w:type="dxa"/>
            <w:tcBorders>
              <w:top w:val="single" w:sz="4" w:space="0" w:color="auto"/>
              <w:left w:val="single" w:sz="4" w:space="0" w:color="auto"/>
              <w:bottom w:val="single" w:sz="4" w:space="0" w:color="auto"/>
              <w:right w:val="single" w:sz="4" w:space="0" w:color="auto"/>
            </w:tcBorders>
            <w:shd w:val="clear" w:color="auto" w:fill="E6E6E6"/>
          </w:tcPr>
          <w:p w:rsidR="006A4D65" w:rsidRPr="00D42D17" w:rsidRDefault="00A775CA" w:rsidP="00CC0DD4">
            <w:pPr>
              <w:spacing w:before="40" w:after="40"/>
              <w:ind w:left="92"/>
              <w:rPr>
                <w:b/>
              </w:rPr>
            </w:pPr>
            <w:r w:rsidRPr="00A775CA">
              <w:rPr>
                <w:b/>
              </w:rPr>
              <w:t>The last 4-digit number “NNNN” is used sequentially for each type of outgoing to sub-vendor correspondence.</w:t>
            </w:r>
          </w:p>
        </w:tc>
      </w:tr>
      <w:tr w:rsidR="006A4D65" w:rsidRPr="00D42D17" w:rsidTr="006F2BD5">
        <w:trPr>
          <w:cantSplit/>
        </w:trPr>
        <w:tc>
          <w:tcPr>
            <w:tcW w:w="351" w:type="dxa"/>
            <w:tcBorders>
              <w:top w:val="single" w:sz="4" w:space="0" w:color="auto"/>
              <w:bottom w:val="single" w:sz="4" w:space="0" w:color="auto"/>
            </w:tcBorders>
          </w:tcPr>
          <w:p w:rsidR="006A4D65" w:rsidRPr="00D42D17" w:rsidRDefault="00A775CA" w:rsidP="00CC0DD4">
            <w:pPr>
              <w:spacing w:before="40" w:after="40"/>
              <w:ind w:left="0"/>
              <w:jc w:val="center"/>
            </w:pPr>
            <w:r w:rsidRPr="00A775CA">
              <w:t>0</w:t>
            </w:r>
          </w:p>
        </w:tc>
        <w:tc>
          <w:tcPr>
            <w:tcW w:w="351" w:type="dxa"/>
            <w:tcBorders>
              <w:top w:val="single" w:sz="4" w:space="0" w:color="auto"/>
              <w:bottom w:val="single" w:sz="4" w:space="0" w:color="auto"/>
            </w:tcBorders>
          </w:tcPr>
          <w:p w:rsidR="006A4D65" w:rsidRPr="00D42D17" w:rsidRDefault="00A775CA" w:rsidP="00CC0DD4">
            <w:pPr>
              <w:spacing w:before="40" w:after="40"/>
              <w:ind w:left="0"/>
              <w:jc w:val="center"/>
            </w:pPr>
            <w:r w:rsidRPr="00A775CA">
              <w:t>0</w:t>
            </w:r>
          </w:p>
        </w:tc>
        <w:tc>
          <w:tcPr>
            <w:tcW w:w="352" w:type="dxa"/>
            <w:tcBorders>
              <w:top w:val="single" w:sz="4" w:space="0" w:color="auto"/>
              <w:bottom w:val="single" w:sz="4" w:space="0" w:color="auto"/>
            </w:tcBorders>
          </w:tcPr>
          <w:p w:rsidR="006A4D65" w:rsidRPr="00D42D17" w:rsidRDefault="00A775CA" w:rsidP="00CC0DD4">
            <w:pPr>
              <w:spacing w:before="40" w:after="40"/>
              <w:ind w:left="0"/>
              <w:jc w:val="center"/>
            </w:pPr>
            <w:r w:rsidRPr="00A775CA">
              <w:t>1</w:t>
            </w:r>
          </w:p>
        </w:tc>
        <w:tc>
          <w:tcPr>
            <w:tcW w:w="352" w:type="dxa"/>
            <w:tcBorders>
              <w:top w:val="single" w:sz="4" w:space="0" w:color="auto"/>
              <w:bottom w:val="nil"/>
              <w:right w:val="nil"/>
            </w:tcBorders>
          </w:tcPr>
          <w:p w:rsidR="006A4D65" w:rsidRPr="00D42D17" w:rsidRDefault="006A4D65" w:rsidP="00CC0DD4">
            <w:pPr>
              <w:spacing w:before="40" w:after="40"/>
              <w:ind w:left="92"/>
            </w:pPr>
          </w:p>
        </w:tc>
        <w:tc>
          <w:tcPr>
            <w:tcW w:w="7874" w:type="dxa"/>
            <w:vMerge w:val="restart"/>
            <w:tcBorders>
              <w:top w:val="single" w:sz="4" w:space="0" w:color="auto"/>
              <w:left w:val="nil"/>
            </w:tcBorders>
          </w:tcPr>
          <w:p w:rsidR="006A4D65" w:rsidRPr="00D42D17" w:rsidRDefault="00A775CA" w:rsidP="006A4D65">
            <w:pPr>
              <w:spacing w:before="40" w:after="40"/>
              <w:ind w:left="92"/>
            </w:pPr>
            <w:r w:rsidRPr="00A775CA">
              <w:t xml:space="preserve">001~999 are to be used for each outgoing to sub-vendor.  </w:t>
            </w:r>
          </w:p>
        </w:tc>
      </w:tr>
      <w:tr w:rsidR="006A4D65" w:rsidRPr="00D42D17" w:rsidTr="006F2BD5">
        <w:trPr>
          <w:cantSplit/>
        </w:trPr>
        <w:tc>
          <w:tcPr>
            <w:tcW w:w="351" w:type="dxa"/>
            <w:tcBorders>
              <w:top w:val="single" w:sz="4" w:space="0" w:color="auto"/>
              <w:bottom w:val="single" w:sz="4" w:space="0" w:color="auto"/>
              <w:right w:val="nil"/>
            </w:tcBorders>
          </w:tcPr>
          <w:p w:rsidR="006A4D65" w:rsidRPr="00D42D17" w:rsidRDefault="00A775CA" w:rsidP="00CC0DD4">
            <w:pPr>
              <w:spacing w:before="40" w:after="40"/>
              <w:ind w:left="0"/>
              <w:jc w:val="center"/>
            </w:pPr>
            <w:r w:rsidRPr="00A775CA">
              <w:t>~</w:t>
            </w:r>
          </w:p>
        </w:tc>
        <w:tc>
          <w:tcPr>
            <w:tcW w:w="351" w:type="dxa"/>
            <w:tcBorders>
              <w:top w:val="single" w:sz="4" w:space="0" w:color="auto"/>
              <w:bottom w:val="single" w:sz="4" w:space="0" w:color="auto"/>
              <w:right w:val="nil"/>
            </w:tcBorders>
          </w:tcPr>
          <w:p w:rsidR="006A4D65" w:rsidRPr="00D42D17" w:rsidRDefault="006A4D65" w:rsidP="00CC0DD4">
            <w:pPr>
              <w:spacing w:before="40" w:after="40"/>
              <w:ind w:left="0"/>
              <w:jc w:val="center"/>
            </w:pPr>
          </w:p>
        </w:tc>
        <w:tc>
          <w:tcPr>
            <w:tcW w:w="352" w:type="dxa"/>
            <w:tcBorders>
              <w:top w:val="single" w:sz="4" w:space="0" w:color="auto"/>
              <w:left w:val="nil"/>
              <w:bottom w:val="single" w:sz="4" w:space="0" w:color="auto"/>
            </w:tcBorders>
          </w:tcPr>
          <w:p w:rsidR="006A4D65" w:rsidRPr="00D42D17" w:rsidRDefault="006A4D65" w:rsidP="00CC0DD4">
            <w:pPr>
              <w:spacing w:before="40" w:after="40"/>
              <w:ind w:left="0"/>
              <w:jc w:val="center"/>
            </w:pPr>
          </w:p>
        </w:tc>
        <w:tc>
          <w:tcPr>
            <w:tcW w:w="352" w:type="dxa"/>
            <w:tcBorders>
              <w:top w:val="nil"/>
              <w:bottom w:val="nil"/>
              <w:right w:val="nil"/>
            </w:tcBorders>
          </w:tcPr>
          <w:p w:rsidR="006A4D65" w:rsidRPr="00D42D17" w:rsidRDefault="006A4D65" w:rsidP="00CC0DD4">
            <w:pPr>
              <w:spacing w:before="40" w:after="40"/>
              <w:ind w:left="92"/>
            </w:pPr>
          </w:p>
        </w:tc>
        <w:tc>
          <w:tcPr>
            <w:tcW w:w="7874" w:type="dxa"/>
            <w:vMerge/>
            <w:tcBorders>
              <w:left w:val="nil"/>
            </w:tcBorders>
          </w:tcPr>
          <w:p w:rsidR="006A4D65" w:rsidRPr="00D42D17" w:rsidRDefault="006A4D65" w:rsidP="00CC0DD4">
            <w:pPr>
              <w:spacing w:before="40" w:after="40"/>
              <w:ind w:left="92"/>
            </w:pPr>
          </w:p>
        </w:tc>
      </w:tr>
      <w:tr w:rsidR="006A4D65" w:rsidRPr="00D42D17" w:rsidTr="006F2BD5">
        <w:trPr>
          <w:cantSplit/>
        </w:trPr>
        <w:tc>
          <w:tcPr>
            <w:tcW w:w="351" w:type="dxa"/>
            <w:tcBorders>
              <w:top w:val="single" w:sz="4" w:space="0" w:color="auto"/>
              <w:bottom w:val="single" w:sz="4" w:space="0" w:color="auto"/>
            </w:tcBorders>
          </w:tcPr>
          <w:p w:rsidR="006A4D65" w:rsidRPr="00D42D17" w:rsidRDefault="00A775CA" w:rsidP="00CC0DD4">
            <w:pPr>
              <w:spacing w:before="40" w:after="40"/>
              <w:ind w:left="0"/>
              <w:jc w:val="center"/>
            </w:pPr>
            <w:r w:rsidRPr="00A775CA">
              <w:t>9</w:t>
            </w:r>
          </w:p>
        </w:tc>
        <w:tc>
          <w:tcPr>
            <w:tcW w:w="351" w:type="dxa"/>
            <w:tcBorders>
              <w:top w:val="single" w:sz="4" w:space="0" w:color="auto"/>
              <w:bottom w:val="single" w:sz="4" w:space="0" w:color="auto"/>
            </w:tcBorders>
          </w:tcPr>
          <w:p w:rsidR="006A4D65" w:rsidRPr="00D42D17" w:rsidRDefault="00A775CA" w:rsidP="00CC0DD4">
            <w:pPr>
              <w:spacing w:before="40" w:after="40"/>
              <w:ind w:left="0"/>
              <w:jc w:val="center"/>
            </w:pPr>
            <w:r w:rsidRPr="00A775CA">
              <w:t>9</w:t>
            </w:r>
          </w:p>
        </w:tc>
        <w:tc>
          <w:tcPr>
            <w:tcW w:w="352" w:type="dxa"/>
            <w:tcBorders>
              <w:top w:val="single" w:sz="4" w:space="0" w:color="auto"/>
              <w:bottom w:val="single" w:sz="4" w:space="0" w:color="auto"/>
            </w:tcBorders>
          </w:tcPr>
          <w:p w:rsidR="006A4D65" w:rsidRPr="00D42D17" w:rsidRDefault="00A775CA" w:rsidP="00CC0DD4">
            <w:pPr>
              <w:spacing w:before="40" w:after="40"/>
              <w:ind w:left="0"/>
              <w:jc w:val="center"/>
            </w:pPr>
            <w:r w:rsidRPr="00A775CA">
              <w:t>9</w:t>
            </w:r>
          </w:p>
        </w:tc>
        <w:tc>
          <w:tcPr>
            <w:tcW w:w="352" w:type="dxa"/>
            <w:tcBorders>
              <w:top w:val="nil"/>
              <w:bottom w:val="single" w:sz="4" w:space="0" w:color="auto"/>
              <w:right w:val="nil"/>
            </w:tcBorders>
          </w:tcPr>
          <w:p w:rsidR="006A4D65" w:rsidRPr="00D42D17" w:rsidRDefault="006A4D65" w:rsidP="00CC0DD4">
            <w:pPr>
              <w:spacing w:before="40" w:after="40"/>
              <w:ind w:left="92"/>
            </w:pPr>
          </w:p>
        </w:tc>
        <w:tc>
          <w:tcPr>
            <w:tcW w:w="7874" w:type="dxa"/>
            <w:vMerge/>
            <w:tcBorders>
              <w:left w:val="nil"/>
              <w:bottom w:val="single" w:sz="4" w:space="0" w:color="auto"/>
            </w:tcBorders>
          </w:tcPr>
          <w:p w:rsidR="006A4D65" w:rsidRPr="00D42D17" w:rsidRDefault="006A4D65" w:rsidP="00CC0DD4">
            <w:pPr>
              <w:spacing w:before="40" w:after="40"/>
              <w:ind w:left="92"/>
            </w:pPr>
          </w:p>
        </w:tc>
      </w:tr>
    </w:tbl>
    <w:p w:rsidR="00CD4F73" w:rsidRPr="00D42D17" w:rsidRDefault="00A775CA" w:rsidP="000E60DD">
      <w:pPr>
        <w:pStyle w:val="L1Normal"/>
      </w:pPr>
      <w:r w:rsidRPr="00A775CA">
        <w:t xml:space="preserve">e.g.  IGFDP-YEA-001 </w:t>
      </w:r>
    </w:p>
    <w:p w:rsidR="00CD4F73" w:rsidRPr="00D42D17" w:rsidRDefault="00A775CA" w:rsidP="000E60DD">
      <w:pPr>
        <w:pStyle w:val="L1Normal"/>
      </w:pPr>
      <w:r w:rsidRPr="00A775CA">
        <w:t xml:space="preserve">(A reference for correspondence has been generated within </w:t>
      </w:r>
      <w:r w:rsidR="00AC2259">
        <w:t>ICSS Supplier</w:t>
      </w:r>
      <w:r w:rsidRPr="00A775CA">
        <w:t xml:space="preserve"> Ichthys Gas Field Development Project Team.)</w:t>
      </w:r>
    </w:p>
    <w:p w:rsidR="00CD4F73" w:rsidRPr="00D42D17" w:rsidRDefault="00A775CA" w:rsidP="000E60DD">
      <w:pPr>
        <w:pStyle w:val="L1Normal"/>
      </w:pPr>
      <w:r w:rsidRPr="00A775CA">
        <w:t xml:space="preserve">This reference number is created together with the following fields, i.e. Date; Serial Number; Revision Mark; Category; Type, Purpose of Correspondence; Originator’s name; involved Project and Remarks. </w:t>
      </w:r>
    </w:p>
    <w:p w:rsidR="00CD4F73" w:rsidRPr="00D42D17" w:rsidRDefault="00A775CA" w:rsidP="000E60DD">
      <w:pPr>
        <w:pStyle w:val="L1Normal"/>
      </w:pPr>
      <w:r w:rsidRPr="00A775CA">
        <w:t>The Document Controller shall file all internal correspondence and a log is maintained.</w:t>
      </w:r>
    </w:p>
    <w:p w:rsidR="002E585E" w:rsidRPr="00D42D17" w:rsidRDefault="00AC2259" w:rsidP="00166A6D">
      <w:pPr>
        <w:pStyle w:val="Heading1"/>
        <w:rPr>
          <w:rFonts w:hint="eastAsia"/>
        </w:rPr>
      </w:pPr>
      <w:bookmarkStart w:id="1015" w:name="_Ref107220322"/>
      <w:bookmarkStart w:id="1016" w:name="_Ref107220379"/>
      <w:bookmarkStart w:id="1017" w:name="_Toc308600761"/>
      <w:r>
        <w:lastRenderedPageBreak/>
        <w:t>ICSS Supplier</w:t>
      </w:r>
      <w:r w:rsidR="00A775CA" w:rsidRPr="00A775CA">
        <w:t xml:space="preserve"> Project Document Templates</w:t>
      </w:r>
      <w:bookmarkEnd w:id="1015"/>
      <w:bookmarkEnd w:id="1016"/>
      <w:bookmarkEnd w:id="1017"/>
    </w:p>
    <w:p w:rsidR="00611EE5" w:rsidRPr="00D42D17" w:rsidRDefault="00A775CA">
      <w:pPr>
        <w:pStyle w:val="Heading2"/>
        <w:rPr>
          <w:rFonts w:hint="eastAsia"/>
        </w:rPr>
      </w:pPr>
      <w:bookmarkStart w:id="1018" w:name="_Toc308600762"/>
      <w:r w:rsidRPr="00A775CA">
        <w:rPr>
          <w:b/>
        </w:rPr>
        <w:t>The project document templates</w:t>
      </w:r>
      <w:bookmarkEnd w:id="1018"/>
    </w:p>
    <w:p w:rsidR="00166A6D" w:rsidRPr="00D42D17" w:rsidRDefault="00A775CA" w:rsidP="000E60DD">
      <w:pPr>
        <w:pStyle w:val="L1Normal"/>
      </w:pPr>
      <w:r w:rsidRPr="00A775CA">
        <w:t>The project document templates shall be used throughout the project cycle.  The templates for documents are as per Attachment-05.</w:t>
      </w:r>
    </w:p>
    <w:p w:rsidR="00FC6C94" w:rsidRPr="00D42D17" w:rsidRDefault="00A775CA" w:rsidP="000E60DD">
      <w:pPr>
        <w:pStyle w:val="L1Normal"/>
      </w:pPr>
      <w:r w:rsidRPr="00A775CA">
        <w:sym w:font="Wingdings" w:char="F0EE"/>
      </w:r>
      <w:r w:rsidRPr="00A775CA">
        <w:t xml:space="preserve"> Refer to </w:t>
      </w:r>
      <w:r w:rsidRPr="00A775CA">
        <w:rPr>
          <w:b/>
        </w:rPr>
        <w:t>Attachment-05:</w:t>
      </w:r>
      <w:r w:rsidRPr="00A775CA">
        <w:t xml:space="preserve"> for ICSS Project Document Template and the attachment template.</w:t>
      </w:r>
    </w:p>
    <w:p w:rsidR="00611EE5" w:rsidRPr="00D42D17" w:rsidRDefault="00A775CA">
      <w:pPr>
        <w:pStyle w:val="Heading2"/>
        <w:rPr>
          <w:rFonts w:hint="eastAsia"/>
        </w:rPr>
      </w:pPr>
      <w:bookmarkStart w:id="1019" w:name="_Toc308600763"/>
      <w:r w:rsidRPr="00A775CA">
        <w:rPr>
          <w:b/>
        </w:rPr>
        <w:t>EPC Contractor/Company coversheet</w:t>
      </w:r>
      <w:bookmarkEnd w:id="1019"/>
    </w:p>
    <w:p w:rsidR="003064A5" w:rsidRPr="00D42D17" w:rsidRDefault="00A775CA" w:rsidP="003064A5">
      <w:pPr>
        <w:pStyle w:val="L1Normal"/>
      </w:pPr>
      <w:r w:rsidRPr="00A775CA">
        <w:t>The COMPANY/EPC Contractor Coversheet templates shall be used throughout the project cycle (refer to Chapter 9.8).  The templates for documents are as per Attachment-11.</w:t>
      </w:r>
    </w:p>
    <w:p w:rsidR="003064A5" w:rsidRPr="00D42D17" w:rsidRDefault="00A775CA" w:rsidP="003064A5">
      <w:pPr>
        <w:pStyle w:val="L1Normal"/>
      </w:pPr>
      <w:r w:rsidRPr="00A775CA">
        <w:sym w:font="Wingdings" w:char="F0EE"/>
      </w:r>
      <w:r w:rsidRPr="00A775CA">
        <w:t xml:space="preserve"> Refer to </w:t>
      </w:r>
      <w:r w:rsidRPr="00A775CA">
        <w:rPr>
          <w:b/>
        </w:rPr>
        <w:t>Attachment-11:</w:t>
      </w:r>
      <w:r w:rsidRPr="00A775CA">
        <w:t xml:space="preserve"> for the ICSS Project Document Cover page template to be amended for each EPC Contractor during EPC phase.  </w:t>
      </w:r>
    </w:p>
    <w:p w:rsidR="008438B3" w:rsidRPr="00D42D17" w:rsidRDefault="00A775CA" w:rsidP="000B4CF7">
      <w:pPr>
        <w:pStyle w:val="Heading1"/>
        <w:rPr>
          <w:rFonts w:hint="eastAsia"/>
        </w:rPr>
      </w:pPr>
      <w:bookmarkStart w:id="1020" w:name="_Toc274495061"/>
      <w:bookmarkStart w:id="1021" w:name="_Ref107220336"/>
      <w:bookmarkStart w:id="1022" w:name="_Ref107220349"/>
      <w:bookmarkStart w:id="1023" w:name="_Ref107220356"/>
      <w:bookmarkStart w:id="1024" w:name="_Toc308600764"/>
      <w:bookmarkEnd w:id="1020"/>
      <w:r w:rsidRPr="00A775CA">
        <w:lastRenderedPageBreak/>
        <w:t>Disaster Recovery</w:t>
      </w:r>
      <w:bookmarkEnd w:id="1021"/>
      <w:bookmarkEnd w:id="1022"/>
      <w:bookmarkEnd w:id="1023"/>
      <w:bookmarkEnd w:id="1024"/>
    </w:p>
    <w:p w:rsidR="008438B3" w:rsidRPr="00D42D17" w:rsidRDefault="00A775CA" w:rsidP="000E60DD">
      <w:pPr>
        <w:pStyle w:val="L1Normal"/>
      </w:pPr>
      <w:r w:rsidRPr="00A775CA">
        <w:t xml:space="preserve">The purpose of this section describes the steps used to recover from disaster and maintain progress and manage adverse impact on </w:t>
      </w:r>
      <w:r w:rsidR="00AC2259">
        <w:t>ICSS Supplier</w:t>
      </w:r>
      <w:r w:rsidRPr="00A775CA">
        <w:t xml:space="preserve"> Distributed Control System and </w:t>
      </w:r>
      <w:r w:rsidR="00AC2259">
        <w:t>ICSS Supplier</w:t>
      </w:r>
      <w:r w:rsidRPr="00A775CA">
        <w:t xml:space="preserve"> Projects. </w:t>
      </w:r>
    </w:p>
    <w:p w:rsidR="008438B3" w:rsidRPr="00D42D17" w:rsidRDefault="00A775CA" w:rsidP="000E60DD">
      <w:pPr>
        <w:pStyle w:val="L1Normal"/>
      </w:pPr>
      <w:r w:rsidRPr="00A775CA">
        <w:t>This applies to projects with complex software configurations or contractual disaster recovery requirements.</w:t>
      </w:r>
    </w:p>
    <w:p w:rsidR="00065E2B" w:rsidRPr="00D42D17" w:rsidRDefault="00A775CA" w:rsidP="000E60DD">
      <w:pPr>
        <w:pStyle w:val="L1Normal"/>
      </w:pPr>
      <w:r w:rsidRPr="00A775CA">
        <w:t xml:space="preserve">Disaster is defined as any event that renders an </w:t>
      </w:r>
      <w:r w:rsidR="00AC2259">
        <w:t>ICSS Supplier</w:t>
      </w:r>
      <w:r w:rsidRPr="00A775CA">
        <w:t xml:space="preserve"> facility implementing a project unusable.</w:t>
      </w:r>
    </w:p>
    <w:p w:rsidR="008438B3" w:rsidRPr="00D42D17" w:rsidRDefault="00A775CA" w:rsidP="000E60DD">
      <w:pPr>
        <w:pStyle w:val="L1Normal"/>
      </w:pPr>
      <w:r w:rsidRPr="00A775CA">
        <w:t xml:space="preserve">The Disaster Recover Procedures are governed by </w:t>
      </w:r>
      <w:r w:rsidR="00AC2259">
        <w:t>ICSS Supplier</w:t>
      </w:r>
      <w:r w:rsidRPr="00A775CA">
        <w:t xml:space="preserve"> Company</w:t>
      </w:r>
      <w:r w:rsidR="004D5981">
        <w:t xml:space="preserve"> Operation</w:t>
      </w:r>
      <w:r w:rsidRPr="00A775CA">
        <w:t xml:space="preserve"> policies. </w:t>
      </w:r>
      <w:r w:rsidRPr="00A775CA">
        <w:rPr>
          <w:szCs w:val="21"/>
        </w:rPr>
        <w:t>(SEW-EM-701 Software Backup and Disaster Recovery)</w:t>
      </w:r>
    </w:p>
    <w:p w:rsidR="008438B3" w:rsidRPr="00D42D17" w:rsidRDefault="00A775CA" w:rsidP="000B4CF7">
      <w:pPr>
        <w:pStyle w:val="Heading2"/>
        <w:rPr>
          <w:rFonts w:hint="eastAsia"/>
        </w:rPr>
      </w:pPr>
      <w:bookmarkStart w:id="1025" w:name="_Toc308600765"/>
      <w:r w:rsidRPr="00A775CA">
        <w:rPr>
          <w:b/>
        </w:rPr>
        <w:t>Recovery Responsibilities</w:t>
      </w:r>
      <w:bookmarkEnd w:id="1025"/>
    </w:p>
    <w:p w:rsidR="008438B3" w:rsidRPr="00D42D17" w:rsidRDefault="00A775CA" w:rsidP="000E60DD">
      <w:pPr>
        <w:pStyle w:val="L1Normal"/>
      </w:pPr>
      <w:r w:rsidRPr="00A775CA">
        <w:t xml:space="preserve">It is the responsibility of the </w:t>
      </w:r>
      <w:r w:rsidR="00AC2259">
        <w:t>ICSS Supplier</w:t>
      </w:r>
      <w:r w:rsidRPr="00A775CA">
        <w:t xml:space="preserve"> Project Manager or designee to ensure that the requirements of this procedure are instituted on applicable project.</w:t>
      </w:r>
    </w:p>
    <w:p w:rsidR="008438B3" w:rsidRPr="00D42D17" w:rsidRDefault="00A775CA" w:rsidP="000B4CF7">
      <w:pPr>
        <w:pStyle w:val="Heading2"/>
        <w:rPr>
          <w:rFonts w:hint="eastAsia"/>
        </w:rPr>
      </w:pPr>
      <w:bookmarkStart w:id="1026" w:name="_Toc308600766"/>
      <w:r w:rsidRPr="00A775CA">
        <w:rPr>
          <w:b/>
        </w:rPr>
        <w:t>Recovery Overview</w:t>
      </w:r>
      <w:bookmarkEnd w:id="1026"/>
    </w:p>
    <w:p w:rsidR="008438B3" w:rsidRPr="00D42D17" w:rsidRDefault="00AC2259" w:rsidP="000E60DD">
      <w:pPr>
        <w:pStyle w:val="L1Normal"/>
      </w:pPr>
      <w:r>
        <w:t>ICSS Supplier</w:t>
      </w:r>
      <w:r w:rsidR="00A775CA" w:rsidRPr="00A775CA">
        <w:t xml:space="preserve"> operates Engineering facilities in geographically diverse areas across the Asia Pacific regions, which provide alternate sites and staff for implementation of projects.  In addition, </w:t>
      </w:r>
      <w:r>
        <w:t>ICSS Supplier</w:t>
      </w:r>
      <w:r w:rsidR="00A775CA" w:rsidRPr="00A775CA">
        <w:t xml:space="preserve"> systems manufacturing facilities are located in Singapore, backed up by Yokogawa's Manufacturing facilities in Japan.  </w:t>
      </w:r>
      <w:r>
        <w:t>ICSS Supplier</w:t>
      </w:r>
      <w:r w:rsidR="00A775CA" w:rsidRPr="00A775CA">
        <w:t>'s practice is to prepare all project documentation, including drawings, specifications and software development on computers and to "back-up" on appropriate storage media with offsite storage.</w:t>
      </w:r>
    </w:p>
    <w:p w:rsidR="006A4D65" w:rsidRPr="00D42D17" w:rsidRDefault="00A775CA" w:rsidP="006A4D65">
      <w:pPr>
        <w:pStyle w:val="Heading2"/>
        <w:rPr>
          <w:rFonts w:hint="eastAsia"/>
        </w:rPr>
      </w:pPr>
      <w:bookmarkStart w:id="1027" w:name="_Toc308600767"/>
      <w:r w:rsidRPr="00A775CA">
        <w:rPr>
          <w:b/>
        </w:rPr>
        <w:t>Recovery Procedure</w:t>
      </w:r>
      <w:bookmarkEnd w:id="1027"/>
    </w:p>
    <w:p w:rsidR="008438B3" w:rsidRPr="00D42D17" w:rsidRDefault="00A775CA" w:rsidP="006454C3">
      <w:pPr>
        <w:pStyle w:val="Heading3"/>
        <w:rPr>
          <w:rFonts w:hint="eastAsia"/>
        </w:rPr>
      </w:pPr>
      <w:r w:rsidRPr="00A775CA">
        <w:t>Hardware and System Software Back-up</w:t>
      </w:r>
    </w:p>
    <w:p w:rsidR="008438B3" w:rsidRPr="00D42D17" w:rsidRDefault="00AC2259" w:rsidP="000E60DD">
      <w:pPr>
        <w:pStyle w:val="L1Normal"/>
      </w:pPr>
      <w:r>
        <w:t>ICSS Supplier</w:t>
      </w:r>
      <w:r w:rsidR="00A775CA" w:rsidRPr="00A775CA">
        <w:t xml:space="preserve"> systems are primarily cent</w:t>
      </w:r>
      <w:r w:rsidR="00A775CA" w:rsidRPr="00A775CA">
        <w:rPr>
          <w:lang w:eastAsia="ja-JP"/>
        </w:rPr>
        <w:t>r</w:t>
      </w:r>
      <w:r w:rsidR="00A775CA" w:rsidRPr="00A775CA">
        <w:t>e</w:t>
      </w:r>
      <w:r w:rsidR="00A775CA" w:rsidRPr="00A775CA">
        <w:rPr>
          <w:lang w:eastAsia="ja-JP"/>
        </w:rPr>
        <w:t>d</w:t>
      </w:r>
      <w:r w:rsidR="00A775CA" w:rsidRPr="00A775CA">
        <w:t xml:space="preserve"> on hardware and system software products of Yokogawa Electric Corporation that has facilities producing hardware and software systems in Japan and Singapore.  In the event of a disaster at an </w:t>
      </w:r>
      <w:r>
        <w:t>ICSS Supplier</w:t>
      </w:r>
      <w:r w:rsidR="00A775CA" w:rsidRPr="00A775CA">
        <w:t xml:space="preserve"> facility, these resources would be utili</w:t>
      </w:r>
      <w:r w:rsidR="00A775CA" w:rsidRPr="00A775CA">
        <w:rPr>
          <w:lang w:eastAsia="ja-JP"/>
        </w:rPr>
        <w:t>s</w:t>
      </w:r>
      <w:r w:rsidR="00A775CA" w:rsidRPr="00A775CA">
        <w:t>ed to repair/replace lost and damaged products and to mitigate impact to the projects.</w:t>
      </w:r>
    </w:p>
    <w:p w:rsidR="008438B3" w:rsidRPr="00D42D17" w:rsidRDefault="00A775CA" w:rsidP="006454C3">
      <w:pPr>
        <w:pStyle w:val="Heading3"/>
        <w:rPr>
          <w:rFonts w:hint="eastAsia"/>
        </w:rPr>
      </w:pPr>
      <w:r w:rsidRPr="00A775CA">
        <w:t>Inventory for Hardware and System Software at Back-up Locations</w:t>
      </w:r>
    </w:p>
    <w:p w:rsidR="008438B3" w:rsidRPr="00D42D17" w:rsidRDefault="00A775CA" w:rsidP="000E60DD">
      <w:pPr>
        <w:pStyle w:val="L1Normal"/>
      </w:pPr>
      <w:r w:rsidRPr="00A775CA">
        <w:t xml:space="preserve">System hardware and system software shall be drawn from </w:t>
      </w:r>
      <w:r w:rsidR="00AC2259">
        <w:t>ICSS Supplier</w:t>
      </w:r>
      <w:r w:rsidRPr="00A775CA">
        <w:t xml:space="preserve"> Inventory Equipment in any location, Singapore Manufacturing Inventory, Yokogawa Headquarters Inventory in that order.  No specific back-up hardware shall be maintained.</w:t>
      </w:r>
    </w:p>
    <w:p w:rsidR="008438B3" w:rsidRPr="00D42D17" w:rsidRDefault="00A775CA" w:rsidP="006454C3">
      <w:pPr>
        <w:pStyle w:val="Heading3"/>
        <w:rPr>
          <w:rFonts w:hint="eastAsia"/>
        </w:rPr>
      </w:pPr>
      <w:r w:rsidRPr="00A775CA">
        <w:t>Application Software Back-up</w:t>
      </w:r>
    </w:p>
    <w:p w:rsidR="008438B3" w:rsidRPr="00D42D17" w:rsidRDefault="00A775CA" w:rsidP="000E60DD">
      <w:pPr>
        <w:pStyle w:val="L1Normal"/>
      </w:pPr>
      <w:r w:rsidRPr="00A775CA">
        <w:t>Each project shall have back-up media containing the current software development.  The disaster management/recovery process includes the generation of the back-up copies of the software development.  Two media sets shall be used in rotation for daily backup of the project.  An additional back up shall be made weekly and stored in an off-site location.</w:t>
      </w:r>
    </w:p>
    <w:p w:rsidR="00C604F4" w:rsidRPr="00D42D17" w:rsidRDefault="00A775CA" w:rsidP="000E60DD">
      <w:pPr>
        <w:pStyle w:val="L1Normal"/>
      </w:pPr>
      <w:r w:rsidRPr="00A775CA">
        <w:lastRenderedPageBreak/>
        <w:t xml:space="preserve">The effectiveness of the regular </w:t>
      </w:r>
      <w:r w:rsidR="00AC2259">
        <w:t>ICSS Supplier</w:t>
      </w:r>
      <w:r w:rsidRPr="00A775CA">
        <w:t xml:space="preserve"> Project Back Up on alternative tapes shall be duly audited by the Technical/Engineering managers (log of back/up with date, name and Initial).</w:t>
      </w:r>
    </w:p>
    <w:p w:rsidR="00C604F4" w:rsidRPr="00D42D17" w:rsidRDefault="00A775CA" w:rsidP="000E60DD">
      <w:pPr>
        <w:pStyle w:val="L1Normal"/>
      </w:pPr>
      <w:r w:rsidRPr="00A775CA">
        <w:t xml:space="preserve">Failure to observe this standard operating policy shall be considered a serious Company threat, the auditor shall duly raised the CAR to the relevant authorities to enforce the policies with CA/PA.   </w:t>
      </w:r>
    </w:p>
    <w:p w:rsidR="008438B3" w:rsidRPr="00D42D17" w:rsidRDefault="00A775CA" w:rsidP="006454C3">
      <w:pPr>
        <w:pStyle w:val="Heading3"/>
        <w:rPr>
          <w:rFonts w:hint="eastAsia"/>
        </w:rPr>
      </w:pPr>
      <w:r w:rsidRPr="00A775CA">
        <w:t>Documentation Back-up</w:t>
      </w:r>
    </w:p>
    <w:p w:rsidR="008438B3" w:rsidRPr="00D42D17" w:rsidRDefault="00A775CA" w:rsidP="000E60DD">
      <w:pPr>
        <w:pStyle w:val="L1Normal"/>
      </w:pPr>
      <w:r w:rsidRPr="00A775CA">
        <w:t xml:space="preserve">Each project shall establish and maintain accurate backup electronic media for </w:t>
      </w:r>
      <w:r w:rsidR="00AC2259">
        <w:t>ICSS Supplier</w:t>
      </w:r>
      <w:r w:rsidRPr="00A775CA">
        <w:t xml:space="preserve"> generated project documentation.  Backup media shall include formal customer inputs, submittals, drawings and specifications.  The back-up shall be held in an off-site storage location on weekly basis to provide replacement in the event of loss of the original file.</w:t>
      </w:r>
    </w:p>
    <w:p w:rsidR="008438B3" w:rsidRPr="00D42D17" w:rsidRDefault="00A775CA" w:rsidP="000E60DD">
      <w:pPr>
        <w:pStyle w:val="L1Normal"/>
      </w:pPr>
      <w:r w:rsidRPr="00A775CA">
        <w:t>The LAN Administrator backs up the information stored on the project directory in the server.  No project involvement is required for this data.</w:t>
      </w:r>
    </w:p>
    <w:p w:rsidR="008438B3" w:rsidRPr="00D42D17" w:rsidRDefault="00A775CA" w:rsidP="006454C3">
      <w:pPr>
        <w:pStyle w:val="Heading3"/>
        <w:rPr>
          <w:rFonts w:hint="eastAsia"/>
        </w:rPr>
      </w:pPr>
      <w:r w:rsidRPr="00A775CA">
        <w:t>Recovery</w:t>
      </w:r>
    </w:p>
    <w:p w:rsidR="000B4CF7" w:rsidRPr="00D42D17" w:rsidRDefault="00A775CA" w:rsidP="000E60DD">
      <w:pPr>
        <w:pStyle w:val="L1Normal"/>
      </w:pPr>
      <w:r w:rsidRPr="00A775CA">
        <w:t xml:space="preserve">In the event of disaster recovery, the </w:t>
      </w:r>
      <w:r w:rsidR="00AC2259">
        <w:t>ICSS Supplier</w:t>
      </w:r>
      <w:r w:rsidRPr="00A775CA">
        <w:t xml:space="preserve"> Project Manager shall recover the back-up software, assemble the project team, locate/order replacement hardware and carry on the project.</w:t>
      </w:r>
    </w:p>
    <w:p w:rsidR="00EB2FA6" w:rsidRPr="00D42D17" w:rsidRDefault="00EB2FA6" w:rsidP="000E60DD">
      <w:pPr>
        <w:pStyle w:val="L1Normal"/>
      </w:pPr>
    </w:p>
    <w:p w:rsidR="00EB2FA6" w:rsidRPr="00D42D17" w:rsidRDefault="00A775CA" w:rsidP="00EB2FA6">
      <w:pPr>
        <w:autoSpaceDE w:val="0"/>
        <w:autoSpaceDN w:val="0"/>
        <w:adjustRightInd w:val="0"/>
        <w:ind w:left="0"/>
        <w:rPr>
          <w:rFonts w:cs="Arial"/>
        </w:rPr>
      </w:pPr>
      <w:r w:rsidRPr="00A775CA">
        <w:t xml:space="preserve">Refer to ICSS Company work standards </w:t>
      </w:r>
      <w:r w:rsidRPr="00A775CA">
        <w:rPr>
          <w:rFonts w:cs="Arial"/>
        </w:rPr>
        <w:t>SEW-EM-701</w:t>
      </w:r>
      <w:r w:rsidRPr="00A775CA">
        <w:rPr>
          <w:rFonts w:cs="Arial"/>
        </w:rPr>
        <w:tab/>
        <w:t xml:space="preserve">Software Backup and Disaster Recovery Procedure </w:t>
      </w:r>
    </w:p>
    <w:p w:rsidR="00EB2FA6" w:rsidRPr="00D42D17" w:rsidRDefault="00EB2FA6" w:rsidP="000E60DD">
      <w:pPr>
        <w:pStyle w:val="L1Normal"/>
      </w:pPr>
    </w:p>
    <w:sectPr w:rsidR="00EB2FA6" w:rsidRPr="00D42D17" w:rsidSect="007623FD">
      <w:headerReference w:type="default" r:id="rId33"/>
      <w:footerReference w:type="default" r:id="rId34"/>
      <w:pgSz w:w="11907" w:h="16840" w:code="9"/>
      <w:pgMar w:top="1412" w:right="1151" w:bottom="1440" w:left="1582" w:header="578" w:footer="578"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MADEATgBvAHIAbQBhAGwA" wne:acdName="acd5" wne:fciIndexBasedOn="0065"/>
    <wne:acd wne:argValue="AgBMADEAQgB1AGwAbABlAHQAMQA=" wne:acdName="acd6" wne:fciIndexBasedOn="0065"/>
    <wne:acd wne:argValue="AgBMADEAVABiAGwAZQBUAHgAdAA=" wne:acdName="acd7" wne:fciIndexBasedOn="0065"/>
    <wne:acd wne:argValue="AgBMADEAUwBlAGMAdABUAGkAdABsAGUA" wne:acdName="acd8" wne:fciIndexBasedOn="0065"/>
    <wne:acd wne:argValue="AQAAACIA" wne:acdName="acd9" wne:fciIndexBasedOn="0065"/>
    <wne:acd wne:argValue="AQAAAAUA" wne:acdName="acd10" wne:fciIndexBasedOn="0065"/>
    <wne:acd wne:argValue="AQAAAAYA" wne:acdName="acd11" wne:fciIndexBasedOn="0065"/>
    <wne:acd wne:argValue="AgBMADEAVABiAGwAZQBUAHgAdAA=" wne:acdName="acd1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2446" w:rsidRDefault="00442446">
      <w:r>
        <w:separator/>
      </w:r>
    </w:p>
  </w:endnote>
  <w:endnote w:type="continuationSeparator" w:id="0">
    <w:p w:rsidR="00442446" w:rsidRDefault="0044244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Bold">
    <w:panose1 w:val="020B0704020202020204"/>
    <w:charset w:val="00"/>
    <w:family w:val="roman"/>
    <w:notTrueType/>
    <w:pitch w:val="default"/>
    <w:sig w:usb0="00000000" w:usb1="00000000" w:usb2="00000000" w:usb3="00000000" w:csb0="00000000" w:csb1="00000000"/>
  </w:font>
  <w:font w:name="SimSun">
    <w:altName w:val="宋体"/>
    <w:panose1 w:val="02010600030101010101"/>
    <w:charset w:val="86"/>
    <w:family w:val="auto"/>
    <w:pitch w:val="variable"/>
    <w:sig w:usb0="00000003" w:usb1="080E0000" w:usb2="00000010" w:usb3="00000000" w:csb0="0004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DFLFH+Arial,Bold">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856A31" w:rsidRDefault="007404D4" w:rsidP="001B6E78">
    <w:pPr>
      <w:rPr>
        <w:sz w:val="24"/>
        <w:szCs w:val="24"/>
      </w:rPr>
    </w:pPr>
    <w:r w:rsidRPr="00071553">
      <w:rPr>
        <w:sz w:val="24"/>
        <w:szCs w:val="24"/>
        <w:lang w:eastAsia="zh-TW"/>
      </w:rPr>
      <w:pict>
        <v:line id="_x0000_s1082" href="#Abbr" style="position:absolute;left:0;text-align:left;z-index:2" from="-3.15pt,11.8pt" to="472.05pt,11.8pt" o:button="t" strokeweight="1.5pt"/>
      </w:pict>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b/>
        <w:bCs/>
      </w:rPr>
    </w:pPr>
    <w:r w:rsidRPr="00856A31">
      <w:rPr>
        <w:b/>
        <w:bCs/>
      </w:rPr>
      <w:tab/>
    </w:r>
    <w:r w:rsidRPr="00856A31">
      <w:rPr>
        <w:b/>
        <w:bCs/>
      </w:rPr>
      <w:tab/>
    </w:r>
    <w:r w:rsidRPr="00856A31">
      <w:rPr>
        <w:b/>
      </w:rPr>
      <w:t xml:space="preserve">YOKOGAWA </w:t>
    </w:r>
    <w:r>
      <w:fldChar w:fldCharType="begin"/>
    </w:r>
    <w:r>
      <w:instrText>HYPERLINK \l "Table_Of_Content"</w:instrText>
    </w:r>
    <w:ins w:id="721" w:author="40202267" w:date="2011-11-09T11:16:00Z"/>
    <w:r>
      <w:fldChar w:fldCharType="separate"/>
    </w:r>
    <w:r w:rsidRPr="00856A31">
      <w:rPr>
        <w:b/>
      </w:rPr>
      <w:object w:dxaOrig="1481" w:dyaOrig="1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8pt;height:10.8pt" o:ole="" fillcolor="window">
          <v:imagedata r:id="rId1" o:title=""/>
        </v:shape>
        <o:OLEObject Type="Embed" ProgID="Word.Picture.8" ShapeID="_x0000_i1037" DrawAspect="Content" ObjectID="_1382343513" r:id="rId2">
          <o:FieldCodes>\* mergeformat</o:FieldCodes>
        </o:OLEObject>
      </w:object>
    </w:r>
    <w:r>
      <w:fldChar w:fldCharType="end"/>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sz w:val="18"/>
      </w:rPr>
    </w:pPr>
    <w:r w:rsidRPr="002E4D3F">
      <w:rPr>
        <w:b/>
        <w:bCs/>
        <w:color w:val="FFFFFF"/>
      </w:rPr>
      <w:t xml:space="preserve">Filename: </w:t>
    </w:r>
    <w:fldSimple w:instr=" FILENAME  \* MERGEFORMAT ">
      <w:ins w:id="722" w:author="40202267" w:date="2011-11-09T11:17:00Z">
        <w:r w:rsidR="001317AF" w:rsidRPr="001317AF">
          <w:rPr>
            <w:b/>
            <w:bCs/>
            <w:noProof/>
            <w:color w:val="FFFFFF"/>
            <w:rPrChange w:id="723" w:author="40202267" w:date="2011-11-09T11:17:00Z">
              <w:rPr/>
            </w:rPrChange>
          </w:rPr>
          <w:t>IGFDP-C0-PC-00-0100-001_revD4.docx</w:t>
        </w:r>
      </w:ins>
      <w:del w:id="724" w:author="40202267" w:date="2011-11-09T11:16:00Z">
        <w:r w:rsidRPr="00071553" w:rsidDel="001317AF">
          <w:rPr>
            <w:b/>
            <w:bCs/>
            <w:noProof/>
            <w:color w:val="FFFFFF"/>
          </w:rPr>
          <w:delText>IGFDP-C0-PC-00-0100-001_revD3.docx</w:delText>
        </w:r>
      </w:del>
    </w:fldSimple>
    <w:r w:rsidRPr="00856A31">
      <w:rPr>
        <w:snapToGrid w:val="0"/>
      </w:rPr>
      <w:tab/>
    </w:r>
    <w:r>
      <w:rPr>
        <w:snapToGrid w:val="0"/>
      </w:rPr>
      <w:tab/>
    </w:r>
    <w:proofErr w:type="gramStart"/>
    <w:r w:rsidRPr="00856A31">
      <w:rPr>
        <w:b/>
        <w:bCs/>
        <w:snapToGrid w:val="0"/>
      </w:rPr>
      <w:t xml:space="preserve">Page  </w:t>
    </w:r>
    <w:proofErr w:type="gramEnd"/>
    <w:r w:rsidRPr="00856A31">
      <w:rPr>
        <w:b/>
        <w:bCs/>
        <w:snapToGrid w:val="0"/>
      </w:rPr>
      <w:fldChar w:fldCharType="begin"/>
    </w:r>
    <w:r w:rsidRPr="00856A31">
      <w:rPr>
        <w:b/>
        <w:bCs/>
        <w:snapToGrid w:val="0"/>
      </w:rPr>
      <w:instrText xml:space="preserve"> PAGE  \* MERGEFORMAT </w:instrText>
    </w:r>
    <w:r w:rsidRPr="00856A31">
      <w:rPr>
        <w:b/>
        <w:bCs/>
        <w:snapToGrid w:val="0"/>
      </w:rPr>
      <w:fldChar w:fldCharType="separate"/>
    </w:r>
    <w:r w:rsidR="001317AF">
      <w:rPr>
        <w:b/>
        <w:bCs/>
        <w:noProof/>
        <w:snapToGrid w:val="0"/>
      </w:rPr>
      <w:t>2</w:t>
    </w:r>
    <w:r w:rsidRPr="00856A31">
      <w:rPr>
        <w:b/>
        <w:bCs/>
        <w:snapToGrid w:val="0"/>
      </w:rPr>
      <w:fldChar w:fldCharType="end"/>
    </w:r>
    <w:r w:rsidRPr="00856A31">
      <w:rPr>
        <w:b/>
        <w:bCs/>
        <w:snapToGrid w:val="0"/>
      </w:rPr>
      <w:t xml:space="preserve">  of  </w:t>
    </w:r>
    <w:r w:rsidRPr="00856A31">
      <w:rPr>
        <w:rStyle w:val="PageNumber"/>
        <w:b/>
      </w:rPr>
      <w:fldChar w:fldCharType="begin"/>
    </w:r>
    <w:r w:rsidRPr="00856A31">
      <w:rPr>
        <w:rStyle w:val="PageNumber"/>
        <w:b/>
      </w:rPr>
      <w:instrText xml:space="preserve"> NUMPAGES </w:instrText>
    </w:r>
    <w:r w:rsidRPr="00856A31">
      <w:rPr>
        <w:rStyle w:val="PageNumber"/>
        <w:b/>
      </w:rPr>
      <w:fldChar w:fldCharType="separate"/>
    </w:r>
    <w:r w:rsidR="001317AF">
      <w:rPr>
        <w:rStyle w:val="PageNumber"/>
        <w:b/>
        <w:noProof/>
      </w:rPr>
      <w:t>68</w:t>
    </w:r>
    <w:r w:rsidRPr="00856A31">
      <w:rPr>
        <w:rStyle w:val="PageNumber"/>
        <w:b/>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856A31" w:rsidRDefault="007404D4" w:rsidP="001B6E78">
    <w:pPr>
      <w:rPr>
        <w:sz w:val="24"/>
        <w:szCs w:val="24"/>
      </w:rPr>
    </w:pPr>
    <w:r w:rsidRPr="00071553">
      <w:rPr>
        <w:sz w:val="24"/>
        <w:szCs w:val="24"/>
        <w:lang w:eastAsia="zh-TW"/>
      </w:rPr>
      <w:pict>
        <v:line id="_x0000_s1095" href="#Abbr" style="position:absolute;left:0;text-align:left;z-index:6" from="-3.15pt,11.8pt" to="710pt,11.8pt" o:button="t" strokeweight="1.5pt"/>
      </w:pict>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b/>
        <w:bCs/>
      </w:rPr>
    </w:pPr>
    <w:r w:rsidRPr="00856A31">
      <w:rPr>
        <w:b/>
        <w:bCs/>
      </w:rPr>
      <w:tab/>
    </w:r>
    <w:r w:rsidRPr="00856A31">
      <w:rPr>
        <w:b/>
        <w:bCs/>
      </w:rPr>
      <w:tab/>
    </w:r>
    <w:r>
      <w:rPr>
        <w:b/>
        <w:bCs/>
      </w:rPr>
      <w:tab/>
    </w:r>
    <w:r>
      <w:rPr>
        <w:b/>
        <w:bCs/>
      </w:rPr>
      <w:tab/>
    </w:r>
    <w:r>
      <w:rPr>
        <w:b/>
        <w:bCs/>
      </w:rPr>
      <w:tab/>
    </w:r>
    <w:r>
      <w:rPr>
        <w:b/>
        <w:bCs/>
      </w:rPr>
      <w:tab/>
    </w:r>
    <w:r w:rsidRPr="00856A31">
      <w:rPr>
        <w:b/>
      </w:rPr>
      <w:t xml:space="preserve">YOKOGAWA </w:t>
    </w:r>
    <w:r>
      <w:fldChar w:fldCharType="begin"/>
    </w:r>
    <w:r>
      <w:instrText>HYPERLINK \l "Table_Of_Content"</w:instrText>
    </w:r>
    <w:ins w:id="732" w:author="40202267" w:date="2011-11-09T11:16:00Z"/>
    <w:r>
      <w:fldChar w:fldCharType="separate"/>
    </w:r>
    <w:r w:rsidRPr="00856A31">
      <w:rPr>
        <w:b/>
      </w:rPr>
      <w:object w:dxaOrig="1481" w:dyaOrig="1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0.8pt;height:10.8pt" o:ole="" fillcolor="window">
          <v:imagedata r:id="rId1" o:title=""/>
        </v:shape>
        <o:OLEObject Type="Embed" ProgID="Word.Picture.8" ShapeID="_x0000_i1038" DrawAspect="Content" ObjectID="_1382343514" r:id="rId2">
          <o:FieldCodes>\* mergeformat</o:FieldCodes>
        </o:OLEObject>
      </w:object>
    </w:r>
    <w:r>
      <w:fldChar w:fldCharType="end"/>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sz w:val="18"/>
      </w:rPr>
    </w:pPr>
    <w:r w:rsidRPr="002E4D3F">
      <w:rPr>
        <w:b/>
        <w:bCs/>
        <w:color w:val="FFFFFF"/>
      </w:rPr>
      <w:t xml:space="preserve">Filename: </w:t>
    </w:r>
    <w:fldSimple w:instr=" FILENAME  \* MERGEFORMAT ">
      <w:ins w:id="733" w:author="40202267" w:date="2011-11-09T11:17:00Z">
        <w:r w:rsidR="001317AF" w:rsidRPr="001317AF">
          <w:rPr>
            <w:b/>
            <w:bCs/>
            <w:noProof/>
            <w:color w:val="FFFFFF"/>
            <w:rPrChange w:id="734" w:author="40202267" w:date="2011-11-09T11:17:00Z">
              <w:rPr/>
            </w:rPrChange>
          </w:rPr>
          <w:t>IGFDP-C0-PC-00-0100-001_revD4.docx</w:t>
        </w:r>
      </w:ins>
      <w:del w:id="735" w:author="40202267" w:date="2011-11-09T11:16:00Z">
        <w:r w:rsidRPr="00071553" w:rsidDel="001317AF">
          <w:rPr>
            <w:b/>
            <w:bCs/>
            <w:noProof/>
            <w:color w:val="FFFFFF"/>
          </w:rPr>
          <w:delText>IGFDP-C0-PC-00-0100-001_revD3.docx</w:delText>
        </w:r>
      </w:del>
    </w:fldSimple>
    <w:r w:rsidRPr="00856A31">
      <w:rPr>
        <w:snapToGrid w:val="0"/>
      </w:rPr>
      <w:tab/>
    </w:r>
    <w:r>
      <w:rPr>
        <w:snapToGrid w:val="0"/>
      </w:rPr>
      <w:tab/>
    </w:r>
    <w:r>
      <w:rPr>
        <w:snapToGrid w:val="0"/>
      </w:rPr>
      <w:tab/>
    </w:r>
    <w:r>
      <w:rPr>
        <w:snapToGrid w:val="0"/>
      </w:rPr>
      <w:tab/>
    </w:r>
    <w:r>
      <w:rPr>
        <w:snapToGrid w:val="0"/>
      </w:rPr>
      <w:tab/>
    </w:r>
    <w:r>
      <w:rPr>
        <w:snapToGrid w:val="0"/>
      </w:rPr>
      <w:tab/>
    </w:r>
    <w:proofErr w:type="gramStart"/>
    <w:r w:rsidRPr="00856A31">
      <w:rPr>
        <w:b/>
        <w:bCs/>
        <w:snapToGrid w:val="0"/>
      </w:rPr>
      <w:t xml:space="preserve">Page  </w:t>
    </w:r>
    <w:proofErr w:type="gramEnd"/>
    <w:r w:rsidRPr="00856A31">
      <w:rPr>
        <w:b/>
        <w:bCs/>
        <w:snapToGrid w:val="0"/>
      </w:rPr>
      <w:fldChar w:fldCharType="begin"/>
    </w:r>
    <w:r w:rsidRPr="00856A31">
      <w:rPr>
        <w:b/>
        <w:bCs/>
        <w:snapToGrid w:val="0"/>
      </w:rPr>
      <w:instrText xml:space="preserve"> PAGE  \* MERGEFORMAT </w:instrText>
    </w:r>
    <w:r w:rsidRPr="00856A31">
      <w:rPr>
        <w:b/>
        <w:bCs/>
        <w:snapToGrid w:val="0"/>
      </w:rPr>
      <w:fldChar w:fldCharType="separate"/>
    </w:r>
    <w:r w:rsidR="001317AF">
      <w:rPr>
        <w:b/>
        <w:bCs/>
        <w:noProof/>
        <w:snapToGrid w:val="0"/>
      </w:rPr>
      <w:t>17</w:t>
    </w:r>
    <w:r w:rsidRPr="00856A31">
      <w:rPr>
        <w:b/>
        <w:bCs/>
        <w:snapToGrid w:val="0"/>
      </w:rPr>
      <w:fldChar w:fldCharType="end"/>
    </w:r>
    <w:r w:rsidRPr="00856A31">
      <w:rPr>
        <w:b/>
        <w:bCs/>
        <w:snapToGrid w:val="0"/>
      </w:rPr>
      <w:t xml:space="preserve">  of  </w:t>
    </w:r>
    <w:r w:rsidRPr="00856A31">
      <w:rPr>
        <w:rStyle w:val="PageNumber"/>
        <w:b/>
      </w:rPr>
      <w:fldChar w:fldCharType="begin"/>
    </w:r>
    <w:r w:rsidRPr="00856A31">
      <w:rPr>
        <w:rStyle w:val="PageNumber"/>
        <w:b/>
      </w:rPr>
      <w:instrText xml:space="preserve"> NUMPAGES </w:instrText>
    </w:r>
    <w:r w:rsidRPr="00856A31">
      <w:rPr>
        <w:rStyle w:val="PageNumber"/>
        <w:b/>
      </w:rPr>
      <w:fldChar w:fldCharType="separate"/>
    </w:r>
    <w:r w:rsidR="001317AF">
      <w:rPr>
        <w:rStyle w:val="PageNumber"/>
        <w:b/>
        <w:noProof/>
      </w:rPr>
      <w:t>68</w:t>
    </w:r>
    <w:r w:rsidRPr="00856A31">
      <w:rPr>
        <w:rStyle w:val="PageNumber"/>
        <w:b/>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856A31" w:rsidRDefault="007404D4" w:rsidP="001B6E78">
    <w:pPr>
      <w:rPr>
        <w:sz w:val="24"/>
        <w:szCs w:val="24"/>
      </w:rPr>
    </w:pPr>
    <w:r w:rsidRPr="00071553">
      <w:rPr>
        <w:sz w:val="24"/>
        <w:szCs w:val="24"/>
        <w:lang w:eastAsia="zh-TW"/>
      </w:rPr>
      <w:pict>
        <v:line id="_x0000_s1103" href="#Abbr" style="position:absolute;left:0;text-align:left;z-index:11" from="-3.15pt,11.8pt" to="472.05pt,11.8pt" o:button="t" strokeweight="1.5pt"/>
      </w:pict>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b/>
        <w:bCs/>
      </w:rPr>
    </w:pPr>
    <w:r w:rsidRPr="00856A31">
      <w:rPr>
        <w:b/>
        <w:bCs/>
      </w:rPr>
      <w:tab/>
    </w:r>
    <w:r w:rsidRPr="00856A31">
      <w:rPr>
        <w:b/>
        <w:bCs/>
      </w:rPr>
      <w:tab/>
    </w:r>
    <w:r w:rsidRPr="00856A31">
      <w:rPr>
        <w:b/>
      </w:rPr>
      <w:t xml:space="preserve">YOKOGAWA </w:t>
    </w:r>
    <w:r>
      <w:fldChar w:fldCharType="begin"/>
    </w:r>
    <w:r>
      <w:instrText>HYPERLINK \l "Table_Of_Content"</w:instrText>
    </w:r>
    <w:ins w:id="740" w:author="40202267" w:date="2011-11-09T11:16:00Z"/>
    <w:r>
      <w:fldChar w:fldCharType="separate"/>
    </w:r>
    <w:r w:rsidRPr="00856A31">
      <w:rPr>
        <w:b/>
      </w:rPr>
      <w:object w:dxaOrig="1481" w:dyaOrig="1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8pt;height:10.8pt" o:ole="" fillcolor="window">
          <v:imagedata r:id="rId1" o:title=""/>
        </v:shape>
        <o:OLEObject Type="Embed" ProgID="Word.Picture.8" ShapeID="_x0000_i1039" DrawAspect="Content" ObjectID="_1382343515" r:id="rId2">
          <o:FieldCodes>\* mergeformat</o:FieldCodes>
        </o:OLEObject>
      </w:object>
    </w:r>
    <w:r>
      <w:fldChar w:fldCharType="end"/>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sz w:val="18"/>
      </w:rPr>
    </w:pPr>
    <w:r w:rsidRPr="002E4D3F">
      <w:rPr>
        <w:b/>
        <w:bCs/>
        <w:color w:val="FFFFFF"/>
      </w:rPr>
      <w:t xml:space="preserve">Filename: </w:t>
    </w:r>
    <w:fldSimple w:instr=" FILENAME  \* MERGEFORMAT ">
      <w:ins w:id="741" w:author="40202267" w:date="2011-11-09T11:17:00Z">
        <w:r w:rsidR="001317AF" w:rsidRPr="001317AF">
          <w:rPr>
            <w:b/>
            <w:bCs/>
            <w:noProof/>
            <w:color w:val="FFFFFF"/>
            <w:rPrChange w:id="742" w:author="40202267" w:date="2011-11-09T11:17:00Z">
              <w:rPr/>
            </w:rPrChange>
          </w:rPr>
          <w:t>IGFDP-C0-PC-00-0100-001_revD4.docx</w:t>
        </w:r>
      </w:ins>
      <w:del w:id="743" w:author="40202267" w:date="2011-11-09T11:16:00Z">
        <w:r w:rsidRPr="00071553" w:rsidDel="001317AF">
          <w:rPr>
            <w:b/>
            <w:bCs/>
            <w:noProof/>
            <w:color w:val="FFFFFF"/>
          </w:rPr>
          <w:delText>IGFDP-C0-PC-00-0100-001_revD3.docx</w:delText>
        </w:r>
      </w:del>
    </w:fldSimple>
    <w:r w:rsidRPr="00856A31">
      <w:rPr>
        <w:snapToGrid w:val="0"/>
      </w:rPr>
      <w:tab/>
    </w:r>
    <w:r>
      <w:rPr>
        <w:snapToGrid w:val="0"/>
      </w:rPr>
      <w:tab/>
    </w:r>
    <w:proofErr w:type="gramStart"/>
    <w:r w:rsidRPr="00856A31">
      <w:rPr>
        <w:b/>
        <w:bCs/>
        <w:snapToGrid w:val="0"/>
      </w:rPr>
      <w:t xml:space="preserve">Page  </w:t>
    </w:r>
    <w:proofErr w:type="gramEnd"/>
    <w:r w:rsidRPr="00856A31">
      <w:rPr>
        <w:b/>
        <w:bCs/>
        <w:snapToGrid w:val="0"/>
      </w:rPr>
      <w:fldChar w:fldCharType="begin"/>
    </w:r>
    <w:r w:rsidRPr="00856A31">
      <w:rPr>
        <w:b/>
        <w:bCs/>
        <w:snapToGrid w:val="0"/>
      </w:rPr>
      <w:instrText xml:space="preserve"> PAGE  \* MERGEFORMAT </w:instrText>
    </w:r>
    <w:r w:rsidRPr="00856A31">
      <w:rPr>
        <w:b/>
        <w:bCs/>
        <w:snapToGrid w:val="0"/>
      </w:rPr>
      <w:fldChar w:fldCharType="separate"/>
    </w:r>
    <w:r w:rsidR="001317AF">
      <w:rPr>
        <w:b/>
        <w:bCs/>
        <w:noProof/>
        <w:snapToGrid w:val="0"/>
      </w:rPr>
      <w:t>20</w:t>
    </w:r>
    <w:r w:rsidRPr="00856A31">
      <w:rPr>
        <w:b/>
        <w:bCs/>
        <w:snapToGrid w:val="0"/>
      </w:rPr>
      <w:fldChar w:fldCharType="end"/>
    </w:r>
    <w:r w:rsidRPr="00856A31">
      <w:rPr>
        <w:b/>
        <w:bCs/>
        <w:snapToGrid w:val="0"/>
      </w:rPr>
      <w:t xml:space="preserve">  of  </w:t>
    </w:r>
    <w:r w:rsidRPr="00856A31">
      <w:rPr>
        <w:rStyle w:val="PageNumber"/>
        <w:b/>
      </w:rPr>
      <w:fldChar w:fldCharType="begin"/>
    </w:r>
    <w:r w:rsidRPr="00856A31">
      <w:rPr>
        <w:rStyle w:val="PageNumber"/>
        <w:b/>
      </w:rPr>
      <w:instrText xml:space="preserve"> NUMPAGES </w:instrText>
    </w:r>
    <w:r w:rsidRPr="00856A31">
      <w:rPr>
        <w:rStyle w:val="PageNumber"/>
        <w:b/>
      </w:rPr>
      <w:fldChar w:fldCharType="separate"/>
    </w:r>
    <w:r w:rsidR="001317AF">
      <w:rPr>
        <w:rStyle w:val="PageNumber"/>
        <w:b/>
        <w:noProof/>
      </w:rPr>
      <w:t>68</w:t>
    </w:r>
    <w:r w:rsidRPr="00856A31">
      <w:rPr>
        <w:rStyle w:val="PageNumber"/>
        <w:b/>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856A31" w:rsidRDefault="007404D4" w:rsidP="001B6E78">
    <w:pPr>
      <w:rPr>
        <w:sz w:val="24"/>
        <w:szCs w:val="24"/>
      </w:rPr>
    </w:pPr>
    <w:r w:rsidRPr="00071553">
      <w:rPr>
        <w:sz w:val="24"/>
        <w:szCs w:val="24"/>
        <w:lang w:eastAsia="zh-TW"/>
      </w:rPr>
      <w:pict>
        <v:line id="_x0000_s1107" href="#Abbr" style="position:absolute;left:0;text-align:left;z-index:15" from="-3.15pt,11.8pt" to="1055.6pt,11.8pt" o:button="t" strokeweight="1.5pt"/>
      </w:pict>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b/>
        <w:bCs/>
      </w:rPr>
    </w:pPr>
    <w:r w:rsidRPr="00856A31">
      <w:rPr>
        <w:b/>
        <w:bCs/>
      </w:rPr>
      <w:tab/>
    </w:r>
    <w:r w:rsidRPr="00856A31">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856A31">
      <w:rPr>
        <w:b/>
      </w:rPr>
      <w:t xml:space="preserve">YOKOGAWA </w:t>
    </w:r>
    <w:r>
      <w:fldChar w:fldCharType="begin"/>
    </w:r>
    <w:r>
      <w:instrText>HYPERLINK \l "Table_Of_Content"</w:instrText>
    </w:r>
    <w:ins w:id="746" w:author="40202267" w:date="2011-11-09T11:16:00Z"/>
    <w:r>
      <w:fldChar w:fldCharType="separate"/>
    </w:r>
    <w:r w:rsidRPr="00856A31">
      <w:rPr>
        <w:b/>
      </w:rPr>
      <w:object w:dxaOrig="1481" w:dyaOrig="1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8pt;height:10.8pt" o:ole="" fillcolor="window">
          <v:imagedata r:id="rId1" o:title=""/>
        </v:shape>
        <o:OLEObject Type="Embed" ProgID="Word.Picture.8" ShapeID="_x0000_i1040" DrawAspect="Content" ObjectID="_1382343516" r:id="rId2">
          <o:FieldCodes>\* mergeformat</o:FieldCodes>
        </o:OLEObject>
      </w:object>
    </w:r>
    <w:r>
      <w:fldChar w:fldCharType="end"/>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sz w:val="18"/>
      </w:rPr>
    </w:pPr>
    <w:r w:rsidRPr="002E4D3F">
      <w:rPr>
        <w:b/>
        <w:bCs/>
        <w:color w:val="FFFFFF"/>
      </w:rPr>
      <w:t xml:space="preserve">Filename: </w:t>
    </w:r>
    <w:fldSimple w:instr=" FILENAME  \* MERGEFORMAT ">
      <w:ins w:id="747" w:author="40202267" w:date="2011-11-09T11:17:00Z">
        <w:r w:rsidR="001317AF" w:rsidRPr="001317AF">
          <w:rPr>
            <w:b/>
            <w:bCs/>
            <w:noProof/>
            <w:color w:val="FFFFFF"/>
            <w:rPrChange w:id="748" w:author="40202267" w:date="2011-11-09T11:17:00Z">
              <w:rPr/>
            </w:rPrChange>
          </w:rPr>
          <w:t>IGFDP-C0-PC-00-0100-001_revD4.docx</w:t>
        </w:r>
      </w:ins>
      <w:del w:id="749" w:author="40202267" w:date="2011-11-09T11:16:00Z">
        <w:r w:rsidRPr="00071553" w:rsidDel="001317AF">
          <w:rPr>
            <w:b/>
            <w:bCs/>
            <w:noProof/>
            <w:color w:val="FFFFFF"/>
          </w:rPr>
          <w:delText>IGFDP-C0-PC-00-0100-001_revD3.docx</w:delText>
        </w:r>
      </w:del>
    </w:fldSimple>
    <w:r w:rsidRPr="00856A31">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 xml:space="preserve">            </w:t>
    </w:r>
    <w:proofErr w:type="gramStart"/>
    <w:r w:rsidRPr="00856A31">
      <w:rPr>
        <w:b/>
        <w:bCs/>
        <w:snapToGrid w:val="0"/>
      </w:rPr>
      <w:t xml:space="preserve">Page  </w:t>
    </w:r>
    <w:proofErr w:type="gramEnd"/>
    <w:r w:rsidRPr="00856A31">
      <w:rPr>
        <w:b/>
        <w:bCs/>
        <w:snapToGrid w:val="0"/>
      </w:rPr>
      <w:fldChar w:fldCharType="begin"/>
    </w:r>
    <w:r w:rsidRPr="00856A31">
      <w:rPr>
        <w:b/>
        <w:bCs/>
        <w:snapToGrid w:val="0"/>
      </w:rPr>
      <w:instrText xml:space="preserve"> PAGE  \* MERGEFORMAT </w:instrText>
    </w:r>
    <w:r w:rsidRPr="00856A31">
      <w:rPr>
        <w:b/>
        <w:bCs/>
        <w:snapToGrid w:val="0"/>
      </w:rPr>
      <w:fldChar w:fldCharType="separate"/>
    </w:r>
    <w:r w:rsidR="001317AF">
      <w:rPr>
        <w:b/>
        <w:bCs/>
        <w:noProof/>
        <w:snapToGrid w:val="0"/>
      </w:rPr>
      <w:t>21</w:t>
    </w:r>
    <w:r w:rsidRPr="00856A31">
      <w:rPr>
        <w:b/>
        <w:bCs/>
        <w:snapToGrid w:val="0"/>
      </w:rPr>
      <w:fldChar w:fldCharType="end"/>
    </w:r>
    <w:r w:rsidRPr="00856A31">
      <w:rPr>
        <w:b/>
        <w:bCs/>
        <w:snapToGrid w:val="0"/>
      </w:rPr>
      <w:t xml:space="preserve">  of  </w:t>
    </w:r>
    <w:r w:rsidRPr="00856A31">
      <w:rPr>
        <w:rStyle w:val="PageNumber"/>
        <w:b/>
      </w:rPr>
      <w:fldChar w:fldCharType="begin"/>
    </w:r>
    <w:r w:rsidRPr="00856A31">
      <w:rPr>
        <w:rStyle w:val="PageNumber"/>
        <w:b/>
      </w:rPr>
      <w:instrText xml:space="preserve"> NUMPAGES </w:instrText>
    </w:r>
    <w:r w:rsidRPr="00856A31">
      <w:rPr>
        <w:rStyle w:val="PageNumber"/>
        <w:b/>
      </w:rPr>
      <w:fldChar w:fldCharType="separate"/>
    </w:r>
    <w:r w:rsidR="001317AF">
      <w:rPr>
        <w:rStyle w:val="PageNumber"/>
        <w:b/>
        <w:noProof/>
      </w:rPr>
      <w:t>68</w:t>
    </w:r>
    <w:r w:rsidRPr="00856A31">
      <w:rPr>
        <w:rStyle w:val="PageNumber"/>
        <w:b/>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856A31" w:rsidRDefault="007404D4" w:rsidP="001B6E78">
    <w:pPr>
      <w:rPr>
        <w:sz w:val="24"/>
        <w:szCs w:val="24"/>
      </w:rPr>
    </w:pPr>
    <w:r w:rsidRPr="00071553">
      <w:rPr>
        <w:sz w:val="24"/>
        <w:szCs w:val="24"/>
        <w:lang w:eastAsia="zh-TW"/>
      </w:rPr>
      <w:pict>
        <v:line id="_x0000_s1096" href="#Abbr" style="position:absolute;left:0;text-align:left;z-index:7" from="-3.15pt,11.8pt" to="472.05pt,11.8pt" o:button="t" strokeweight="1.5pt"/>
      </w:pict>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b/>
        <w:bCs/>
      </w:rPr>
    </w:pPr>
    <w:r w:rsidRPr="00856A31">
      <w:rPr>
        <w:b/>
        <w:bCs/>
      </w:rPr>
      <w:tab/>
    </w:r>
    <w:r w:rsidRPr="00856A31">
      <w:rPr>
        <w:b/>
        <w:bCs/>
      </w:rPr>
      <w:tab/>
    </w:r>
    <w:r w:rsidRPr="00856A31">
      <w:rPr>
        <w:b/>
      </w:rPr>
      <w:t xml:space="preserve">YOKOGAWA </w:t>
    </w:r>
    <w:r>
      <w:fldChar w:fldCharType="begin"/>
    </w:r>
    <w:r>
      <w:instrText>HYPERLINK \l "Table_Of_Content"</w:instrText>
    </w:r>
    <w:ins w:id="1030" w:author="40202267" w:date="2011-11-09T11:16:00Z"/>
    <w:r>
      <w:fldChar w:fldCharType="separate"/>
    </w:r>
    <w:r w:rsidRPr="00856A31">
      <w:rPr>
        <w:b/>
      </w:rPr>
      <w:object w:dxaOrig="1481" w:dyaOrig="1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0.8pt;height:10.8pt" o:ole="" fillcolor="window">
          <v:imagedata r:id="rId1" o:title=""/>
        </v:shape>
        <o:OLEObject Type="Embed" ProgID="Word.Picture.8" ShapeID="_x0000_i1041" DrawAspect="Content" ObjectID="_1382343517" r:id="rId2">
          <o:FieldCodes>\* mergeformat</o:FieldCodes>
        </o:OLEObject>
      </w:object>
    </w:r>
    <w:r>
      <w:fldChar w:fldCharType="end"/>
    </w:r>
  </w:p>
  <w:p w:rsidR="007404D4" w:rsidRPr="00856A31" w:rsidRDefault="007404D4" w:rsidP="001B6E78">
    <w:pPr>
      <w:pStyle w:val="Footer"/>
      <w:tabs>
        <w:tab w:val="clear" w:pos="851"/>
        <w:tab w:val="clear" w:pos="4320"/>
        <w:tab w:val="clear" w:pos="8640"/>
        <w:tab w:val="left" w:pos="0"/>
        <w:tab w:val="center" w:pos="4680"/>
        <w:tab w:val="right" w:pos="9360"/>
      </w:tabs>
      <w:ind w:left="0" w:right="-189"/>
      <w:rPr>
        <w:sz w:val="18"/>
      </w:rPr>
    </w:pPr>
    <w:r w:rsidRPr="002E4D3F">
      <w:rPr>
        <w:b/>
        <w:bCs/>
        <w:color w:val="FFFFFF"/>
      </w:rPr>
      <w:t xml:space="preserve">Filename: </w:t>
    </w:r>
    <w:fldSimple w:instr=" FILENAME  \* MERGEFORMAT ">
      <w:ins w:id="1031" w:author="40202267" w:date="2011-11-09T11:17:00Z">
        <w:r w:rsidR="001317AF" w:rsidRPr="001317AF">
          <w:rPr>
            <w:b/>
            <w:bCs/>
            <w:noProof/>
            <w:color w:val="FFFFFF"/>
            <w:rPrChange w:id="1032" w:author="40202267" w:date="2011-11-09T11:17:00Z">
              <w:rPr/>
            </w:rPrChange>
          </w:rPr>
          <w:t>IGFDP-C0-PC-00-0100-001_revD4.docx</w:t>
        </w:r>
      </w:ins>
      <w:del w:id="1033" w:author="40202267" w:date="2011-11-09T11:16:00Z">
        <w:r w:rsidRPr="00071553" w:rsidDel="001317AF">
          <w:rPr>
            <w:b/>
            <w:bCs/>
            <w:noProof/>
            <w:color w:val="FFFFFF"/>
          </w:rPr>
          <w:delText>IGFDP-C0-PC-00-0100-001_revD3.docx</w:delText>
        </w:r>
      </w:del>
    </w:fldSimple>
    <w:r w:rsidRPr="00856A31">
      <w:rPr>
        <w:snapToGrid w:val="0"/>
      </w:rPr>
      <w:tab/>
    </w:r>
    <w:r>
      <w:rPr>
        <w:snapToGrid w:val="0"/>
      </w:rPr>
      <w:tab/>
    </w:r>
    <w:proofErr w:type="gramStart"/>
    <w:r w:rsidRPr="00856A31">
      <w:rPr>
        <w:b/>
        <w:bCs/>
        <w:snapToGrid w:val="0"/>
      </w:rPr>
      <w:t xml:space="preserve">Page  </w:t>
    </w:r>
    <w:proofErr w:type="gramEnd"/>
    <w:r w:rsidRPr="00856A31">
      <w:rPr>
        <w:b/>
        <w:bCs/>
        <w:snapToGrid w:val="0"/>
      </w:rPr>
      <w:fldChar w:fldCharType="begin"/>
    </w:r>
    <w:r w:rsidRPr="00856A31">
      <w:rPr>
        <w:b/>
        <w:bCs/>
        <w:snapToGrid w:val="0"/>
      </w:rPr>
      <w:instrText xml:space="preserve"> PAGE  \* MERGEFORMAT </w:instrText>
    </w:r>
    <w:r w:rsidRPr="00856A31">
      <w:rPr>
        <w:b/>
        <w:bCs/>
        <w:snapToGrid w:val="0"/>
      </w:rPr>
      <w:fldChar w:fldCharType="separate"/>
    </w:r>
    <w:r w:rsidR="001317AF">
      <w:rPr>
        <w:b/>
        <w:bCs/>
        <w:noProof/>
        <w:snapToGrid w:val="0"/>
      </w:rPr>
      <w:t>68</w:t>
    </w:r>
    <w:r w:rsidRPr="00856A31">
      <w:rPr>
        <w:b/>
        <w:bCs/>
        <w:snapToGrid w:val="0"/>
      </w:rPr>
      <w:fldChar w:fldCharType="end"/>
    </w:r>
    <w:r w:rsidRPr="00856A31">
      <w:rPr>
        <w:b/>
        <w:bCs/>
        <w:snapToGrid w:val="0"/>
      </w:rPr>
      <w:t xml:space="preserve">  of  </w:t>
    </w:r>
    <w:r w:rsidRPr="00856A31">
      <w:rPr>
        <w:rStyle w:val="PageNumber"/>
        <w:b/>
      </w:rPr>
      <w:fldChar w:fldCharType="begin"/>
    </w:r>
    <w:r w:rsidRPr="00856A31">
      <w:rPr>
        <w:rStyle w:val="PageNumber"/>
        <w:b/>
      </w:rPr>
      <w:instrText xml:space="preserve"> NUMPAGES </w:instrText>
    </w:r>
    <w:r w:rsidRPr="00856A31">
      <w:rPr>
        <w:rStyle w:val="PageNumber"/>
        <w:b/>
      </w:rPr>
      <w:fldChar w:fldCharType="separate"/>
    </w:r>
    <w:r w:rsidR="001317AF">
      <w:rPr>
        <w:rStyle w:val="PageNumber"/>
        <w:b/>
        <w:noProof/>
      </w:rPr>
      <w:t>68</w:t>
    </w:r>
    <w:r w:rsidRPr="00856A31">
      <w:rPr>
        <w:rStyle w:val="PageNumbe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2446" w:rsidRDefault="00442446">
      <w:r>
        <w:separator/>
      </w:r>
    </w:p>
  </w:footnote>
  <w:footnote w:type="continuationSeparator" w:id="0">
    <w:p w:rsidR="00442446" w:rsidRDefault="004424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402570" w:rsidRDefault="007404D4" w:rsidP="003615AD">
    <w:pPr>
      <w:pStyle w:val="Header"/>
      <w:tabs>
        <w:tab w:val="clear" w:pos="851"/>
        <w:tab w:val="clear" w:pos="4320"/>
        <w:tab w:val="clear" w:pos="8640"/>
        <w:tab w:val="left" w:pos="0"/>
        <w:tab w:val="left" w:pos="993"/>
        <w:tab w:val="right" w:pos="9360"/>
      </w:tabs>
      <w:ind w:left="0" w:right="-187"/>
      <w:rPr>
        <w:b/>
      </w:rPr>
    </w:pPr>
    <w:bookmarkStart w:id="717" w:name="OLE_LINK14"/>
    <w:bookmarkStart w:id="718" w:name="OLE_LINK15"/>
    <w:r w:rsidRPr="00071553">
      <w:rPr>
        <w:b/>
      </w:rPr>
      <w:pict>
        <v:line id="_x0000_s1083" href="#Abbr" style="position:absolute;z-index:3" from="-5.55pt,-6.05pt" to="469.2pt,-6.05pt" o:allowincell="f" o:button="t" strokeweight="1.5pt"/>
      </w:pict>
    </w:r>
    <w:r w:rsidRPr="00402570">
      <w:rPr>
        <w:b/>
      </w:rPr>
      <w:t>User:</w:t>
    </w:r>
    <w:r w:rsidRPr="00402570">
      <w:rPr>
        <w:b/>
      </w:rPr>
      <w:tab/>
    </w:r>
    <w:r>
      <w:rPr>
        <w:rFonts w:cs="CDFLFH+Arial,Bold"/>
        <w:b/>
        <w:color w:val="000000"/>
        <w:szCs w:val="16"/>
      </w:rPr>
      <w:t>INPEX Operation Pty Ltd</w:t>
    </w:r>
    <w:r w:rsidRPr="00402570">
      <w:rPr>
        <w:rFonts w:cs="CDFLFH+Arial,Bold"/>
        <w:b/>
        <w:color w:val="000000"/>
        <w:szCs w:val="16"/>
      </w:rPr>
      <w:t>.</w:t>
    </w:r>
    <w:r w:rsidRPr="00402570">
      <w:rPr>
        <w:b/>
      </w:rPr>
      <w:tab/>
      <w:t xml:space="preserve">Title: </w:t>
    </w:r>
    <w:r>
      <w:rPr>
        <w:b/>
      </w:rPr>
      <w:t>ICSS Project Execution Plan</w:t>
    </w:r>
  </w:p>
  <w:p w:rsidR="007404D4" w:rsidRPr="00402570" w:rsidRDefault="007404D4" w:rsidP="003615AD">
    <w:pPr>
      <w:pStyle w:val="Header"/>
      <w:tabs>
        <w:tab w:val="clear" w:pos="851"/>
        <w:tab w:val="clear" w:pos="4320"/>
        <w:tab w:val="clear" w:pos="8640"/>
        <w:tab w:val="left" w:pos="0"/>
        <w:tab w:val="left" w:pos="993"/>
        <w:tab w:val="left" w:pos="3703"/>
        <w:tab w:val="right" w:pos="9360"/>
      </w:tabs>
      <w:ind w:left="0" w:right="-274"/>
      <w:rPr>
        <w:b/>
        <w:lang w:eastAsia="ja-JP"/>
      </w:rPr>
    </w:pPr>
    <w:r w:rsidRPr="00402570">
      <w:rPr>
        <w:b/>
      </w:rPr>
      <w:t>Project:</w:t>
    </w:r>
    <w:r w:rsidRPr="00402570">
      <w:rPr>
        <w:b/>
      </w:rPr>
      <w:tab/>
    </w:r>
    <w:r>
      <w:rPr>
        <w:b/>
      </w:rPr>
      <w:t>ICHTHYS Gas Field Development Project</w:t>
    </w:r>
    <w:r w:rsidRPr="00402570">
      <w:rPr>
        <w:b/>
      </w:rPr>
      <w:tab/>
      <w:t xml:space="preserve">Doc No.: </w:t>
    </w:r>
    <w:r>
      <w:rPr>
        <w:b/>
        <w:color w:val="3366FF"/>
      </w:rPr>
      <w:t>IGFDP</w:t>
    </w:r>
    <w:r w:rsidRPr="00402570">
      <w:rPr>
        <w:b/>
        <w:color w:val="3366FF"/>
      </w:rPr>
      <w:t>-C0-PC-00-0</w:t>
    </w:r>
    <w:r>
      <w:rPr>
        <w:b/>
        <w:color w:val="3366FF"/>
      </w:rPr>
      <w:t>1</w:t>
    </w:r>
    <w:r w:rsidRPr="00402570">
      <w:rPr>
        <w:b/>
        <w:color w:val="3366FF"/>
      </w:rPr>
      <w:t>00-00</w:t>
    </w:r>
    <w:r>
      <w:rPr>
        <w:b/>
        <w:color w:val="3366FF"/>
      </w:rPr>
      <w:t>_</w:t>
    </w:r>
    <w:del w:id="719" w:author="40202267" w:date="2011-11-09T11:12:00Z">
      <w:r w:rsidDel="007404D4">
        <w:rPr>
          <w:b/>
          <w:color w:val="3366FF"/>
        </w:rPr>
        <w:delText>D3</w:delText>
      </w:r>
    </w:del>
    <w:ins w:id="720" w:author="40202267" w:date="2011-11-09T11:12:00Z">
      <w:r>
        <w:rPr>
          <w:b/>
          <w:color w:val="3366FF"/>
        </w:rPr>
        <w:t>D4</w:t>
      </w:r>
    </w:ins>
  </w:p>
  <w:p w:rsidR="007404D4" w:rsidRPr="00F338AD" w:rsidRDefault="007404D4">
    <w:pPr>
      <w:pStyle w:val="Header"/>
      <w:tabs>
        <w:tab w:val="clear" w:pos="851"/>
        <w:tab w:val="clear" w:pos="4320"/>
        <w:tab w:val="left" w:pos="0"/>
        <w:tab w:val="left" w:pos="993"/>
        <w:tab w:val="center" w:pos="5014"/>
      </w:tabs>
      <w:ind w:left="0" w:right="-186"/>
      <w:rPr>
        <w:szCs w:val="16"/>
      </w:rPr>
    </w:pPr>
    <w:r>
      <w:rPr>
        <w:b/>
      </w:rPr>
      <w:t xml:space="preserve">Cat. </w:t>
    </w:r>
    <w:r w:rsidRPr="00402570">
      <w:rPr>
        <w:b/>
      </w:rPr>
      <w:t>:</w:t>
    </w:r>
    <w:r>
      <w:rPr>
        <w:b/>
      </w:rPr>
      <w:tab/>
      <w:t>ICSS ITT</w:t>
    </w:r>
    <w:r>
      <w:rPr>
        <w:b/>
      </w:rPr>
      <w:tab/>
    </w:r>
    <w:r>
      <w:rPr>
        <w:b/>
      </w:rPr>
      <w:tab/>
      <w:t xml:space="preserve">                                  Inpex Doc. No: C810-AJ-PLN-0001_D</w:t>
    </w:r>
  </w:p>
  <w:bookmarkEnd w:id="717"/>
  <w:bookmarkEnd w:id="718"/>
  <w:p w:rsidR="007404D4" w:rsidRPr="00402570" w:rsidRDefault="007404D4" w:rsidP="007649AB">
    <w:pPr>
      <w:pStyle w:val="Header"/>
    </w:pPr>
    <w:r w:rsidRPr="00071553">
      <w:pict>
        <v:line id="_x0000_s1080" href="#Abbr" style="position:absolute;left:0;text-align:left;z-index:1" from="-6pt,5.55pt" to="469.2pt,5.55pt" o:allowincell="f" o:button="t" strokeweight="1.5pt"/>
      </w:pict>
    </w:r>
  </w:p>
  <w:p w:rsidR="007404D4" w:rsidRPr="00402570" w:rsidRDefault="007404D4" w:rsidP="007649AB">
    <w:pPr>
      <w:pStyle w:val="Header"/>
      <w:rPr>
        <w:sz w:val="32"/>
        <w:szCs w:val="3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402570" w:rsidRDefault="007404D4" w:rsidP="003615AD">
    <w:pPr>
      <w:pStyle w:val="Header"/>
      <w:tabs>
        <w:tab w:val="clear" w:pos="851"/>
        <w:tab w:val="clear" w:pos="4320"/>
        <w:tab w:val="clear" w:pos="8640"/>
        <w:tab w:val="left" w:pos="0"/>
        <w:tab w:val="left" w:pos="993"/>
        <w:tab w:val="right" w:pos="9360"/>
      </w:tabs>
      <w:ind w:left="0" w:right="-187"/>
      <w:rPr>
        <w:b/>
      </w:rPr>
    </w:pPr>
    <w:r w:rsidRPr="00071553">
      <w:rPr>
        <w:b/>
      </w:rPr>
      <w:pict>
        <v:line id="_x0000_s1094" href="#Abbr" style="position:absolute;z-index:5" from="-5.55pt,-6.05pt" to="710pt,-6.05pt" o:allowincell="f" o:button="t" strokeweight="1.5pt"/>
      </w:pict>
    </w:r>
    <w:r w:rsidRPr="00402570">
      <w:rPr>
        <w:b/>
      </w:rPr>
      <w:t>User:</w:t>
    </w:r>
    <w:r w:rsidRPr="00402570">
      <w:rPr>
        <w:b/>
      </w:rPr>
      <w:tab/>
    </w:r>
    <w:r>
      <w:rPr>
        <w:rFonts w:cs="CDFLFH+Arial,Bold"/>
        <w:b/>
        <w:color w:val="000000"/>
        <w:szCs w:val="16"/>
      </w:rPr>
      <w:t>INPEX Operation Pty Ltd</w:t>
    </w:r>
    <w:r w:rsidRPr="00402570">
      <w:rPr>
        <w:rFonts w:cs="CDFLFH+Arial,Bold"/>
        <w:b/>
        <w:color w:val="000000"/>
        <w:szCs w:val="16"/>
      </w:rPr>
      <w:t>.</w:t>
    </w:r>
    <w:r w:rsidRPr="00402570">
      <w:rPr>
        <w:b/>
      </w:rPr>
      <w:tab/>
    </w:r>
    <w:r>
      <w:rPr>
        <w:b/>
      </w:rPr>
      <w:tab/>
    </w:r>
    <w:r>
      <w:rPr>
        <w:b/>
      </w:rPr>
      <w:tab/>
      <w:t xml:space="preserve">                </w:t>
    </w:r>
    <w:r w:rsidRPr="00402570">
      <w:rPr>
        <w:b/>
      </w:rPr>
      <w:t xml:space="preserve">Title: </w:t>
    </w:r>
    <w:r>
      <w:rPr>
        <w:b/>
      </w:rPr>
      <w:t xml:space="preserve">ICSS Project Execution Plan </w:t>
    </w:r>
  </w:p>
  <w:p w:rsidR="007404D4" w:rsidRPr="00402570" w:rsidRDefault="007404D4" w:rsidP="003615AD">
    <w:pPr>
      <w:pStyle w:val="Header"/>
      <w:tabs>
        <w:tab w:val="clear" w:pos="851"/>
        <w:tab w:val="clear" w:pos="4320"/>
        <w:tab w:val="clear" w:pos="8640"/>
        <w:tab w:val="left" w:pos="0"/>
        <w:tab w:val="left" w:pos="993"/>
        <w:tab w:val="left" w:pos="3703"/>
        <w:tab w:val="right" w:pos="9360"/>
      </w:tabs>
      <w:ind w:left="0" w:right="-274"/>
      <w:rPr>
        <w:b/>
        <w:lang w:eastAsia="ja-JP"/>
      </w:rPr>
    </w:pPr>
    <w:r w:rsidRPr="00402570">
      <w:rPr>
        <w:b/>
      </w:rPr>
      <w:t>Project:</w:t>
    </w:r>
    <w:r w:rsidRPr="00402570">
      <w:rPr>
        <w:b/>
      </w:rPr>
      <w:tab/>
    </w:r>
    <w:r>
      <w:rPr>
        <w:b/>
      </w:rPr>
      <w:t>ICHTHYS Gas Field Development Project</w:t>
    </w:r>
    <w:r w:rsidRPr="00402570">
      <w:rPr>
        <w:b/>
      </w:rPr>
      <w:tab/>
    </w:r>
    <w:r>
      <w:rPr>
        <w:b/>
      </w:rPr>
      <w:tab/>
    </w:r>
    <w:r>
      <w:rPr>
        <w:b/>
      </w:rPr>
      <w:tab/>
      <w:t xml:space="preserve">         </w:t>
    </w:r>
    <w:r w:rsidRPr="00402570">
      <w:rPr>
        <w:b/>
      </w:rPr>
      <w:t xml:space="preserve">Doc No.: </w:t>
    </w:r>
    <w:r>
      <w:rPr>
        <w:b/>
        <w:color w:val="3366FF"/>
      </w:rPr>
      <w:t>IGFDP</w:t>
    </w:r>
    <w:r w:rsidRPr="00402570">
      <w:rPr>
        <w:b/>
        <w:color w:val="3366FF"/>
      </w:rPr>
      <w:t>-C0-PC-00-0</w:t>
    </w:r>
    <w:r>
      <w:rPr>
        <w:b/>
        <w:color w:val="3366FF"/>
      </w:rPr>
      <w:t>1</w:t>
    </w:r>
    <w:r w:rsidRPr="00402570">
      <w:rPr>
        <w:b/>
        <w:color w:val="3366FF"/>
      </w:rPr>
      <w:t>00-00</w:t>
    </w:r>
    <w:r>
      <w:rPr>
        <w:b/>
        <w:color w:val="3366FF"/>
      </w:rPr>
      <w:t>_</w:t>
    </w:r>
    <w:del w:id="730" w:author="40202267" w:date="2011-11-09T11:12:00Z">
      <w:r w:rsidDel="007404D4">
        <w:rPr>
          <w:b/>
          <w:color w:val="3366FF"/>
        </w:rPr>
        <w:delText>D3</w:delText>
      </w:r>
    </w:del>
    <w:ins w:id="731" w:author="40202267" w:date="2011-11-09T11:12:00Z">
      <w:r>
        <w:rPr>
          <w:b/>
          <w:color w:val="3366FF"/>
        </w:rPr>
        <w:t>D4</w:t>
      </w:r>
    </w:ins>
  </w:p>
  <w:p w:rsidR="007404D4" w:rsidRDefault="007404D4">
    <w:pPr>
      <w:pStyle w:val="Header"/>
      <w:tabs>
        <w:tab w:val="clear" w:pos="851"/>
        <w:tab w:val="clear" w:pos="4320"/>
        <w:tab w:val="left" w:pos="0"/>
        <w:tab w:val="left" w:pos="993"/>
        <w:tab w:val="center" w:pos="5014"/>
      </w:tabs>
      <w:ind w:left="0" w:right="-186"/>
      <w:rPr>
        <w:b/>
        <w:sz w:val="18"/>
      </w:rPr>
    </w:pPr>
    <w:r>
      <w:rPr>
        <w:b/>
      </w:rPr>
      <w:t xml:space="preserve">Cat. </w:t>
    </w:r>
    <w:r w:rsidRPr="00402570">
      <w:rPr>
        <w:b/>
      </w:rPr>
      <w:t>:</w:t>
    </w:r>
    <w:r>
      <w:rPr>
        <w:b/>
      </w:rPr>
      <w:tab/>
      <w:t>ICSS ITT</w:t>
    </w:r>
    <w:r w:rsidRPr="00402570">
      <w:rPr>
        <w:b/>
      </w:rPr>
      <w:t xml:space="preserve"> </w:t>
    </w:r>
    <w:r>
      <w:rPr>
        <w:b/>
      </w:rPr>
      <w:tab/>
    </w:r>
    <w:r>
      <w:rPr>
        <w:b/>
      </w:rPr>
      <w:tab/>
    </w:r>
    <w:r>
      <w:rPr>
        <w:b/>
      </w:rPr>
      <w:tab/>
    </w:r>
    <w:r>
      <w:rPr>
        <w:b/>
      </w:rPr>
      <w:tab/>
    </w:r>
    <w:r>
      <w:rPr>
        <w:b/>
      </w:rPr>
      <w:tab/>
      <w:t xml:space="preserve">           Inpex Doc. No: C810-AJ-PLN-0001_D</w:t>
    </w:r>
  </w:p>
  <w:p w:rsidR="007404D4" w:rsidRPr="00402570" w:rsidRDefault="007404D4" w:rsidP="007649AB">
    <w:pPr>
      <w:pStyle w:val="Header"/>
    </w:pPr>
    <w:r w:rsidRPr="00071553">
      <w:pict>
        <v:line id="_x0000_s1093" href="#Abbr" style="position:absolute;left:0;text-align:left;z-index:4" from="-3.15pt,5.55pt" to="710pt,5.55pt" o:allowincell="f" o:button="t" strokeweight="1.5pt"/>
      </w:pict>
    </w:r>
  </w:p>
  <w:p w:rsidR="007404D4" w:rsidRPr="00402570" w:rsidRDefault="007404D4" w:rsidP="007649AB">
    <w:pPr>
      <w:pStyle w:val="Header"/>
      <w:rPr>
        <w:sz w:val="32"/>
        <w:szCs w:val="3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402570" w:rsidRDefault="007404D4" w:rsidP="003615AD">
    <w:pPr>
      <w:pStyle w:val="Header"/>
      <w:tabs>
        <w:tab w:val="clear" w:pos="851"/>
        <w:tab w:val="clear" w:pos="4320"/>
        <w:tab w:val="clear" w:pos="8640"/>
        <w:tab w:val="left" w:pos="0"/>
        <w:tab w:val="left" w:pos="993"/>
        <w:tab w:val="right" w:pos="9360"/>
      </w:tabs>
      <w:ind w:left="0" w:right="-187"/>
      <w:rPr>
        <w:b/>
      </w:rPr>
    </w:pPr>
    <w:r w:rsidRPr="00071553">
      <w:rPr>
        <w:b/>
      </w:rPr>
      <w:pict>
        <v:line id="_x0000_s1104" href="#Abbr" style="position:absolute;z-index:12" from="-5.55pt,-6.05pt" to="469.2pt,-6.05pt" o:allowincell="f" o:button="t" strokeweight="1.5pt"/>
      </w:pict>
    </w:r>
    <w:r w:rsidRPr="00402570">
      <w:rPr>
        <w:b/>
      </w:rPr>
      <w:t>User:</w:t>
    </w:r>
    <w:r w:rsidRPr="00402570">
      <w:rPr>
        <w:b/>
      </w:rPr>
      <w:tab/>
    </w:r>
    <w:r>
      <w:rPr>
        <w:rFonts w:cs="CDFLFH+Arial,Bold"/>
        <w:b/>
        <w:color w:val="000000"/>
        <w:szCs w:val="16"/>
      </w:rPr>
      <w:t>INPEX Operation Pty Ltd</w:t>
    </w:r>
    <w:r w:rsidRPr="00402570">
      <w:rPr>
        <w:rFonts w:cs="CDFLFH+Arial,Bold"/>
        <w:b/>
        <w:color w:val="000000"/>
        <w:szCs w:val="16"/>
      </w:rPr>
      <w:t>.</w:t>
    </w:r>
    <w:r w:rsidRPr="00402570">
      <w:rPr>
        <w:b/>
      </w:rPr>
      <w:tab/>
      <w:t xml:space="preserve">Title: </w:t>
    </w:r>
    <w:r>
      <w:rPr>
        <w:b/>
      </w:rPr>
      <w:t>ICSS Project Execution Plan</w:t>
    </w:r>
  </w:p>
  <w:p w:rsidR="007404D4" w:rsidRPr="00402570" w:rsidRDefault="007404D4" w:rsidP="003615AD">
    <w:pPr>
      <w:pStyle w:val="Header"/>
      <w:tabs>
        <w:tab w:val="clear" w:pos="851"/>
        <w:tab w:val="clear" w:pos="4320"/>
        <w:tab w:val="clear" w:pos="8640"/>
        <w:tab w:val="left" w:pos="0"/>
        <w:tab w:val="left" w:pos="993"/>
        <w:tab w:val="left" w:pos="3703"/>
        <w:tab w:val="right" w:pos="9360"/>
      </w:tabs>
      <w:ind w:left="0" w:right="-274"/>
      <w:rPr>
        <w:b/>
        <w:lang w:eastAsia="ja-JP"/>
      </w:rPr>
    </w:pPr>
    <w:r w:rsidRPr="00402570">
      <w:rPr>
        <w:b/>
      </w:rPr>
      <w:t>Project:</w:t>
    </w:r>
    <w:r w:rsidRPr="00402570">
      <w:rPr>
        <w:b/>
      </w:rPr>
      <w:tab/>
    </w:r>
    <w:r>
      <w:rPr>
        <w:b/>
      </w:rPr>
      <w:t>ICHTHYS Gas Field Development Project</w:t>
    </w:r>
    <w:r w:rsidRPr="00402570">
      <w:rPr>
        <w:b/>
      </w:rPr>
      <w:tab/>
      <w:t xml:space="preserve">Doc No.: </w:t>
    </w:r>
    <w:r>
      <w:rPr>
        <w:b/>
        <w:color w:val="3366FF"/>
      </w:rPr>
      <w:t>IGFDP</w:t>
    </w:r>
    <w:r w:rsidRPr="00402570">
      <w:rPr>
        <w:b/>
        <w:color w:val="3366FF"/>
      </w:rPr>
      <w:t>-C0-PC-00-0</w:t>
    </w:r>
    <w:r>
      <w:rPr>
        <w:b/>
        <w:color w:val="3366FF"/>
      </w:rPr>
      <w:t>1</w:t>
    </w:r>
    <w:r w:rsidRPr="00402570">
      <w:rPr>
        <w:b/>
        <w:color w:val="3366FF"/>
      </w:rPr>
      <w:t>00-00</w:t>
    </w:r>
    <w:r>
      <w:rPr>
        <w:b/>
        <w:color w:val="3366FF"/>
      </w:rPr>
      <w:t>_</w:t>
    </w:r>
    <w:del w:id="738" w:author="40202267" w:date="2011-11-09T11:12:00Z">
      <w:r w:rsidDel="007404D4">
        <w:rPr>
          <w:b/>
          <w:color w:val="3366FF"/>
        </w:rPr>
        <w:delText>D3</w:delText>
      </w:r>
    </w:del>
    <w:ins w:id="739" w:author="40202267" w:date="2011-11-09T11:12:00Z">
      <w:r>
        <w:rPr>
          <w:b/>
          <w:color w:val="3366FF"/>
        </w:rPr>
        <w:t>D4</w:t>
      </w:r>
    </w:ins>
  </w:p>
  <w:p w:rsidR="007404D4" w:rsidRPr="00F338AD" w:rsidRDefault="007404D4">
    <w:pPr>
      <w:pStyle w:val="Header"/>
      <w:tabs>
        <w:tab w:val="clear" w:pos="851"/>
        <w:tab w:val="clear" w:pos="4320"/>
        <w:tab w:val="left" w:pos="0"/>
        <w:tab w:val="left" w:pos="993"/>
        <w:tab w:val="center" w:pos="5014"/>
      </w:tabs>
      <w:ind w:left="0" w:right="-186"/>
      <w:rPr>
        <w:szCs w:val="16"/>
      </w:rPr>
    </w:pPr>
    <w:r>
      <w:rPr>
        <w:b/>
      </w:rPr>
      <w:t xml:space="preserve">Cat. </w:t>
    </w:r>
    <w:r w:rsidRPr="00402570">
      <w:rPr>
        <w:b/>
      </w:rPr>
      <w:t>:</w:t>
    </w:r>
    <w:r>
      <w:rPr>
        <w:b/>
      </w:rPr>
      <w:tab/>
      <w:t>ICSS ITT</w:t>
    </w:r>
    <w:r w:rsidRPr="00402570">
      <w:rPr>
        <w:b/>
      </w:rPr>
      <w:t xml:space="preserve"> </w:t>
    </w:r>
    <w:r>
      <w:rPr>
        <w:b/>
      </w:rPr>
      <w:tab/>
    </w:r>
    <w:r>
      <w:rPr>
        <w:b/>
      </w:rPr>
      <w:tab/>
      <w:t xml:space="preserve">                                  Inpex Doc. No: C810-AJ-PLN-0001_D</w:t>
    </w:r>
  </w:p>
  <w:p w:rsidR="007404D4" w:rsidRPr="00402570" w:rsidRDefault="007404D4" w:rsidP="007649AB">
    <w:pPr>
      <w:pStyle w:val="Header"/>
    </w:pPr>
    <w:r w:rsidRPr="00071553">
      <w:pict>
        <v:line id="_x0000_s1102" href="#Abbr" style="position:absolute;left:0;text-align:left;z-index:10" from="-6pt,5.55pt" to="469.2pt,5.55pt" o:allowincell="f" o:button="t" strokeweight="1.5pt"/>
      </w:pict>
    </w:r>
  </w:p>
  <w:p w:rsidR="007404D4" w:rsidRPr="00402570" w:rsidRDefault="007404D4" w:rsidP="007649AB">
    <w:pPr>
      <w:pStyle w:val="Header"/>
      <w:rPr>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402570" w:rsidRDefault="007404D4" w:rsidP="003615AD">
    <w:pPr>
      <w:pStyle w:val="Header"/>
      <w:tabs>
        <w:tab w:val="clear" w:pos="851"/>
        <w:tab w:val="clear" w:pos="4320"/>
        <w:tab w:val="clear" w:pos="8640"/>
        <w:tab w:val="left" w:pos="0"/>
        <w:tab w:val="left" w:pos="993"/>
        <w:tab w:val="right" w:pos="9360"/>
      </w:tabs>
      <w:ind w:left="0" w:right="-187"/>
      <w:rPr>
        <w:b/>
      </w:rPr>
    </w:pPr>
    <w:r w:rsidRPr="00071553">
      <w:rPr>
        <w:b/>
      </w:rPr>
      <w:pict>
        <v:line id="_x0000_s1106" href="#Abbr" style="position:absolute;z-index:14" from="-3.15pt,-6.05pt" to="1055.6pt,-6.05pt" o:allowincell="f" o:button="t" strokeweight="1.5pt"/>
      </w:pict>
    </w:r>
    <w:r w:rsidRPr="00402570">
      <w:rPr>
        <w:b/>
      </w:rPr>
      <w:t>User:</w:t>
    </w:r>
    <w:r w:rsidRPr="00402570">
      <w:rPr>
        <w:b/>
      </w:rPr>
      <w:tab/>
    </w:r>
    <w:r>
      <w:rPr>
        <w:rFonts w:cs="CDFLFH+Arial,Bold"/>
        <w:b/>
        <w:color w:val="000000"/>
        <w:szCs w:val="16"/>
      </w:rPr>
      <w:t>INPEX Operation Pty Ltd</w:t>
    </w:r>
    <w:r w:rsidRPr="00402570">
      <w:rPr>
        <w:rFonts w:cs="CDFLFH+Arial,Bold"/>
        <w:b/>
        <w:color w:val="000000"/>
        <w:szCs w:val="16"/>
      </w:rPr>
      <w:t>.</w:t>
    </w:r>
    <w:r w:rsidRPr="00402570">
      <w:rPr>
        <w:b/>
      </w:rPr>
      <w:tab/>
    </w:r>
    <w:r>
      <w:rPr>
        <w:b/>
      </w:rPr>
      <w:tab/>
    </w:r>
    <w:r>
      <w:rPr>
        <w:b/>
      </w:rPr>
      <w:tab/>
      <w:t xml:space="preserve">               </w:t>
    </w:r>
    <w:r>
      <w:rPr>
        <w:b/>
      </w:rPr>
      <w:tab/>
    </w:r>
    <w:r>
      <w:rPr>
        <w:b/>
      </w:rPr>
      <w:tab/>
    </w:r>
    <w:r>
      <w:rPr>
        <w:b/>
      </w:rPr>
      <w:tab/>
    </w:r>
    <w:r>
      <w:rPr>
        <w:b/>
      </w:rPr>
      <w:tab/>
    </w:r>
    <w:r>
      <w:rPr>
        <w:b/>
      </w:rPr>
      <w:tab/>
    </w:r>
    <w:r>
      <w:rPr>
        <w:b/>
      </w:rPr>
      <w:tab/>
    </w:r>
    <w:r>
      <w:rPr>
        <w:b/>
      </w:rPr>
      <w:tab/>
    </w:r>
    <w:r>
      <w:rPr>
        <w:b/>
      </w:rPr>
      <w:tab/>
    </w:r>
    <w:r>
      <w:rPr>
        <w:b/>
      </w:rPr>
      <w:tab/>
    </w:r>
    <w:r>
      <w:rPr>
        <w:b/>
      </w:rPr>
      <w:tab/>
      <w:t xml:space="preserve">           </w:t>
    </w:r>
    <w:r w:rsidRPr="00402570">
      <w:rPr>
        <w:b/>
      </w:rPr>
      <w:t xml:space="preserve">Title: </w:t>
    </w:r>
    <w:r>
      <w:rPr>
        <w:b/>
      </w:rPr>
      <w:t xml:space="preserve">ICSS Project Execution Plan </w:t>
    </w:r>
  </w:p>
  <w:p w:rsidR="007404D4" w:rsidRPr="00402570" w:rsidRDefault="007404D4" w:rsidP="003615AD">
    <w:pPr>
      <w:pStyle w:val="Header"/>
      <w:tabs>
        <w:tab w:val="clear" w:pos="851"/>
        <w:tab w:val="clear" w:pos="4320"/>
        <w:tab w:val="clear" w:pos="8640"/>
        <w:tab w:val="left" w:pos="0"/>
        <w:tab w:val="left" w:pos="993"/>
        <w:tab w:val="left" w:pos="3703"/>
        <w:tab w:val="right" w:pos="9360"/>
      </w:tabs>
      <w:ind w:left="0" w:right="-274"/>
      <w:rPr>
        <w:b/>
        <w:lang w:eastAsia="ja-JP"/>
      </w:rPr>
    </w:pPr>
    <w:r w:rsidRPr="00402570">
      <w:rPr>
        <w:b/>
      </w:rPr>
      <w:t>Project:</w:t>
    </w:r>
    <w:r w:rsidRPr="00402570">
      <w:rPr>
        <w:b/>
      </w:rPr>
      <w:tab/>
    </w:r>
    <w:r>
      <w:rPr>
        <w:b/>
      </w:rPr>
      <w:t>ICHTHYS Gas Field Development Project</w:t>
    </w:r>
    <w:r w:rsidRPr="00402570">
      <w:rPr>
        <w:b/>
      </w:rPr>
      <w:tab/>
    </w:r>
    <w:r>
      <w:rPr>
        <w:b/>
      </w:rPr>
      <w:tab/>
    </w:r>
    <w:r>
      <w:rPr>
        <w:b/>
      </w:rPr>
      <w:tab/>
      <w:t xml:space="preserve">         </w:t>
    </w:r>
    <w:r>
      <w:rPr>
        <w:b/>
      </w:rPr>
      <w:tab/>
    </w:r>
    <w:r>
      <w:rPr>
        <w:b/>
      </w:rPr>
      <w:tab/>
    </w:r>
    <w:r>
      <w:rPr>
        <w:b/>
      </w:rPr>
      <w:tab/>
    </w:r>
    <w:r>
      <w:rPr>
        <w:b/>
      </w:rPr>
      <w:tab/>
    </w:r>
    <w:r>
      <w:rPr>
        <w:b/>
      </w:rPr>
      <w:tab/>
    </w:r>
    <w:r>
      <w:rPr>
        <w:b/>
      </w:rPr>
      <w:tab/>
    </w:r>
    <w:r>
      <w:rPr>
        <w:b/>
      </w:rPr>
      <w:tab/>
    </w:r>
    <w:r>
      <w:rPr>
        <w:b/>
      </w:rPr>
      <w:tab/>
    </w:r>
    <w:r>
      <w:rPr>
        <w:b/>
      </w:rPr>
      <w:tab/>
    </w:r>
    <w:r>
      <w:rPr>
        <w:b/>
      </w:rPr>
      <w:tab/>
      <w:t xml:space="preserve">     </w:t>
    </w:r>
    <w:r w:rsidRPr="00402570">
      <w:rPr>
        <w:b/>
      </w:rPr>
      <w:t xml:space="preserve">Doc No.: </w:t>
    </w:r>
    <w:r>
      <w:rPr>
        <w:b/>
        <w:color w:val="3366FF"/>
      </w:rPr>
      <w:t>IGFDP</w:t>
    </w:r>
    <w:r w:rsidRPr="00402570">
      <w:rPr>
        <w:b/>
        <w:color w:val="3366FF"/>
      </w:rPr>
      <w:t>-C0-PC-00-0</w:t>
    </w:r>
    <w:r>
      <w:rPr>
        <w:b/>
        <w:color w:val="3366FF"/>
      </w:rPr>
      <w:t>1</w:t>
    </w:r>
    <w:r w:rsidRPr="00402570">
      <w:rPr>
        <w:b/>
        <w:color w:val="3366FF"/>
      </w:rPr>
      <w:t>00-00</w:t>
    </w:r>
    <w:r>
      <w:rPr>
        <w:b/>
        <w:color w:val="3366FF"/>
      </w:rPr>
      <w:t>_</w:t>
    </w:r>
    <w:del w:id="744" w:author="40202267" w:date="2011-11-09T11:13:00Z">
      <w:r w:rsidDel="007A0DEA">
        <w:rPr>
          <w:b/>
          <w:color w:val="3366FF"/>
        </w:rPr>
        <w:delText>D3</w:delText>
      </w:r>
    </w:del>
    <w:ins w:id="745" w:author="40202267" w:date="2011-11-09T11:13:00Z">
      <w:r w:rsidR="007A0DEA">
        <w:rPr>
          <w:b/>
          <w:color w:val="3366FF"/>
        </w:rPr>
        <w:t>D</w:t>
      </w:r>
      <w:r w:rsidR="007A0DEA">
        <w:rPr>
          <w:b/>
          <w:color w:val="3366FF"/>
        </w:rPr>
        <w:t>4</w:t>
      </w:r>
    </w:ins>
  </w:p>
  <w:p w:rsidR="007404D4" w:rsidRDefault="007404D4">
    <w:pPr>
      <w:pStyle w:val="Header"/>
      <w:tabs>
        <w:tab w:val="clear" w:pos="851"/>
        <w:tab w:val="clear" w:pos="4320"/>
        <w:tab w:val="left" w:pos="0"/>
        <w:tab w:val="left" w:pos="993"/>
        <w:tab w:val="center" w:pos="5014"/>
      </w:tabs>
      <w:ind w:left="0" w:right="-186"/>
      <w:rPr>
        <w:b/>
        <w:sz w:val="18"/>
      </w:rPr>
    </w:pPr>
    <w:r>
      <w:rPr>
        <w:b/>
      </w:rPr>
      <w:t xml:space="preserve">Cat. </w:t>
    </w:r>
    <w:r w:rsidRPr="00402570">
      <w:rPr>
        <w:b/>
      </w:rPr>
      <w:t>:</w:t>
    </w:r>
    <w:r>
      <w:rPr>
        <w:b/>
      </w:rPr>
      <w:tab/>
      <w:t>ICSS ITT</w:t>
    </w:r>
    <w:r w:rsidRPr="00402570">
      <w:rPr>
        <w:b/>
      </w:rPr>
      <w:t xml:space="preserve"> </w:t>
    </w:r>
    <w:r>
      <w:rPr>
        <w:b/>
      </w:rPr>
      <w:tab/>
    </w:r>
    <w:r>
      <w:rPr>
        <w:b/>
      </w:rPr>
      <w:tab/>
    </w:r>
    <w:r>
      <w:rPr>
        <w:b/>
      </w:rPr>
      <w:tab/>
    </w:r>
    <w:r>
      <w:rPr>
        <w:b/>
      </w:rPr>
      <w:tab/>
    </w:r>
    <w:r>
      <w:rPr>
        <w:b/>
      </w:rPr>
      <w:tab/>
      <w:t xml:space="preserve">         </w:t>
    </w:r>
    <w:r>
      <w:rPr>
        <w:b/>
      </w:rPr>
      <w:tab/>
    </w:r>
    <w:r>
      <w:rPr>
        <w:b/>
      </w:rPr>
      <w:tab/>
    </w:r>
    <w:r>
      <w:rPr>
        <w:b/>
      </w:rPr>
      <w:tab/>
    </w:r>
    <w:r>
      <w:rPr>
        <w:b/>
      </w:rPr>
      <w:tab/>
    </w:r>
    <w:r>
      <w:rPr>
        <w:b/>
      </w:rPr>
      <w:tab/>
    </w:r>
    <w:r>
      <w:rPr>
        <w:b/>
      </w:rPr>
      <w:tab/>
    </w:r>
    <w:r>
      <w:rPr>
        <w:b/>
      </w:rPr>
      <w:tab/>
    </w:r>
    <w:r>
      <w:rPr>
        <w:b/>
      </w:rPr>
      <w:tab/>
    </w:r>
    <w:r>
      <w:rPr>
        <w:b/>
      </w:rPr>
      <w:tab/>
    </w:r>
    <w:r>
      <w:rPr>
        <w:b/>
      </w:rPr>
      <w:tab/>
      <w:t xml:space="preserve">       Inpex Doc. No: C810-AJ-PLN-0001_D</w:t>
    </w:r>
  </w:p>
  <w:p w:rsidR="007404D4" w:rsidRPr="00402570" w:rsidRDefault="007404D4" w:rsidP="007649AB">
    <w:pPr>
      <w:pStyle w:val="Header"/>
    </w:pPr>
    <w:r w:rsidRPr="00071553">
      <w:pict>
        <v:line id="_x0000_s1105" href="#Abbr" style="position:absolute;left:0;text-align:left;z-index:13" from=".65pt,5.55pt" to="1055.6pt,5.55pt" o:allowincell="f" o:button="t" strokeweight="1.5pt"/>
      </w:pict>
    </w:r>
  </w:p>
  <w:p w:rsidR="007404D4" w:rsidRPr="00402570" w:rsidRDefault="007404D4" w:rsidP="007649AB">
    <w:pPr>
      <w:pStyle w:val="Header"/>
      <w:rPr>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04D4" w:rsidRPr="00402570" w:rsidRDefault="007404D4" w:rsidP="003615AD">
    <w:pPr>
      <w:pStyle w:val="Header"/>
      <w:tabs>
        <w:tab w:val="clear" w:pos="851"/>
        <w:tab w:val="clear" w:pos="4320"/>
        <w:tab w:val="clear" w:pos="8640"/>
        <w:tab w:val="left" w:pos="0"/>
        <w:tab w:val="left" w:pos="993"/>
        <w:tab w:val="right" w:pos="9360"/>
      </w:tabs>
      <w:ind w:left="0" w:right="-187"/>
      <w:rPr>
        <w:b/>
      </w:rPr>
    </w:pPr>
    <w:r w:rsidRPr="00071553">
      <w:rPr>
        <w:b/>
      </w:rPr>
      <w:pict>
        <v:line id="_x0000_s1098" href="#Abbr" style="position:absolute;z-index:9" from="-5.55pt,-6.05pt" to="469.2pt,-6.05pt" o:allowincell="f" o:button="t" strokeweight="1.5pt"/>
      </w:pict>
    </w:r>
    <w:r w:rsidRPr="00402570">
      <w:rPr>
        <w:b/>
      </w:rPr>
      <w:t>User:</w:t>
    </w:r>
    <w:r w:rsidRPr="00402570">
      <w:rPr>
        <w:b/>
      </w:rPr>
      <w:tab/>
    </w:r>
    <w:r>
      <w:rPr>
        <w:rFonts w:cs="CDFLFH+Arial,Bold"/>
        <w:b/>
        <w:color w:val="000000"/>
        <w:szCs w:val="16"/>
      </w:rPr>
      <w:t>INPEX Operation Pty Ltd</w:t>
    </w:r>
    <w:r w:rsidRPr="00402570">
      <w:rPr>
        <w:rFonts w:cs="CDFLFH+Arial,Bold"/>
        <w:b/>
        <w:color w:val="000000"/>
        <w:szCs w:val="16"/>
      </w:rPr>
      <w:t>.</w:t>
    </w:r>
    <w:r w:rsidRPr="00402570">
      <w:rPr>
        <w:b/>
      </w:rPr>
      <w:tab/>
      <w:t xml:space="preserve">Title: </w:t>
    </w:r>
    <w:r>
      <w:rPr>
        <w:b/>
      </w:rPr>
      <w:t xml:space="preserve">ICSS Project Execution Plan </w:t>
    </w:r>
  </w:p>
  <w:p w:rsidR="007404D4" w:rsidRPr="00402570" w:rsidRDefault="007404D4" w:rsidP="003615AD">
    <w:pPr>
      <w:pStyle w:val="Header"/>
      <w:tabs>
        <w:tab w:val="clear" w:pos="851"/>
        <w:tab w:val="clear" w:pos="4320"/>
        <w:tab w:val="clear" w:pos="8640"/>
        <w:tab w:val="left" w:pos="0"/>
        <w:tab w:val="left" w:pos="993"/>
        <w:tab w:val="left" w:pos="3703"/>
        <w:tab w:val="right" w:pos="9360"/>
      </w:tabs>
      <w:ind w:left="0" w:right="-274"/>
      <w:rPr>
        <w:b/>
        <w:lang w:eastAsia="ja-JP"/>
      </w:rPr>
    </w:pPr>
    <w:r w:rsidRPr="00402570">
      <w:rPr>
        <w:b/>
      </w:rPr>
      <w:t>Project:</w:t>
    </w:r>
    <w:r w:rsidRPr="00402570">
      <w:rPr>
        <w:b/>
      </w:rPr>
      <w:tab/>
    </w:r>
    <w:r>
      <w:rPr>
        <w:b/>
      </w:rPr>
      <w:t>ICHTHYS Gas Field Development Project</w:t>
    </w:r>
    <w:r w:rsidRPr="00402570">
      <w:rPr>
        <w:b/>
      </w:rPr>
      <w:tab/>
      <w:t xml:space="preserve">Doc No.: </w:t>
    </w:r>
    <w:r>
      <w:rPr>
        <w:b/>
        <w:color w:val="3366FF"/>
      </w:rPr>
      <w:t>IGFDP</w:t>
    </w:r>
    <w:r w:rsidRPr="00402570">
      <w:rPr>
        <w:b/>
        <w:color w:val="3366FF"/>
      </w:rPr>
      <w:t>-C0-PC-00-0</w:t>
    </w:r>
    <w:r>
      <w:rPr>
        <w:b/>
        <w:color w:val="3366FF"/>
      </w:rPr>
      <w:t>1</w:t>
    </w:r>
    <w:r w:rsidRPr="00402570">
      <w:rPr>
        <w:b/>
        <w:color w:val="3366FF"/>
      </w:rPr>
      <w:t>00-00</w:t>
    </w:r>
    <w:r>
      <w:rPr>
        <w:b/>
        <w:color w:val="3366FF"/>
      </w:rPr>
      <w:t>_</w:t>
    </w:r>
    <w:del w:id="1028" w:author="40202267" w:date="2011-11-09T11:13:00Z">
      <w:r w:rsidDel="007A0DEA">
        <w:rPr>
          <w:b/>
          <w:color w:val="3366FF"/>
        </w:rPr>
        <w:delText>D3</w:delText>
      </w:r>
    </w:del>
    <w:ins w:id="1029" w:author="40202267" w:date="2011-11-09T11:13:00Z">
      <w:r w:rsidR="007A0DEA">
        <w:rPr>
          <w:b/>
          <w:color w:val="3366FF"/>
        </w:rPr>
        <w:t>D</w:t>
      </w:r>
      <w:r w:rsidR="007A0DEA">
        <w:rPr>
          <w:b/>
          <w:color w:val="3366FF"/>
        </w:rPr>
        <w:t>4</w:t>
      </w:r>
    </w:ins>
  </w:p>
  <w:p w:rsidR="007404D4" w:rsidRDefault="007404D4">
    <w:pPr>
      <w:pStyle w:val="Header"/>
      <w:tabs>
        <w:tab w:val="clear" w:pos="851"/>
        <w:tab w:val="clear" w:pos="4320"/>
        <w:tab w:val="left" w:pos="0"/>
        <w:tab w:val="left" w:pos="993"/>
        <w:tab w:val="center" w:pos="5014"/>
      </w:tabs>
      <w:ind w:left="0" w:right="-186"/>
      <w:rPr>
        <w:b/>
        <w:sz w:val="18"/>
      </w:rPr>
    </w:pPr>
    <w:r>
      <w:rPr>
        <w:b/>
      </w:rPr>
      <w:t xml:space="preserve">Cat. </w:t>
    </w:r>
    <w:r w:rsidRPr="00402570">
      <w:rPr>
        <w:b/>
      </w:rPr>
      <w:t>:</w:t>
    </w:r>
    <w:r>
      <w:rPr>
        <w:b/>
      </w:rPr>
      <w:tab/>
      <w:t>ICSS ITT</w:t>
    </w:r>
    <w:r>
      <w:rPr>
        <w:b/>
      </w:rPr>
      <w:tab/>
    </w:r>
    <w:r>
      <w:rPr>
        <w:b/>
      </w:rPr>
      <w:tab/>
      <w:t xml:space="preserve">                                  Inpex Doc. No: C810-AJ-PLN-0001_D</w:t>
    </w:r>
  </w:p>
  <w:p w:rsidR="007404D4" w:rsidRPr="00402570" w:rsidRDefault="007404D4" w:rsidP="007649AB">
    <w:pPr>
      <w:pStyle w:val="Header"/>
    </w:pPr>
    <w:r w:rsidRPr="00071553">
      <w:pict>
        <v:line id="_x0000_s1097" href="#Abbr" style="position:absolute;left:0;text-align:left;z-index:8" from="-6pt,5.55pt" to="469.2pt,5.55pt" o:allowincell="f" o:button="t" strokeweight="1.5pt"/>
      </w:pict>
    </w:r>
  </w:p>
  <w:p w:rsidR="007404D4" w:rsidRPr="00402570" w:rsidRDefault="007404D4" w:rsidP="007649AB">
    <w:pPr>
      <w:pStyle w:val="Header"/>
      <w:rPr>
        <w:sz w:val="32"/>
        <w:szCs w:val="3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876980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6DF4BF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99EB2E8"/>
    <w:lvl w:ilvl="0">
      <w:start w:val="1"/>
      <w:numFmt w:val="decimal"/>
      <w:pStyle w:val="ListNumber3"/>
      <w:lvlText w:val="%1."/>
      <w:lvlJc w:val="left"/>
      <w:pPr>
        <w:tabs>
          <w:tab w:val="num" w:pos="926"/>
        </w:tabs>
        <w:ind w:left="926" w:hanging="360"/>
      </w:pPr>
    </w:lvl>
  </w:abstractNum>
  <w:abstractNum w:abstractNumId="3">
    <w:nsid w:val="FFFFFF7F"/>
    <w:multiLevelType w:val="singleLevel"/>
    <w:tmpl w:val="B6FC7302"/>
    <w:lvl w:ilvl="0">
      <w:start w:val="1"/>
      <w:numFmt w:val="decimal"/>
      <w:pStyle w:val="ListNumber2"/>
      <w:lvlText w:val="%1."/>
      <w:lvlJc w:val="left"/>
      <w:pPr>
        <w:tabs>
          <w:tab w:val="num" w:pos="643"/>
        </w:tabs>
        <w:ind w:left="643" w:hanging="360"/>
      </w:pPr>
    </w:lvl>
  </w:abstractNum>
  <w:abstractNum w:abstractNumId="4">
    <w:nsid w:val="FFFFFF80"/>
    <w:multiLevelType w:val="singleLevel"/>
    <w:tmpl w:val="1ADA783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26561B5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1C04450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A9421A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7910DF16"/>
    <w:lvl w:ilvl="0">
      <w:start w:val="1"/>
      <w:numFmt w:val="decimal"/>
      <w:pStyle w:val="ListNumber"/>
      <w:lvlText w:val="%1."/>
      <w:lvlJc w:val="left"/>
      <w:pPr>
        <w:tabs>
          <w:tab w:val="num" w:pos="360"/>
        </w:tabs>
        <w:ind w:left="360" w:hanging="360"/>
      </w:pPr>
    </w:lvl>
  </w:abstractNum>
  <w:abstractNum w:abstractNumId="9">
    <w:nsid w:val="FFFFFF89"/>
    <w:multiLevelType w:val="singleLevel"/>
    <w:tmpl w:val="1AAA6C5C"/>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4A54D9A0"/>
    <w:lvl w:ilvl="0">
      <w:numFmt w:val="bullet"/>
      <w:lvlText w:val="*"/>
      <w:lvlJc w:val="left"/>
    </w:lvl>
  </w:abstractNum>
  <w:abstractNum w:abstractNumId="11">
    <w:nsid w:val="017B06D4"/>
    <w:multiLevelType w:val="hybridMultilevel"/>
    <w:tmpl w:val="6AC47E30"/>
    <w:lvl w:ilvl="0" w:tplc="9DBA933A">
      <w:start w:val="1"/>
      <w:numFmt w:val="bullet"/>
      <w:lvlText w:val="-"/>
      <w:lvlJc w:val="left"/>
      <w:pPr>
        <w:tabs>
          <w:tab w:val="num" w:pos="1080"/>
        </w:tabs>
        <w:ind w:left="1080" w:hanging="360"/>
      </w:pPr>
      <w:rPr>
        <w:rFonts w:ascii="Arial" w:hAnsi="Aria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03341B04"/>
    <w:multiLevelType w:val="multilevel"/>
    <w:tmpl w:val="91001AE0"/>
    <w:lvl w:ilvl="0">
      <w:start w:val="1"/>
      <w:numFmt w:val="bullet"/>
      <w:lvlText w:val=""/>
      <w:lvlJc w:val="left"/>
      <w:pPr>
        <w:tabs>
          <w:tab w:val="num" w:pos="720"/>
        </w:tabs>
        <w:ind w:left="720" w:hanging="72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04CB13A2"/>
    <w:multiLevelType w:val="hybridMultilevel"/>
    <w:tmpl w:val="E468FF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4C60EC"/>
    <w:multiLevelType w:val="hybridMultilevel"/>
    <w:tmpl w:val="F8880F18"/>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nsid w:val="0CF25569"/>
    <w:multiLevelType w:val="multilevel"/>
    <w:tmpl w:val="1EAC2C20"/>
    <w:lvl w:ilvl="0">
      <w:start w:val="1"/>
      <w:numFmt w:val="bullet"/>
      <w:lvlText w:val=""/>
      <w:lvlJc w:val="left"/>
      <w:pPr>
        <w:tabs>
          <w:tab w:val="num" w:pos="720"/>
        </w:tabs>
        <w:ind w:left="1656" w:hanging="72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0CFB1B40"/>
    <w:multiLevelType w:val="multilevel"/>
    <w:tmpl w:val="5C1CF6F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080"/>
        </w:tabs>
        <w:ind w:left="1080" w:hanging="10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0EB30D16"/>
    <w:multiLevelType w:val="hybridMultilevel"/>
    <w:tmpl w:val="A1D616D8"/>
    <w:lvl w:ilvl="0" w:tplc="FFFFFFFF">
      <w:start w:val="2"/>
      <w:numFmt w:val="lowerLetter"/>
      <w:lvlText w:val="%1)"/>
      <w:lvlJc w:val="left"/>
      <w:pPr>
        <w:tabs>
          <w:tab w:val="num" w:pos="2156"/>
        </w:tabs>
        <w:ind w:left="2156" w:hanging="720"/>
      </w:pPr>
      <w:rPr>
        <w:rFonts w:hint="default"/>
      </w:rPr>
    </w:lvl>
    <w:lvl w:ilvl="1" w:tplc="FFFFFFFF" w:tentative="1">
      <w:start w:val="1"/>
      <w:numFmt w:val="lowerLetter"/>
      <w:lvlText w:val="%2."/>
      <w:lvlJc w:val="left"/>
      <w:pPr>
        <w:tabs>
          <w:tab w:val="num" w:pos="2516"/>
        </w:tabs>
        <w:ind w:left="2516" w:hanging="360"/>
      </w:pPr>
    </w:lvl>
    <w:lvl w:ilvl="2" w:tplc="FFFFFFFF" w:tentative="1">
      <w:start w:val="1"/>
      <w:numFmt w:val="lowerRoman"/>
      <w:lvlText w:val="%3."/>
      <w:lvlJc w:val="right"/>
      <w:pPr>
        <w:tabs>
          <w:tab w:val="num" w:pos="3236"/>
        </w:tabs>
        <w:ind w:left="3236" w:hanging="180"/>
      </w:pPr>
    </w:lvl>
    <w:lvl w:ilvl="3" w:tplc="FFFFFFFF" w:tentative="1">
      <w:start w:val="1"/>
      <w:numFmt w:val="decimal"/>
      <w:lvlText w:val="%4."/>
      <w:lvlJc w:val="left"/>
      <w:pPr>
        <w:tabs>
          <w:tab w:val="num" w:pos="3956"/>
        </w:tabs>
        <w:ind w:left="3956" w:hanging="360"/>
      </w:pPr>
    </w:lvl>
    <w:lvl w:ilvl="4" w:tplc="FFFFFFFF" w:tentative="1">
      <w:start w:val="1"/>
      <w:numFmt w:val="lowerLetter"/>
      <w:lvlText w:val="%5."/>
      <w:lvlJc w:val="left"/>
      <w:pPr>
        <w:tabs>
          <w:tab w:val="num" w:pos="4676"/>
        </w:tabs>
        <w:ind w:left="4676" w:hanging="360"/>
      </w:pPr>
    </w:lvl>
    <w:lvl w:ilvl="5" w:tplc="FFFFFFFF" w:tentative="1">
      <w:start w:val="1"/>
      <w:numFmt w:val="lowerRoman"/>
      <w:lvlText w:val="%6."/>
      <w:lvlJc w:val="right"/>
      <w:pPr>
        <w:tabs>
          <w:tab w:val="num" w:pos="5396"/>
        </w:tabs>
        <w:ind w:left="5396" w:hanging="180"/>
      </w:pPr>
    </w:lvl>
    <w:lvl w:ilvl="6" w:tplc="FFFFFFFF" w:tentative="1">
      <w:start w:val="1"/>
      <w:numFmt w:val="decimal"/>
      <w:lvlText w:val="%7."/>
      <w:lvlJc w:val="left"/>
      <w:pPr>
        <w:tabs>
          <w:tab w:val="num" w:pos="6116"/>
        </w:tabs>
        <w:ind w:left="6116" w:hanging="360"/>
      </w:pPr>
    </w:lvl>
    <w:lvl w:ilvl="7" w:tplc="FFFFFFFF" w:tentative="1">
      <w:start w:val="1"/>
      <w:numFmt w:val="lowerLetter"/>
      <w:lvlText w:val="%8."/>
      <w:lvlJc w:val="left"/>
      <w:pPr>
        <w:tabs>
          <w:tab w:val="num" w:pos="6836"/>
        </w:tabs>
        <w:ind w:left="6836" w:hanging="360"/>
      </w:pPr>
    </w:lvl>
    <w:lvl w:ilvl="8" w:tplc="FFFFFFFF" w:tentative="1">
      <w:start w:val="1"/>
      <w:numFmt w:val="lowerRoman"/>
      <w:lvlText w:val="%9."/>
      <w:lvlJc w:val="right"/>
      <w:pPr>
        <w:tabs>
          <w:tab w:val="num" w:pos="7556"/>
        </w:tabs>
        <w:ind w:left="7556" w:hanging="180"/>
      </w:pPr>
    </w:lvl>
  </w:abstractNum>
  <w:abstractNum w:abstractNumId="18">
    <w:nsid w:val="0F9E6066"/>
    <w:multiLevelType w:val="hybridMultilevel"/>
    <w:tmpl w:val="62EA1718"/>
    <w:lvl w:ilvl="0" w:tplc="0CB83290">
      <w:start w:val="1"/>
      <w:numFmt w:val="bullet"/>
      <w:lvlText w:val=""/>
      <w:lvlJc w:val="left"/>
      <w:pPr>
        <w:tabs>
          <w:tab w:val="num" w:pos="2160"/>
        </w:tabs>
        <w:ind w:left="2160" w:hanging="360"/>
      </w:pPr>
      <w:rPr>
        <w:rFonts w:ascii="Symbol" w:hAnsi="Symbol" w:hint="default"/>
        <w:color w:val="auto"/>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nsid w:val="117A2D6D"/>
    <w:multiLevelType w:val="hybridMultilevel"/>
    <w:tmpl w:val="37F05D9E"/>
    <w:lvl w:ilvl="0" w:tplc="D8969F92">
      <w:start w:val="1"/>
      <w:numFmt w:val="bullet"/>
      <w:lvlText w:val=""/>
      <w:lvlJc w:val="left"/>
      <w:pPr>
        <w:tabs>
          <w:tab w:val="num" w:pos="72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11BA2CFD"/>
    <w:multiLevelType w:val="multilevel"/>
    <w:tmpl w:val="292E5462"/>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936"/>
        </w:tabs>
        <w:ind w:left="936" w:hanging="648"/>
      </w:pPr>
      <w:rPr>
        <w:rFonts w:hint="default"/>
      </w:rPr>
    </w:lvl>
    <w:lvl w:ilvl="2">
      <w:start w:val="1"/>
      <w:numFmt w:val="decimal"/>
      <w:lvlText w:val="%1.%2.%3"/>
      <w:lvlJc w:val="left"/>
      <w:pPr>
        <w:tabs>
          <w:tab w:val="num" w:pos="1080"/>
        </w:tabs>
        <w:ind w:left="1080" w:hanging="792"/>
      </w:pPr>
      <w:rPr>
        <w:rFonts w:hint="default"/>
      </w:rPr>
    </w:lvl>
    <w:lvl w:ilvl="3">
      <w:start w:val="1"/>
      <w:numFmt w:val="decimal"/>
      <w:lvlText w:val="%1.%2.%3.%4"/>
      <w:lvlJc w:val="left"/>
      <w:pPr>
        <w:tabs>
          <w:tab w:val="num" w:pos="1440"/>
        </w:tabs>
        <w:ind w:left="1440" w:hanging="1152"/>
      </w:pPr>
      <w:rPr>
        <w:rFonts w:hint="default"/>
      </w:rPr>
    </w:lvl>
    <w:lvl w:ilvl="4">
      <w:start w:val="1"/>
      <w:numFmt w:val="decimal"/>
      <w:lvlText w:val="%1.%2.%3.%4.%5"/>
      <w:lvlJc w:val="left"/>
      <w:pPr>
        <w:tabs>
          <w:tab w:val="num" w:pos="1944"/>
        </w:tabs>
        <w:ind w:left="1944" w:hanging="1656"/>
      </w:pPr>
      <w:rPr>
        <w:rFonts w:hint="default"/>
      </w:rPr>
    </w:lvl>
    <w:lvl w:ilvl="5">
      <w:start w:val="1"/>
      <w:numFmt w:val="decimal"/>
      <w:lvlText w:val="%1.%2.%3.%4.%5.%6"/>
      <w:lvlJc w:val="left"/>
      <w:pPr>
        <w:tabs>
          <w:tab w:val="num" w:pos="2088"/>
        </w:tabs>
        <w:ind w:left="2088" w:hanging="1800"/>
      </w:pPr>
      <w:rPr>
        <w:rFonts w:hint="default"/>
      </w:rPr>
    </w:lvl>
    <w:lvl w:ilvl="6">
      <w:start w:val="1"/>
      <w:numFmt w:val="decimal"/>
      <w:lvlText w:val="%1.%2.%3.%4.%5.%6.%7"/>
      <w:lvlJc w:val="left"/>
      <w:pPr>
        <w:tabs>
          <w:tab w:val="num" w:pos="2232"/>
        </w:tabs>
        <w:ind w:left="2232" w:hanging="1944"/>
      </w:pPr>
      <w:rPr>
        <w:rFonts w:hint="default"/>
      </w:rPr>
    </w:lvl>
    <w:lvl w:ilvl="7">
      <w:start w:val="1"/>
      <w:numFmt w:val="decimal"/>
      <w:lvlText w:val="%1.%2.%3.%4.%5.%6.%7.%8"/>
      <w:lvlJc w:val="left"/>
      <w:pPr>
        <w:tabs>
          <w:tab w:val="num" w:pos="2304"/>
        </w:tabs>
        <w:ind w:left="2304" w:hanging="2016"/>
      </w:pPr>
      <w:rPr>
        <w:rFonts w:hint="default"/>
      </w:rPr>
    </w:lvl>
    <w:lvl w:ilvl="8">
      <w:start w:val="1"/>
      <w:numFmt w:val="decimal"/>
      <w:lvlText w:val="%1.%2.%3.%4.%5.%6.%7.%8.%9"/>
      <w:lvlJc w:val="left"/>
      <w:pPr>
        <w:tabs>
          <w:tab w:val="num" w:pos="2448"/>
        </w:tabs>
        <w:ind w:left="2448" w:hanging="2160"/>
      </w:pPr>
      <w:rPr>
        <w:rFonts w:hint="default"/>
      </w:rPr>
    </w:lvl>
  </w:abstractNum>
  <w:abstractNum w:abstractNumId="21">
    <w:nsid w:val="13C64C78"/>
    <w:multiLevelType w:val="hybridMultilevel"/>
    <w:tmpl w:val="CEDED4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1545341D"/>
    <w:multiLevelType w:val="multilevel"/>
    <w:tmpl w:val="39C25206"/>
    <w:lvl w:ilvl="0">
      <w:start w:val="1"/>
      <w:numFmt w:val="bullet"/>
      <w:lvlText w:val=""/>
      <w:lvlJc w:val="left"/>
      <w:pPr>
        <w:tabs>
          <w:tab w:val="num" w:pos="720"/>
        </w:tabs>
        <w:ind w:left="1656" w:hanging="72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17D213E9"/>
    <w:multiLevelType w:val="hybridMultilevel"/>
    <w:tmpl w:val="39F0025C"/>
    <w:lvl w:ilvl="0" w:tplc="7FA4576C">
      <w:start w:val="4"/>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C552DE8"/>
    <w:multiLevelType w:val="hybridMultilevel"/>
    <w:tmpl w:val="82660A48"/>
    <w:lvl w:ilvl="0" w:tplc="C98A523E">
      <w:start w:val="1"/>
      <w:numFmt w:val="lowerLetter"/>
      <w:pStyle w:val="L1Alphabetabc"/>
      <w:lvlText w:val="%1)"/>
      <w:lvlJc w:val="left"/>
      <w:pPr>
        <w:tabs>
          <w:tab w:val="num" w:pos="1440"/>
        </w:tabs>
        <w:ind w:left="1440" w:hanging="360"/>
      </w:pPr>
      <w:rPr>
        <w:rFont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nsid w:val="21EA4359"/>
    <w:multiLevelType w:val="multilevel"/>
    <w:tmpl w:val="57CEE60A"/>
    <w:lvl w:ilvl="0">
      <w:start w:val="1"/>
      <w:numFmt w:val="bullet"/>
      <w:lvlText w:val=""/>
      <w:lvlJc w:val="left"/>
      <w:pPr>
        <w:tabs>
          <w:tab w:val="num" w:pos="504"/>
        </w:tabs>
        <w:ind w:left="1440" w:hanging="72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22CC232A"/>
    <w:multiLevelType w:val="multilevel"/>
    <w:tmpl w:val="4B1E19B4"/>
    <w:lvl w:ilvl="0">
      <w:start w:val="1"/>
      <w:numFmt w:val="bullet"/>
      <w:lvlText w:val=""/>
      <w:lvlJc w:val="left"/>
      <w:pPr>
        <w:tabs>
          <w:tab w:val="num" w:pos="2126"/>
        </w:tabs>
        <w:ind w:left="2126" w:hanging="567"/>
      </w:pPr>
      <w:rPr>
        <w:rFonts w:ascii="Symbol" w:hAnsi="Symbol" w:hint="default"/>
        <w:b/>
        <w:i w:val="0"/>
        <w:sz w:val="22"/>
      </w:rPr>
    </w:lvl>
    <w:lvl w:ilvl="1">
      <w:start w:val="1"/>
      <w:numFmt w:val="bullet"/>
      <w:pStyle w:val="ListBullet2"/>
      <w:lvlText w:val=""/>
      <w:lvlJc w:val="left"/>
      <w:pPr>
        <w:tabs>
          <w:tab w:val="num" w:pos="2410"/>
        </w:tabs>
        <w:ind w:left="2410" w:hanging="567"/>
      </w:pPr>
      <w:rPr>
        <w:rFonts w:ascii="Symbol" w:hAnsi="Symbol" w:hint="default"/>
        <w:b/>
        <w:i w:val="0"/>
        <w:sz w:val="22"/>
      </w:rPr>
    </w:lvl>
    <w:lvl w:ilvl="2">
      <w:start w:val="1"/>
      <w:numFmt w:val="bullet"/>
      <w:lvlText w:val=""/>
      <w:lvlJc w:val="left"/>
      <w:pPr>
        <w:tabs>
          <w:tab w:val="num" w:pos="2693"/>
        </w:tabs>
        <w:ind w:left="2693" w:hanging="567"/>
      </w:pPr>
      <w:rPr>
        <w:rFonts w:ascii="Symbol" w:hAnsi="Symbol" w:hint="default"/>
        <w:b/>
        <w:i w:val="0"/>
        <w:sz w:val="22"/>
      </w:rPr>
    </w:lvl>
    <w:lvl w:ilvl="3">
      <w:start w:val="1"/>
      <w:numFmt w:val="bullet"/>
      <w:lvlText w:val=""/>
      <w:lvlJc w:val="left"/>
      <w:pPr>
        <w:tabs>
          <w:tab w:val="num" w:pos="2410"/>
        </w:tabs>
        <w:ind w:left="2977" w:hanging="567"/>
      </w:pPr>
      <w:rPr>
        <w:rFonts w:ascii="Symbol" w:hAnsi="Symbol" w:hint="default"/>
        <w:b/>
        <w:i w:val="0"/>
        <w:sz w:val="22"/>
      </w:rPr>
    </w:lvl>
    <w:lvl w:ilvl="4">
      <w:start w:val="1"/>
      <w:numFmt w:val="bullet"/>
      <w:lvlText w:val=""/>
      <w:lvlJc w:val="left"/>
      <w:pPr>
        <w:tabs>
          <w:tab w:val="num" w:pos="3260"/>
        </w:tabs>
        <w:ind w:left="3260" w:hanging="567"/>
      </w:pPr>
      <w:rPr>
        <w:rFonts w:ascii="Symbol" w:hAnsi="Symbol" w:hint="default"/>
        <w:b/>
        <w:i w:val="0"/>
        <w:sz w:val="22"/>
      </w:rPr>
    </w:lvl>
    <w:lvl w:ilvl="5">
      <w:start w:val="1"/>
      <w:numFmt w:val="none"/>
      <w:lvlText w:val=""/>
      <w:lvlJc w:val="left"/>
      <w:pPr>
        <w:tabs>
          <w:tab w:val="num" w:pos="3719"/>
        </w:tabs>
        <w:ind w:left="3719" w:hanging="360"/>
      </w:pPr>
      <w:rPr>
        <w:rFonts w:hint="default"/>
      </w:rPr>
    </w:lvl>
    <w:lvl w:ilvl="6">
      <w:start w:val="1"/>
      <w:numFmt w:val="none"/>
      <w:lvlText w:val=""/>
      <w:lvlJc w:val="left"/>
      <w:pPr>
        <w:tabs>
          <w:tab w:val="num" w:pos="4079"/>
        </w:tabs>
        <w:ind w:left="4079" w:hanging="360"/>
      </w:pPr>
      <w:rPr>
        <w:rFonts w:hint="default"/>
      </w:rPr>
    </w:lvl>
    <w:lvl w:ilvl="7">
      <w:start w:val="1"/>
      <w:numFmt w:val="none"/>
      <w:lvlText w:val=""/>
      <w:lvlJc w:val="left"/>
      <w:pPr>
        <w:tabs>
          <w:tab w:val="num" w:pos="4439"/>
        </w:tabs>
        <w:ind w:left="4439" w:hanging="360"/>
      </w:pPr>
      <w:rPr>
        <w:rFonts w:hint="default"/>
      </w:rPr>
    </w:lvl>
    <w:lvl w:ilvl="8">
      <w:start w:val="1"/>
      <w:numFmt w:val="none"/>
      <w:lvlText w:val=""/>
      <w:lvlJc w:val="left"/>
      <w:pPr>
        <w:tabs>
          <w:tab w:val="num" w:pos="4799"/>
        </w:tabs>
        <w:ind w:left="4799" w:hanging="360"/>
      </w:pPr>
      <w:rPr>
        <w:rFonts w:hint="default"/>
      </w:rPr>
    </w:lvl>
  </w:abstractNum>
  <w:abstractNum w:abstractNumId="27">
    <w:nsid w:val="295F5980"/>
    <w:multiLevelType w:val="hybridMultilevel"/>
    <w:tmpl w:val="6CF20F58"/>
    <w:lvl w:ilvl="0" w:tplc="1F80BAA0">
      <w:start w:val="1"/>
      <w:numFmt w:val="bullet"/>
      <w:pStyle w:val="L1Bullet1"/>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1BF3671"/>
    <w:multiLevelType w:val="hybridMultilevel"/>
    <w:tmpl w:val="713EF4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C3800D2"/>
    <w:multiLevelType w:val="multilevel"/>
    <w:tmpl w:val="EFAE8FA6"/>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080"/>
        </w:tabs>
        <w:ind w:left="1080" w:hanging="792"/>
      </w:pPr>
      <w:rPr>
        <w:rFonts w:hint="default"/>
      </w:rPr>
    </w:lvl>
    <w:lvl w:ilvl="2">
      <w:start w:val="1"/>
      <w:numFmt w:val="decimal"/>
      <w:pStyle w:val="Heading3"/>
      <w:lvlText w:val="%1.%2.%3"/>
      <w:lvlJc w:val="left"/>
      <w:pPr>
        <w:tabs>
          <w:tab w:val="num" w:pos="1224"/>
        </w:tabs>
        <w:ind w:left="1224" w:hanging="936"/>
      </w:pPr>
      <w:rPr>
        <w:rFonts w:hint="default"/>
      </w:rPr>
    </w:lvl>
    <w:lvl w:ilvl="3">
      <w:start w:val="1"/>
      <w:numFmt w:val="decimal"/>
      <w:pStyle w:val="Heading4"/>
      <w:lvlText w:val="%1.%2.%3.%4"/>
      <w:lvlJc w:val="left"/>
      <w:pPr>
        <w:tabs>
          <w:tab w:val="num" w:pos="1440"/>
        </w:tabs>
        <w:ind w:left="1440" w:hanging="1152"/>
      </w:pPr>
      <w:rPr>
        <w:rFonts w:hint="default"/>
      </w:rPr>
    </w:lvl>
    <w:lvl w:ilvl="4">
      <w:start w:val="1"/>
      <w:numFmt w:val="decimal"/>
      <w:pStyle w:val="Heading5"/>
      <w:lvlText w:val="%1.%2.%3.%4.%5"/>
      <w:lvlJc w:val="left"/>
      <w:pPr>
        <w:tabs>
          <w:tab w:val="num" w:pos="1944"/>
        </w:tabs>
        <w:ind w:left="1944" w:hanging="1656"/>
      </w:pPr>
      <w:rPr>
        <w:rFonts w:hint="default"/>
      </w:rPr>
    </w:lvl>
    <w:lvl w:ilvl="5">
      <w:start w:val="1"/>
      <w:numFmt w:val="decimal"/>
      <w:pStyle w:val="Heading6"/>
      <w:lvlText w:val="%1.%2.%3.%4.%5.%6"/>
      <w:lvlJc w:val="left"/>
      <w:pPr>
        <w:tabs>
          <w:tab w:val="num" w:pos="2088"/>
        </w:tabs>
        <w:ind w:left="2088" w:hanging="1800"/>
      </w:pPr>
      <w:rPr>
        <w:rFonts w:hint="default"/>
      </w:rPr>
    </w:lvl>
    <w:lvl w:ilvl="6">
      <w:start w:val="1"/>
      <w:numFmt w:val="decimal"/>
      <w:pStyle w:val="Heading7"/>
      <w:lvlText w:val="%1.%2.%3.%4.%5.%6.%7"/>
      <w:lvlJc w:val="left"/>
      <w:pPr>
        <w:tabs>
          <w:tab w:val="num" w:pos="2232"/>
        </w:tabs>
        <w:ind w:left="2232" w:hanging="1944"/>
      </w:pPr>
      <w:rPr>
        <w:rFonts w:hint="default"/>
      </w:rPr>
    </w:lvl>
    <w:lvl w:ilvl="7">
      <w:start w:val="1"/>
      <w:numFmt w:val="decimal"/>
      <w:pStyle w:val="Heading8"/>
      <w:lvlText w:val="%1.%2.%3.%4.%5.%6.%7.%8"/>
      <w:lvlJc w:val="left"/>
      <w:pPr>
        <w:tabs>
          <w:tab w:val="num" w:pos="2304"/>
        </w:tabs>
        <w:ind w:left="2304" w:hanging="2016"/>
      </w:pPr>
      <w:rPr>
        <w:rFonts w:hint="default"/>
      </w:rPr>
    </w:lvl>
    <w:lvl w:ilvl="8">
      <w:start w:val="1"/>
      <w:numFmt w:val="decimal"/>
      <w:pStyle w:val="Heading9"/>
      <w:lvlText w:val="%1.%2.%3.%4.%5.%6.%7.%8.%9"/>
      <w:lvlJc w:val="left"/>
      <w:pPr>
        <w:tabs>
          <w:tab w:val="num" w:pos="2448"/>
        </w:tabs>
        <w:ind w:left="2448" w:hanging="2160"/>
      </w:pPr>
      <w:rPr>
        <w:rFonts w:hint="default"/>
      </w:rPr>
    </w:lvl>
  </w:abstractNum>
  <w:abstractNum w:abstractNumId="30">
    <w:nsid w:val="3D6A3A0F"/>
    <w:multiLevelType w:val="multilevel"/>
    <w:tmpl w:val="D10670E8"/>
    <w:lvl w:ilvl="0">
      <w:start w:val="1"/>
      <w:numFmt w:val="bullet"/>
      <w:lvlText w:val=""/>
      <w:lvlJc w:val="left"/>
      <w:pPr>
        <w:tabs>
          <w:tab w:val="num" w:pos="360"/>
        </w:tabs>
        <w:ind w:left="144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42B72316"/>
    <w:multiLevelType w:val="multilevel"/>
    <w:tmpl w:val="3A540592"/>
    <w:lvl w:ilvl="0">
      <w:start w:val="1"/>
      <w:numFmt w:val="decimal"/>
      <w:pStyle w:val="ENGHEAD1"/>
      <w:lvlText w:val="%1."/>
      <w:lvlJc w:val="left"/>
      <w:pPr>
        <w:tabs>
          <w:tab w:val="num" w:pos="576"/>
        </w:tabs>
        <w:ind w:left="576" w:hanging="576"/>
      </w:pPr>
      <w:rPr>
        <w:rFonts w:ascii="Arial" w:hAnsi="Arial" w:cs="Arial" w:hint="default"/>
        <w:b/>
        <w:i w:val="0"/>
        <w:sz w:val="20"/>
        <w:szCs w:val="20"/>
      </w:rPr>
    </w:lvl>
    <w:lvl w:ilvl="1">
      <w:start w:val="1"/>
      <w:numFmt w:val="decimal"/>
      <w:pStyle w:val="ENGHEAD2"/>
      <w:lvlText w:val="%1.%2"/>
      <w:lvlJc w:val="left"/>
      <w:pPr>
        <w:tabs>
          <w:tab w:val="num" w:pos="576"/>
        </w:tabs>
        <w:ind w:left="576" w:hanging="576"/>
      </w:pPr>
      <w:rPr>
        <w:rFonts w:ascii="Arial" w:hAnsi="Arial" w:cs="Arial" w:hint="default"/>
        <w:b/>
        <w:i w:val="0"/>
        <w:sz w:val="20"/>
        <w:szCs w:val="20"/>
      </w:rPr>
    </w:lvl>
    <w:lvl w:ilvl="2">
      <w:start w:val="1"/>
      <w:numFmt w:val="decimal"/>
      <w:pStyle w:val="ENGHEAD3"/>
      <w:lvlText w:val="%1.%2.%3"/>
      <w:lvlJc w:val="left"/>
      <w:pPr>
        <w:tabs>
          <w:tab w:val="num" w:pos="720"/>
        </w:tabs>
        <w:ind w:left="720" w:hanging="720"/>
      </w:pPr>
      <w:rPr>
        <w:rFonts w:ascii="Arial" w:hAnsi="Arial" w:cs="Arial" w:hint="default"/>
        <w:b/>
        <w:i w:val="0"/>
        <w:sz w:val="20"/>
        <w:szCs w:val="20"/>
      </w:rPr>
    </w:lvl>
    <w:lvl w:ilvl="3">
      <w:start w:val="1"/>
      <w:numFmt w:val="decimal"/>
      <w:pStyle w:val="ENGHEAD4"/>
      <w:lvlText w:val="%1.%2.%3.%4"/>
      <w:lvlJc w:val="left"/>
      <w:pPr>
        <w:tabs>
          <w:tab w:val="num" w:pos="864"/>
        </w:tabs>
        <w:ind w:left="864" w:hanging="864"/>
      </w:pPr>
      <w:rPr>
        <w:rFonts w:ascii="Arial" w:hAnsi="Arial" w:cs="Arial" w:hint="default"/>
        <w:b/>
        <w:i w:val="0"/>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nsid w:val="4BCB6C92"/>
    <w:multiLevelType w:val="multilevel"/>
    <w:tmpl w:val="0DCA783A"/>
    <w:lvl w:ilvl="0">
      <w:start w:val="1"/>
      <w:numFmt w:val="decimal"/>
      <w:lvlText w:val="%1"/>
      <w:lvlJc w:val="left"/>
      <w:pPr>
        <w:tabs>
          <w:tab w:val="num" w:pos="432"/>
        </w:tabs>
        <w:ind w:left="432" w:hanging="432"/>
      </w:pPr>
    </w:lvl>
    <w:lvl w:ilvl="1">
      <w:start w:val="1"/>
      <w:numFmt w:val="decimal"/>
      <w:lvlText w:val="%1.%2"/>
      <w:lvlJc w:val="left"/>
      <w:pPr>
        <w:tabs>
          <w:tab w:val="num" w:pos="851"/>
        </w:tabs>
        <w:ind w:left="851" w:hanging="851"/>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nsid w:val="4DC65CF4"/>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34">
    <w:nsid w:val="512361E5"/>
    <w:multiLevelType w:val="multilevel"/>
    <w:tmpl w:val="C5DC1B60"/>
    <w:lvl w:ilvl="0">
      <w:start w:val="1"/>
      <w:numFmt w:val="decimal"/>
      <w:lvlText w:val="%1"/>
      <w:lvlJc w:val="left"/>
      <w:pPr>
        <w:tabs>
          <w:tab w:val="num" w:pos="432"/>
        </w:tabs>
        <w:ind w:left="432" w:hanging="432"/>
      </w:p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52EE2956"/>
    <w:multiLevelType w:val="hybridMultilevel"/>
    <w:tmpl w:val="779ADD30"/>
    <w:lvl w:ilvl="0" w:tplc="FFFFFFFF">
      <w:start w:val="1"/>
      <w:numFmt w:val="lowerLetter"/>
      <w:lvlText w:val="%1)"/>
      <w:lvlJc w:val="left"/>
      <w:pPr>
        <w:tabs>
          <w:tab w:val="num" w:pos="2160"/>
        </w:tabs>
        <w:ind w:left="2160" w:hanging="720"/>
      </w:pPr>
      <w:rPr>
        <w:rFonts w:hint="default"/>
      </w:rPr>
    </w:lvl>
    <w:lvl w:ilvl="1" w:tplc="FFFFFFFF" w:tentative="1">
      <w:start w:val="1"/>
      <w:numFmt w:val="lowerLetter"/>
      <w:lvlText w:val="%2."/>
      <w:lvlJc w:val="left"/>
      <w:pPr>
        <w:tabs>
          <w:tab w:val="num" w:pos="2520"/>
        </w:tabs>
        <w:ind w:left="2520" w:hanging="360"/>
      </w:pPr>
    </w:lvl>
    <w:lvl w:ilvl="2" w:tplc="FFFFFFFF" w:tentative="1">
      <w:start w:val="1"/>
      <w:numFmt w:val="lowerRoman"/>
      <w:lvlText w:val="%3."/>
      <w:lvlJc w:val="right"/>
      <w:pPr>
        <w:tabs>
          <w:tab w:val="num" w:pos="3240"/>
        </w:tabs>
        <w:ind w:left="3240" w:hanging="180"/>
      </w:pPr>
    </w:lvl>
    <w:lvl w:ilvl="3" w:tplc="FFFFFFFF" w:tentative="1">
      <w:start w:val="1"/>
      <w:numFmt w:val="decimal"/>
      <w:lvlText w:val="%4."/>
      <w:lvlJc w:val="left"/>
      <w:pPr>
        <w:tabs>
          <w:tab w:val="num" w:pos="3960"/>
        </w:tabs>
        <w:ind w:left="3960" w:hanging="360"/>
      </w:pPr>
    </w:lvl>
    <w:lvl w:ilvl="4" w:tplc="FFFFFFFF" w:tentative="1">
      <w:start w:val="1"/>
      <w:numFmt w:val="lowerLetter"/>
      <w:lvlText w:val="%5."/>
      <w:lvlJc w:val="left"/>
      <w:pPr>
        <w:tabs>
          <w:tab w:val="num" w:pos="4680"/>
        </w:tabs>
        <w:ind w:left="4680" w:hanging="360"/>
      </w:pPr>
    </w:lvl>
    <w:lvl w:ilvl="5" w:tplc="FFFFFFFF" w:tentative="1">
      <w:start w:val="1"/>
      <w:numFmt w:val="lowerRoman"/>
      <w:lvlText w:val="%6."/>
      <w:lvlJc w:val="right"/>
      <w:pPr>
        <w:tabs>
          <w:tab w:val="num" w:pos="5400"/>
        </w:tabs>
        <w:ind w:left="5400" w:hanging="180"/>
      </w:pPr>
    </w:lvl>
    <w:lvl w:ilvl="6" w:tplc="FFFFFFFF" w:tentative="1">
      <w:start w:val="1"/>
      <w:numFmt w:val="decimal"/>
      <w:lvlText w:val="%7."/>
      <w:lvlJc w:val="left"/>
      <w:pPr>
        <w:tabs>
          <w:tab w:val="num" w:pos="6120"/>
        </w:tabs>
        <w:ind w:left="6120" w:hanging="360"/>
      </w:pPr>
    </w:lvl>
    <w:lvl w:ilvl="7" w:tplc="FFFFFFFF" w:tentative="1">
      <w:start w:val="1"/>
      <w:numFmt w:val="lowerLetter"/>
      <w:lvlText w:val="%8."/>
      <w:lvlJc w:val="left"/>
      <w:pPr>
        <w:tabs>
          <w:tab w:val="num" w:pos="6840"/>
        </w:tabs>
        <w:ind w:left="6840" w:hanging="360"/>
      </w:pPr>
    </w:lvl>
    <w:lvl w:ilvl="8" w:tplc="FFFFFFFF" w:tentative="1">
      <w:start w:val="1"/>
      <w:numFmt w:val="lowerRoman"/>
      <w:lvlText w:val="%9."/>
      <w:lvlJc w:val="right"/>
      <w:pPr>
        <w:tabs>
          <w:tab w:val="num" w:pos="7560"/>
        </w:tabs>
        <w:ind w:left="7560" w:hanging="180"/>
      </w:pPr>
    </w:lvl>
  </w:abstractNum>
  <w:abstractNum w:abstractNumId="36">
    <w:nsid w:val="56CE64C6"/>
    <w:multiLevelType w:val="hybridMultilevel"/>
    <w:tmpl w:val="D3DEA33C"/>
    <w:lvl w:ilvl="0" w:tplc="FFFFFFFF">
      <w:start w:val="1"/>
      <w:numFmt w:val="bullet"/>
      <w:lvlText w:val=""/>
      <w:lvlJc w:val="left"/>
      <w:pPr>
        <w:tabs>
          <w:tab w:val="num" w:pos="927"/>
        </w:tabs>
        <w:ind w:left="927" w:hanging="360"/>
      </w:pPr>
      <w:rPr>
        <w:rFonts w:ascii="Symbol" w:hAnsi="Symbol" w:hint="default"/>
      </w:rPr>
    </w:lvl>
    <w:lvl w:ilvl="1" w:tplc="FFFFFFFF">
      <w:start w:val="1"/>
      <w:numFmt w:val="bullet"/>
      <w:lvlText w:val="o"/>
      <w:lvlJc w:val="left"/>
      <w:pPr>
        <w:tabs>
          <w:tab w:val="num" w:pos="1075"/>
        </w:tabs>
        <w:ind w:left="1075" w:hanging="360"/>
      </w:pPr>
      <w:rPr>
        <w:rFonts w:ascii="Courier New" w:hAnsi="Courier New" w:hint="default"/>
      </w:rPr>
    </w:lvl>
    <w:lvl w:ilvl="2" w:tplc="FFFFFFFF" w:tentative="1">
      <w:start w:val="1"/>
      <w:numFmt w:val="bullet"/>
      <w:lvlText w:val=""/>
      <w:lvlJc w:val="left"/>
      <w:pPr>
        <w:tabs>
          <w:tab w:val="num" w:pos="1795"/>
        </w:tabs>
        <w:ind w:left="1795" w:hanging="360"/>
      </w:pPr>
      <w:rPr>
        <w:rFonts w:ascii="Wingdings" w:hAnsi="Wingdings" w:hint="default"/>
      </w:rPr>
    </w:lvl>
    <w:lvl w:ilvl="3" w:tplc="FFFFFFFF" w:tentative="1">
      <w:start w:val="1"/>
      <w:numFmt w:val="bullet"/>
      <w:lvlText w:val=""/>
      <w:lvlJc w:val="left"/>
      <w:pPr>
        <w:tabs>
          <w:tab w:val="num" w:pos="2515"/>
        </w:tabs>
        <w:ind w:left="2515" w:hanging="360"/>
      </w:pPr>
      <w:rPr>
        <w:rFonts w:ascii="Symbol" w:hAnsi="Symbol" w:hint="default"/>
      </w:rPr>
    </w:lvl>
    <w:lvl w:ilvl="4" w:tplc="FFFFFFFF" w:tentative="1">
      <w:start w:val="1"/>
      <w:numFmt w:val="bullet"/>
      <w:lvlText w:val="o"/>
      <w:lvlJc w:val="left"/>
      <w:pPr>
        <w:tabs>
          <w:tab w:val="num" w:pos="3235"/>
        </w:tabs>
        <w:ind w:left="3235" w:hanging="360"/>
      </w:pPr>
      <w:rPr>
        <w:rFonts w:ascii="Courier New" w:hAnsi="Courier New" w:hint="default"/>
      </w:rPr>
    </w:lvl>
    <w:lvl w:ilvl="5" w:tplc="FFFFFFFF" w:tentative="1">
      <w:start w:val="1"/>
      <w:numFmt w:val="bullet"/>
      <w:lvlText w:val=""/>
      <w:lvlJc w:val="left"/>
      <w:pPr>
        <w:tabs>
          <w:tab w:val="num" w:pos="3955"/>
        </w:tabs>
        <w:ind w:left="3955" w:hanging="360"/>
      </w:pPr>
      <w:rPr>
        <w:rFonts w:ascii="Wingdings" w:hAnsi="Wingdings" w:hint="default"/>
      </w:rPr>
    </w:lvl>
    <w:lvl w:ilvl="6" w:tplc="FFFFFFFF" w:tentative="1">
      <w:start w:val="1"/>
      <w:numFmt w:val="bullet"/>
      <w:lvlText w:val=""/>
      <w:lvlJc w:val="left"/>
      <w:pPr>
        <w:tabs>
          <w:tab w:val="num" w:pos="4675"/>
        </w:tabs>
        <w:ind w:left="4675" w:hanging="360"/>
      </w:pPr>
      <w:rPr>
        <w:rFonts w:ascii="Symbol" w:hAnsi="Symbol" w:hint="default"/>
      </w:rPr>
    </w:lvl>
    <w:lvl w:ilvl="7" w:tplc="FFFFFFFF" w:tentative="1">
      <w:start w:val="1"/>
      <w:numFmt w:val="bullet"/>
      <w:lvlText w:val="o"/>
      <w:lvlJc w:val="left"/>
      <w:pPr>
        <w:tabs>
          <w:tab w:val="num" w:pos="5395"/>
        </w:tabs>
        <w:ind w:left="5395" w:hanging="360"/>
      </w:pPr>
      <w:rPr>
        <w:rFonts w:ascii="Courier New" w:hAnsi="Courier New" w:hint="default"/>
      </w:rPr>
    </w:lvl>
    <w:lvl w:ilvl="8" w:tplc="FFFFFFFF" w:tentative="1">
      <w:start w:val="1"/>
      <w:numFmt w:val="bullet"/>
      <w:lvlText w:val=""/>
      <w:lvlJc w:val="left"/>
      <w:pPr>
        <w:tabs>
          <w:tab w:val="num" w:pos="6115"/>
        </w:tabs>
        <w:ind w:left="6115" w:hanging="360"/>
      </w:pPr>
      <w:rPr>
        <w:rFonts w:ascii="Wingdings" w:hAnsi="Wingdings" w:hint="default"/>
      </w:rPr>
    </w:lvl>
  </w:abstractNum>
  <w:abstractNum w:abstractNumId="37">
    <w:nsid w:val="63272746"/>
    <w:multiLevelType w:val="multilevel"/>
    <w:tmpl w:val="D9C4B322"/>
    <w:lvl w:ilvl="0">
      <w:start w:val="1"/>
      <w:numFmt w:val="bullet"/>
      <w:lvlText w:val=""/>
      <w:lvlJc w:val="left"/>
      <w:pPr>
        <w:tabs>
          <w:tab w:val="num" w:pos="5026"/>
        </w:tabs>
        <w:ind w:left="5026"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nsid w:val="644B64E8"/>
    <w:multiLevelType w:val="multilevel"/>
    <w:tmpl w:val="DDF0D37C"/>
    <w:lvl w:ilvl="0">
      <w:start w:val="1"/>
      <w:numFmt w:val="bullet"/>
      <w:lvlText w:val=""/>
      <w:lvlJc w:val="left"/>
      <w:pPr>
        <w:tabs>
          <w:tab w:val="num" w:pos="720"/>
        </w:tabs>
        <w:ind w:left="1440" w:hanging="72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nsid w:val="666F7907"/>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40">
    <w:nsid w:val="66FA56F0"/>
    <w:multiLevelType w:val="multilevel"/>
    <w:tmpl w:val="877E76AC"/>
    <w:lvl w:ilvl="0">
      <w:start w:val="1"/>
      <w:numFmt w:val="bullet"/>
      <w:lvlText w:val=""/>
      <w:lvlJc w:val="left"/>
      <w:pPr>
        <w:tabs>
          <w:tab w:val="num" w:pos="720"/>
        </w:tabs>
        <w:ind w:left="1800" w:hanging="72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nsid w:val="67DB1701"/>
    <w:multiLevelType w:val="hybridMultilevel"/>
    <w:tmpl w:val="B12C5C02"/>
    <w:lvl w:ilvl="0" w:tplc="3A867108">
      <w:start w:val="1"/>
      <w:numFmt w:val="bullet"/>
      <w:pStyle w:val="L2Bullet1"/>
      <w:lvlText w:val=""/>
      <w:lvlJc w:val="left"/>
      <w:pPr>
        <w:tabs>
          <w:tab w:val="num" w:pos="720"/>
        </w:tabs>
        <w:ind w:left="1080" w:firstLine="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2">
    <w:nsid w:val="689B3CF4"/>
    <w:multiLevelType w:val="hybridMultilevel"/>
    <w:tmpl w:val="4D7E68C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nsid w:val="6A3E2676"/>
    <w:multiLevelType w:val="hybridMultilevel"/>
    <w:tmpl w:val="944E12B8"/>
    <w:lvl w:ilvl="0" w:tplc="837E1364">
      <w:start w:val="1"/>
      <w:numFmt w:val="bullet"/>
      <w:lvlText w:val=""/>
      <w:lvlJc w:val="left"/>
      <w:pPr>
        <w:tabs>
          <w:tab w:val="num" w:pos="720"/>
        </w:tabs>
        <w:ind w:left="1440" w:hanging="504"/>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6CD03136"/>
    <w:multiLevelType w:val="hybridMultilevel"/>
    <w:tmpl w:val="45F2E8E4"/>
    <w:lvl w:ilvl="0" w:tplc="7F62322A">
      <w:start w:val="1"/>
      <w:numFmt w:val="bullet"/>
      <w:lvlText w:val=""/>
      <w:lvlJc w:val="left"/>
      <w:pPr>
        <w:tabs>
          <w:tab w:val="num" w:pos="2146"/>
        </w:tabs>
        <w:ind w:left="2146"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DA7692C"/>
    <w:multiLevelType w:val="multilevel"/>
    <w:tmpl w:val="13A857E4"/>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936"/>
        </w:tabs>
        <w:ind w:left="936" w:hanging="648"/>
      </w:pPr>
      <w:rPr>
        <w:rFonts w:hint="default"/>
      </w:rPr>
    </w:lvl>
    <w:lvl w:ilvl="2">
      <w:start w:val="1"/>
      <w:numFmt w:val="decimal"/>
      <w:lvlText w:val="%1.%2.%3"/>
      <w:lvlJc w:val="left"/>
      <w:pPr>
        <w:tabs>
          <w:tab w:val="num" w:pos="1080"/>
        </w:tabs>
        <w:ind w:left="1080" w:hanging="792"/>
      </w:pPr>
      <w:rPr>
        <w:rFonts w:hint="default"/>
      </w:rPr>
    </w:lvl>
    <w:lvl w:ilvl="3">
      <w:start w:val="1"/>
      <w:numFmt w:val="decimal"/>
      <w:lvlText w:val="%1.%2.%3.%4"/>
      <w:lvlJc w:val="left"/>
      <w:pPr>
        <w:tabs>
          <w:tab w:val="num" w:pos="1440"/>
        </w:tabs>
        <w:ind w:left="1440" w:hanging="1152"/>
      </w:pPr>
      <w:rPr>
        <w:rFonts w:hint="default"/>
      </w:rPr>
    </w:lvl>
    <w:lvl w:ilvl="4">
      <w:start w:val="1"/>
      <w:numFmt w:val="decimal"/>
      <w:lvlText w:val="%1.%2.%3.%4.%5"/>
      <w:lvlJc w:val="left"/>
      <w:pPr>
        <w:tabs>
          <w:tab w:val="num" w:pos="1944"/>
        </w:tabs>
        <w:ind w:left="1944" w:hanging="1656"/>
      </w:pPr>
      <w:rPr>
        <w:rFonts w:hint="default"/>
      </w:rPr>
    </w:lvl>
    <w:lvl w:ilvl="5">
      <w:start w:val="1"/>
      <w:numFmt w:val="decimal"/>
      <w:lvlText w:val="%1.%2.%3.%4.%5.%6"/>
      <w:lvlJc w:val="left"/>
      <w:pPr>
        <w:tabs>
          <w:tab w:val="num" w:pos="2088"/>
        </w:tabs>
        <w:ind w:left="2088" w:hanging="1800"/>
      </w:pPr>
      <w:rPr>
        <w:rFonts w:hint="default"/>
      </w:rPr>
    </w:lvl>
    <w:lvl w:ilvl="6">
      <w:start w:val="1"/>
      <w:numFmt w:val="decimal"/>
      <w:lvlText w:val="%1.%2.%3.%4.%5.%6.%7"/>
      <w:lvlJc w:val="left"/>
      <w:pPr>
        <w:tabs>
          <w:tab w:val="num" w:pos="2232"/>
        </w:tabs>
        <w:ind w:left="2232" w:hanging="1944"/>
      </w:pPr>
      <w:rPr>
        <w:rFonts w:hint="default"/>
      </w:rPr>
    </w:lvl>
    <w:lvl w:ilvl="7">
      <w:start w:val="1"/>
      <w:numFmt w:val="decimal"/>
      <w:lvlText w:val="%1.%2.%3.%4.%5.%6.%7.%8"/>
      <w:lvlJc w:val="left"/>
      <w:pPr>
        <w:tabs>
          <w:tab w:val="num" w:pos="2304"/>
        </w:tabs>
        <w:ind w:left="2304" w:hanging="2016"/>
      </w:pPr>
      <w:rPr>
        <w:rFonts w:hint="default"/>
      </w:rPr>
    </w:lvl>
    <w:lvl w:ilvl="8">
      <w:start w:val="1"/>
      <w:numFmt w:val="decimal"/>
      <w:lvlText w:val="%1.%2.%3.%4.%5.%6.%7.%8.%9"/>
      <w:lvlJc w:val="left"/>
      <w:pPr>
        <w:tabs>
          <w:tab w:val="num" w:pos="2448"/>
        </w:tabs>
        <w:ind w:left="2448" w:hanging="2160"/>
      </w:pPr>
      <w:rPr>
        <w:rFonts w:hint="default"/>
      </w:rPr>
    </w:lvl>
  </w:abstractNum>
  <w:abstractNum w:abstractNumId="46">
    <w:nsid w:val="6F6133E8"/>
    <w:multiLevelType w:val="multilevel"/>
    <w:tmpl w:val="6CF20F58"/>
    <w:lvl w:ilvl="0">
      <w:start w:val="1"/>
      <w:numFmt w:val="bullet"/>
      <w:lvlText w:val=""/>
      <w:lvlJc w:val="left"/>
      <w:pPr>
        <w:tabs>
          <w:tab w:val="num" w:pos="1080"/>
        </w:tabs>
        <w:ind w:left="108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nsid w:val="77F00A11"/>
    <w:multiLevelType w:val="hybridMultilevel"/>
    <w:tmpl w:val="AB8224C0"/>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num w:numId="1">
    <w:abstractNumId w:val="29"/>
  </w:num>
  <w:num w:numId="2">
    <w:abstractNumId w:val="27"/>
  </w:num>
  <w:num w:numId="3">
    <w:abstractNumId w:val="36"/>
  </w:num>
  <w:num w:numId="4">
    <w:abstractNumId w:val="31"/>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26"/>
  </w:num>
  <w:num w:numId="15">
    <w:abstractNumId w:val="41"/>
  </w:num>
  <w:num w:numId="16">
    <w:abstractNumId w:val="39"/>
  </w:num>
  <w:num w:numId="17">
    <w:abstractNumId w:val="24"/>
    <w:lvlOverride w:ilvl="0">
      <w:startOverride w:val="1"/>
    </w:lvlOverride>
  </w:num>
  <w:num w:numId="18">
    <w:abstractNumId w:val="24"/>
    <w:lvlOverride w:ilvl="0">
      <w:startOverride w:val="1"/>
    </w:lvlOverride>
  </w:num>
  <w:num w:numId="19">
    <w:abstractNumId w:val="9"/>
  </w:num>
  <w:num w:numId="20">
    <w:abstractNumId w:val="35"/>
  </w:num>
  <w:num w:numId="21">
    <w:abstractNumId w:val="17"/>
  </w:num>
  <w:num w:numId="22">
    <w:abstractNumId w:val="18"/>
  </w:num>
  <w:num w:numId="23">
    <w:abstractNumId w:val="44"/>
  </w:num>
  <w:num w:numId="24">
    <w:abstractNumId w:val="16"/>
  </w:num>
  <w:num w:numId="25">
    <w:abstractNumId w:val="19"/>
  </w:num>
  <w:num w:numId="26">
    <w:abstractNumId w:val="37"/>
  </w:num>
  <w:num w:numId="27">
    <w:abstractNumId w:val="30"/>
  </w:num>
  <w:num w:numId="28">
    <w:abstractNumId w:val="38"/>
  </w:num>
  <w:num w:numId="29">
    <w:abstractNumId w:val="43"/>
  </w:num>
  <w:num w:numId="30">
    <w:abstractNumId w:val="40"/>
  </w:num>
  <w:num w:numId="31">
    <w:abstractNumId w:val="12"/>
  </w:num>
  <w:num w:numId="32">
    <w:abstractNumId w:val="22"/>
  </w:num>
  <w:num w:numId="33">
    <w:abstractNumId w:val="25"/>
  </w:num>
  <w:num w:numId="34">
    <w:abstractNumId w:val="15"/>
  </w:num>
  <w:num w:numId="35">
    <w:abstractNumId w:val="45"/>
  </w:num>
  <w:num w:numId="36">
    <w:abstractNumId w:val="20"/>
  </w:num>
  <w:num w:numId="37">
    <w:abstractNumId w:val="7"/>
  </w:num>
  <w:num w:numId="38">
    <w:abstractNumId w:val="33"/>
  </w:num>
  <w:num w:numId="39">
    <w:abstractNumId w:val="46"/>
  </w:num>
  <w:num w:numId="40">
    <w:abstractNumId w:val="11"/>
  </w:num>
  <w:num w:numId="41">
    <w:abstractNumId w:val="10"/>
    <w:lvlOverride w:ilvl="0">
      <w:lvl w:ilvl="0">
        <w:numFmt w:val="bullet"/>
        <w:lvlText w:val=""/>
        <w:legacy w:legacy="1" w:legacySpace="0" w:legacyIndent="0"/>
        <w:lvlJc w:val="left"/>
        <w:rPr>
          <w:rFonts w:ascii="Symbol" w:hAnsi="Symbol" w:hint="default"/>
        </w:rPr>
      </w:lvl>
    </w:lvlOverride>
  </w:num>
  <w:num w:numId="42">
    <w:abstractNumId w:val="34"/>
  </w:num>
  <w:num w:numId="43">
    <w:abstractNumId w:val="47"/>
  </w:num>
  <w:num w:numId="44">
    <w:abstractNumId w:val="21"/>
  </w:num>
  <w:num w:numId="45">
    <w:abstractNumId w:val="32"/>
  </w:num>
  <w:num w:numId="46">
    <w:abstractNumId w:val="14"/>
  </w:num>
  <w:num w:numId="47">
    <w:abstractNumId w:val="13"/>
  </w:num>
  <w:num w:numId="48">
    <w:abstractNumId w:val="28"/>
  </w:num>
  <w:num w:numId="49">
    <w:abstractNumId w:val="42"/>
  </w:num>
  <w:num w:numId="50">
    <w:abstractNumId w:val="2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2"/>
  <w:gutterAtTop/>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es-CL" w:vendorID="64" w:dllVersion="131078" w:nlCheck="1" w:checkStyle="1"/>
  <w:activeWritingStyle w:appName="MSWord" w:lang="en-AU" w:vendorID="64" w:dllVersion="131078" w:nlCheck="1" w:checkStyle="1"/>
  <w:proofState w:spelling="clean" w:grammar="clean"/>
  <w:attachedTemplate r:id="rId1"/>
  <w:linkStyles/>
  <w:stylePaneFormatFilter w:val="3F01"/>
  <w:trackRevisions/>
  <w:doNotTrackMoves/>
  <w:defaultTabStop w:val="720"/>
  <w:drawingGridHorizontalSpacing w:val="100"/>
  <w:displayHorizontalDrawingGridEvery w:val="0"/>
  <w:displayVerticalDrawingGridEvery w:val="0"/>
  <w:noPunctuationKerning/>
  <w:characterSpacingControl w:val="doNotCompress"/>
  <w:hdrShapeDefaults>
    <o:shapedefaults v:ext="edit" spidmax="62466">
      <v:textbox inset="5.85pt,.7pt,5.85pt,.7pt"/>
    </o:shapedefaults>
    <o:shapelayout v:ext="edit">
      <o:idmap v:ext="edit" data="1"/>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F643DE"/>
    <w:rsid w:val="00000AF6"/>
    <w:rsid w:val="000013EE"/>
    <w:rsid w:val="0000267B"/>
    <w:rsid w:val="00002C5F"/>
    <w:rsid w:val="00004723"/>
    <w:rsid w:val="00004A84"/>
    <w:rsid w:val="00006605"/>
    <w:rsid w:val="00006931"/>
    <w:rsid w:val="00013B2D"/>
    <w:rsid w:val="00020ACB"/>
    <w:rsid w:val="00021980"/>
    <w:rsid w:val="000265CF"/>
    <w:rsid w:val="000349E5"/>
    <w:rsid w:val="000367B2"/>
    <w:rsid w:val="00037F1C"/>
    <w:rsid w:val="00052DDC"/>
    <w:rsid w:val="000530AC"/>
    <w:rsid w:val="000541DC"/>
    <w:rsid w:val="00054D2C"/>
    <w:rsid w:val="000568BA"/>
    <w:rsid w:val="00057E55"/>
    <w:rsid w:val="00061263"/>
    <w:rsid w:val="0006186E"/>
    <w:rsid w:val="00064447"/>
    <w:rsid w:val="000653CA"/>
    <w:rsid w:val="00065E2B"/>
    <w:rsid w:val="0006665C"/>
    <w:rsid w:val="000709AA"/>
    <w:rsid w:val="00071553"/>
    <w:rsid w:val="0007266E"/>
    <w:rsid w:val="0007283F"/>
    <w:rsid w:val="0007447A"/>
    <w:rsid w:val="0007508E"/>
    <w:rsid w:val="00075545"/>
    <w:rsid w:val="00075BF5"/>
    <w:rsid w:val="00077679"/>
    <w:rsid w:val="00077BD8"/>
    <w:rsid w:val="0008073F"/>
    <w:rsid w:val="00082C68"/>
    <w:rsid w:val="0008518A"/>
    <w:rsid w:val="0008667F"/>
    <w:rsid w:val="00091385"/>
    <w:rsid w:val="00093542"/>
    <w:rsid w:val="0009453F"/>
    <w:rsid w:val="000A17F7"/>
    <w:rsid w:val="000A67B8"/>
    <w:rsid w:val="000B4CF7"/>
    <w:rsid w:val="000B567C"/>
    <w:rsid w:val="000C4650"/>
    <w:rsid w:val="000D7930"/>
    <w:rsid w:val="000E5538"/>
    <w:rsid w:val="000E60DD"/>
    <w:rsid w:val="000E7235"/>
    <w:rsid w:val="000F4488"/>
    <w:rsid w:val="000F558B"/>
    <w:rsid w:val="0010227D"/>
    <w:rsid w:val="00113143"/>
    <w:rsid w:val="00113395"/>
    <w:rsid w:val="00114899"/>
    <w:rsid w:val="00115FBA"/>
    <w:rsid w:val="001173ED"/>
    <w:rsid w:val="00121CD9"/>
    <w:rsid w:val="00122A7B"/>
    <w:rsid w:val="00122E3A"/>
    <w:rsid w:val="00123449"/>
    <w:rsid w:val="001266C9"/>
    <w:rsid w:val="00127818"/>
    <w:rsid w:val="00130B62"/>
    <w:rsid w:val="00131215"/>
    <w:rsid w:val="001317AF"/>
    <w:rsid w:val="00132A7E"/>
    <w:rsid w:val="0014050B"/>
    <w:rsid w:val="001430A9"/>
    <w:rsid w:val="001505F3"/>
    <w:rsid w:val="0015330B"/>
    <w:rsid w:val="001561BA"/>
    <w:rsid w:val="001565F3"/>
    <w:rsid w:val="001569C8"/>
    <w:rsid w:val="00164597"/>
    <w:rsid w:val="00164D28"/>
    <w:rsid w:val="00165879"/>
    <w:rsid w:val="001668DE"/>
    <w:rsid w:val="00166A6D"/>
    <w:rsid w:val="001670C6"/>
    <w:rsid w:val="00167853"/>
    <w:rsid w:val="001713C0"/>
    <w:rsid w:val="00175613"/>
    <w:rsid w:val="00176BEF"/>
    <w:rsid w:val="00176D61"/>
    <w:rsid w:val="00180936"/>
    <w:rsid w:val="00183638"/>
    <w:rsid w:val="00184684"/>
    <w:rsid w:val="00185D05"/>
    <w:rsid w:val="001969B6"/>
    <w:rsid w:val="001A50EA"/>
    <w:rsid w:val="001A550C"/>
    <w:rsid w:val="001B58E2"/>
    <w:rsid w:val="001B620B"/>
    <w:rsid w:val="001B6E78"/>
    <w:rsid w:val="001C22B6"/>
    <w:rsid w:val="001C27E5"/>
    <w:rsid w:val="001C2984"/>
    <w:rsid w:val="001C5009"/>
    <w:rsid w:val="001C6395"/>
    <w:rsid w:val="001D1846"/>
    <w:rsid w:val="001D4376"/>
    <w:rsid w:val="001D62B6"/>
    <w:rsid w:val="001D75C5"/>
    <w:rsid w:val="001D7F48"/>
    <w:rsid w:val="001E4237"/>
    <w:rsid w:val="001E7401"/>
    <w:rsid w:val="001F17F1"/>
    <w:rsid w:val="001F1AC5"/>
    <w:rsid w:val="001F269B"/>
    <w:rsid w:val="001F71C4"/>
    <w:rsid w:val="001F724D"/>
    <w:rsid w:val="001F766D"/>
    <w:rsid w:val="00200F9F"/>
    <w:rsid w:val="00204D1E"/>
    <w:rsid w:val="002121D0"/>
    <w:rsid w:val="002130CA"/>
    <w:rsid w:val="00216C79"/>
    <w:rsid w:val="00216D82"/>
    <w:rsid w:val="00220C9F"/>
    <w:rsid w:val="00221DE0"/>
    <w:rsid w:val="0022314E"/>
    <w:rsid w:val="0022386E"/>
    <w:rsid w:val="0022473C"/>
    <w:rsid w:val="00226C19"/>
    <w:rsid w:val="00226C2C"/>
    <w:rsid w:val="002276D0"/>
    <w:rsid w:val="00227E73"/>
    <w:rsid w:val="00230344"/>
    <w:rsid w:val="00230D12"/>
    <w:rsid w:val="0023148B"/>
    <w:rsid w:val="002314FB"/>
    <w:rsid w:val="0023238C"/>
    <w:rsid w:val="00236BD1"/>
    <w:rsid w:val="00237D8E"/>
    <w:rsid w:val="00244AA7"/>
    <w:rsid w:val="00246ECA"/>
    <w:rsid w:val="0025002C"/>
    <w:rsid w:val="002514BA"/>
    <w:rsid w:val="00252303"/>
    <w:rsid w:val="0025230E"/>
    <w:rsid w:val="00257022"/>
    <w:rsid w:val="002571DB"/>
    <w:rsid w:val="00257858"/>
    <w:rsid w:val="00257C56"/>
    <w:rsid w:val="002625D8"/>
    <w:rsid w:val="0026302D"/>
    <w:rsid w:val="00263C53"/>
    <w:rsid w:val="00266368"/>
    <w:rsid w:val="0026704D"/>
    <w:rsid w:val="00267857"/>
    <w:rsid w:val="00267EF2"/>
    <w:rsid w:val="002705DD"/>
    <w:rsid w:val="0027197F"/>
    <w:rsid w:val="002728B0"/>
    <w:rsid w:val="00272CA2"/>
    <w:rsid w:val="00275DDF"/>
    <w:rsid w:val="00276795"/>
    <w:rsid w:val="00277C98"/>
    <w:rsid w:val="00287AEB"/>
    <w:rsid w:val="002909ED"/>
    <w:rsid w:val="0029323C"/>
    <w:rsid w:val="002934D1"/>
    <w:rsid w:val="002942FF"/>
    <w:rsid w:val="0029762D"/>
    <w:rsid w:val="002A2AF0"/>
    <w:rsid w:val="002A3AF8"/>
    <w:rsid w:val="002A3EFC"/>
    <w:rsid w:val="002A491B"/>
    <w:rsid w:val="002A58C5"/>
    <w:rsid w:val="002A5C1C"/>
    <w:rsid w:val="002B236C"/>
    <w:rsid w:val="002B2CB7"/>
    <w:rsid w:val="002B538F"/>
    <w:rsid w:val="002B7DD9"/>
    <w:rsid w:val="002C044D"/>
    <w:rsid w:val="002C1371"/>
    <w:rsid w:val="002C27FF"/>
    <w:rsid w:val="002C3701"/>
    <w:rsid w:val="002C692C"/>
    <w:rsid w:val="002C768E"/>
    <w:rsid w:val="002D22AB"/>
    <w:rsid w:val="002D22E1"/>
    <w:rsid w:val="002D2CA2"/>
    <w:rsid w:val="002D3D6A"/>
    <w:rsid w:val="002D4184"/>
    <w:rsid w:val="002D4727"/>
    <w:rsid w:val="002D560F"/>
    <w:rsid w:val="002E1112"/>
    <w:rsid w:val="002E15B4"/>
    <w:rsid w:val="002E4D3F"/>
    <w:rsid w:val="002E585E"/>
    <w:rsid w:val="002E58C4"/>
    <w:rsid w:val="002E5E99"/>
    <w:rsid w:val="002F0B88"/>
    <w:rsid w:val="002F181F"/>
    <w:rsid w:val="002F1AF2"/>
    <w:rsid w:val="002F38FF"/>
    <w:rsid w:val="002F7499"/>
    <w:rsid w:val="0030148C"/>
    <w:rsid w:val="00301FCF"/>
    <w:rsid w:val="003064A5"/>
    <w:rsid w:val="00310712"/>
    <w:rsid w:val="00313B93"/>
    <w:rsid w:val="00313EB8"/>
    <w:rsid w:val="00316983"/>
    <w:rsid w:val="003173FA"/>
    <w:rsid w:val="003209D3"/>
    <w:rsid w:val="0032117F"/>
    <w:rsid w:val="003212DB"/>
    <w:rsid w:val="003218B2"/>
    <w:rsid w:val="00322AE9"/>
    <w:rsid w:val="0032319C"/>
    <w:rsid w:val="00323311"/>
    <w:rsid w:val="003233C8"/>
    <w:rsid w:val="00325581"/>
    <w:rsid w:val="00327211"/>
    <w:rsid w:val="00327771"/>
    <w:rsid w:val="0033014E"/>
    <w:rsid w:val="00330228"/>
    <w:rsid w:val="00330CED"/>
    <w:rsid w:val="00331E95"/>
    <w:rsid w:val="003324C7"/>
    <w:rsid w:val="00340A99"/>
    <w:rsid w:val="003425A1"/>
    <w:rsid w:val="0034440F"/>
    <w:rsid w:val="0034618F"/>
    <w:rsid w:val="00351CC3"/>
    <w:rsid w:val="00353EA0"/>
    <w:rsid w:val="00356A03"/>
    <w:rsid w:val="003577E9"/>
    <w:rsid w:val="003579D2"/>
    <w:rsid w:val="003606E3"/>
    <w:rsid w:val="00360D14"/>
    <w:rsid w:val="003615AD"/>
    <w:rsid w:val="00361B86"/>
    <w:rsid w:val="003640D8"/>
    <w:rsid w:val="0036586D"/>
    <w:rsid w:val="00370B0D"/>
    <w:rsid w:val="003750D3"/>
    <w:rsid w:val="00375194"/>
    <w:rsid w:val="00376948"/>
    <w:rsid w:val="003776B9"/>
    <w:rsid w:val="003814A7"/>
    <w:rsid w:val="00381A45"/>
    <w:rsid w:val="00382D38"/>
    <w:rsid w:val="00382F63"/>
    <w:rsid w:val="00384771"/>
    <w:rsid w:val="00385179"/>
    <w:rsid w:val="0038560C"/>
    <w:rsid w:val="00385A71"/>
    <w:rsid w:val="0039126F"/>
    <w:rsid w:val="00392907"/>
    <w:rsid w:val="00394876"/>
    <w:rsid w:val="003960C3"/>
    <w:rsid w:val="003A0EC3"/>
    <w:rsid w:val="003A113D"/>
    <w:rsid w:val="003A3ED8"/>
    <w:rsid w:val="003A6184"/>
    <w:rsid w:val="003B2846"/>
    <w:rsid w:val="003B31F3"/>
    <w:rsid w:val="003B328D"/>
    <w:rsid w:val="003B372F"/>
    <w:rsid w:val="003B4073"/>
    <w:rsid w:val="003B4D16"/>
    <w:rsid w:val="003B63BC"/>
    <w:rsid w:val="003B696E"/>
    <w:rsid w:val="003B776D"/>
    <w:rsid w:val="003C229E"/>
    <w:rsid w:val="003C5ED3"/>
    <w:rsid w:val="003C69AF"/>
    <w:rsid w:val="003C6C99"/>
    <w:rsid w:val="003D20E8"/>
    <w:rsid w:val="003D2F30"/>
    <w:rsid w:val="003D40DE"/>
    <w:rsid w:val="003D6E8C"/>
    <w:rsid w:val="003E1453"/>
    <w:rsid w:val="003E1D38"/>
    <w:rsid w:val="003F3E83"/>
    <w:rsid w:val="003F78CB"/>
    <w:rsid w:val="0040024E"/>
    <w:rsid w:val="00400F79"/>
    <w:rsid w:val="00402570"/>
    <w:rsid w:val="00412C6B"/>
    <w:rsid w:val="0041318A"/>
    <w:rsid w:val="00413389"/>
    <w:rsid w:val="00413613"/>
    <w:rsid w:val="0041445A"/>
    <w:rsid w:val="00420BD4"/>
    <w:rsid w:val="00422556"/>
    <w:rsid w:val="00422D24"/>
    <w:rsid w:val="00423EE0"/>
    <w:rsid w:val="004241FD"/>
    <w:rsid w:val="004245D4"/>
    <w:rsid w:val="00424957"/>
    <w:rsid w:val="004275BC"/>
    <w:rsid w:val="00430B93"/>
    <w:rsid w:val="0043142D"/>
    <w:rsid w:val="004327D1"/>
    <w:rsid w:val="00433F55"/>
    <w:rsid w:val="004346E4"/>
    <w:rsid w:val="00434733"/>
    <w:rsid w:val="004375FE"/>
    <w:rsid w:val="004402ED"/>
    <w:rsid w:val="0044120A"/>
    <w:rsid w:val="00441367"/>
    <w:rsid w:val="00442446"/>
    <w:rsid w:val="0044486A"/>
    <w:rsid w:val="00444B8F"/>
    <w:rsid w:val="00444EF6"/>
    <w:rsid w:val="00445B32"/>
    <w:rsid w:val="00452053"/>
    <w:rsid w:val="00452187"/>
    <w:rsid w:val="004542A7"/>
    <w:rsid w:val="004546F8"/>
    <w:rsid w:val="004614A2"/>
    <w:rsid w:val="00462C8E"/>
    <w:rsid w:val="0046395F"/>
    <w:rsid w:val="00463A5C"/>
    <w:rsid w:val="00464BE4"/>
    <w:rsid w:val="0046627F"/>
    <w:rsid w:val="00470006"/>
    <w:rsid w:val="004717F7"/>
    <w:rsid w:val="00472972"/>
    <w:rsid w:val="00472A09"/>
    <w:rsid w:val="00475637"/>
    <w:rsid w:val="004769F5"/>
    <w:rsid w:val="00480103"/>
    <w:rsid w:val="004818C4"/>
    <w:rsid w:val="004833B7"/>
    <w:rsid w:val="004858CB"/>
    <w:rsid w:val="00486030"/>
    <w:rsid w:val="00487813"/>
    <w:rsid w:val="004931C3"/>
    <w:rsid w:val="00493FA9"/>
    <w:rsid w:val="00494841"/>
    <w:rsid w:val="00494E2D"/>
    <w:rsid w:val="00495159"/>
    <w:rsid w:val="00497BED"/>
    <w:rsid w:val="004A1562"/>
    <w:rsid w:val="004A3EA0"/>
    <w:rsid w:val="004A462B"/>
    <w:rsid w:val="004A68E2"/>
    <w:rsid w:val="004B0411"/>
    <w:rsid w:val="004B305C"/>
    <w:rsid w:val="004B5C35"/>
    <w:rsid w:val="004C0253"/>
    <w:rsid w:val="004C0429"/>
    <w:rsid w:val="004C14BD"/>
    <w:rsid w:val="004C1AFC"/>
    <w:rsid w:val="004C3FCA"/>
    <w:rsid w:val="004C4997"/>
    <w:rsid w:val="004D4386"/>
    <w:rsid w:val="004D5981"/>
    <w:rsid w:val="004E3A6A"/>
    <w:rsid w:val="004E3CE9"/>
    <w:rsid w:val="004E4EF5"/>
    <w:rsid w:val="004E69DD"/>
    <w:rsid w:val="004F051A"/>
    <w:rsid w:val="004F06F3"/>
    <w:rsid w:val="004F2240"/>
    <w:rsid w:val="004F5F72"/>
    <w:rsid w:val="004F611E"/>
    <w:rsid w:val="004F65D1"/>
    <w:rsid w:val="004F699A"/>
    <w:rsid w:val="005009F4"/>
    <w:rsid w:val="0050116B"/>
    <w:rsid w:val="0050121F"/>
    <w:rsid w:val="005019E2"/>
    <w:rsid w:val="00501DC2"/>
    <w:rsid w:val="00510A2C"/>
    <w:rsid w:val="005120C1"/>
    <w:rsid w:val="00512977"/>
    <w:rsid w:val="00513905"/>
    <w:rsid w:val="005174F9"/>
    <w:rsid w:val="00522D6A"/>
    <w:rsid w:val="00523748"/>
    <w:rsid w:val="0052489D"/>
    <w:rsid w:val="00524CED"/>
    <w:rsid w:val="00526146"/>
    <w:rsid w:val="00526AA5"/>
    <w:rsid w:val="005310B8"/>
    <w:rsid w:val="00531C87"/>
    <w:rsid w:val="00533433"/>
    <w:rsid w:val="00534A8A"/>
    <w:rsid w:val="00536B30"/>
    <w:rsid w:val="0053777A"/>
    <w:rsid w:val="00537AD5"/>
    <w:rsid w:val="005429A3"/>
    <w:rsid w:val="005450E5"/>
    <w:rsid w:val="00545876"/>
    <w:rsid w:val="00547D13"/>
    <w:rsid w:val="00553552"/>
    <w:rsid w:val="00554932"/>
    <w:rsid w:val="00554B4E"/>
    <w:rsid w:val="0055772A"/>
    <w:rsid w:val="0055777C"/>
    <w:rsid w:val="0056111F"/>
    <w:rsid w:val="00563D9F"/>
    <w:rsid w:val="00570DEE"/>
    <w:rsid w:val="005744BE"/>
    <w:rsid w:val="00581A30"/>
    <w:rsid w:val="00583C29"/>
    <w:rsid w:val="00584FA0"/>
    <w:rsid w:val="00587934"/>
    <w:rsid w:val="00591053"/>
    <w:rsid w:val="00591A60"/>
    <w:rsid w:val="00593610"/>
    <w:rsid w:val="00594B9A"/>
    <w:rsid w:val="005A7E43"/>
    <w:rsid w:val="005B0B77"/>
    <w:rsid w:val="005B2FD0"/>
    <w:rsid w:val="005B5B0A"/>
    <w:rsid w:val="005B7E6A"/>
    <w:rsid w:val="005B7FB8"/>
    <w:rsid w:val="005C2290"/>
    <w:rsid w:val="005C41DC"/>
    <w:rsid w:val="005C454A"/>
    <w:rsid w:val="005D3B7E"/>
    <w:rsid w:val="005D43E9"/>
    <w:rsid w:val="005D5476"/>
    <w:rsid w:val="005D6A0F"/>
    <w:rsid w:val="005D7986"/>
    <w:rsid w:val="005D7FBC"/>
    <w:rsid w:val="005E2C54"/>
    <w:rsid w:val="005E3789"/>
    <w:rsid w:val="005E3EF5"/>
    <w:rsid w:val="005E4AF5"/>
    <w:rsid w:val="005E5BC9"/>
    <w:rsid w:val="005E759B"/>
    <w:rsid w:val="005E7D4A"/>
    <w:rsid w:val="005F077E"/>
    <w:rsid w:val="005F0B8F"/>
    <w:rsid w:val="005F2195"/>
    <w:rsid w:val="005F46A8"/>
    <w:rsid w:val="005F5191"/>
    <w:rsid w:val="005F654F"/>
    <w:rsid w:val="005F7213"/>
    <w:rsid w:val="0060019D"/>
    <w:rsid w:val="00600AAA"/>
    <w:rsid w:val="006010B9"/>
    <w:rsid w:val="00601965"/>
    <w:rsid w:val="00603EF0"/>
    <w:rsid w:val="00605C4A"/>
    <w:rsid w:val="00607337"/>
    <w:rsid w:val="00607DB3"/>
    <w:rsid w:val="006105A9"/>
    <w:rsid w:val="00611EE5"/>
    <w:rsid w:val="00614546"/>
    <w:rsid w:val="00614FC1"/>
    <w:rsid w:val="00620B27"/>
    <w:rsid w:val="00620DD3"/>
    <w:rsid w:val="00622241"/>
    <w:rsid w:val="00624130"/>
    <w:rsid w:val="0063205C"/>
    <w:rsid w:val="006323C2"/>
    <w:rsid w:val="00635BA4"/>
    <w:rsid w:val="00635CE6"/>
    <w:rsid w:val="00636CF1"/>
    <w:rsid w:val="00637956"/>
    <w:rsid w:val="00641A3B"/>
    <w:rsid w:val="006433FF"/>
    <w:rsid w:val="00643756"/>
    <w:rsid w:val="00643E37"/>
    <w:rsid w:val="006454C3"/>
    <w:rsid w:val="00646F4E"/>
    <w:rsid w:val="00651322"/>
    <w:rsid w:val="00651497"/>
    <w:rsid w:val="00652C08"/>
    <w:rsid w:val="00654A45"/>
    <w:rsid w:val="006552F2"/>
    <w:rsid w:val="006566A1"/>
    <w:rsid w:val="00661CC1"/>
    <w:rsid w:val="006636C2"/>
    <w:rsid w:val="00664547"/>
    <w:rsid w:val="006649B2"/>
    <w:rsid w:val="006663A5"/>
    <w:rsid w:val="00667B17"/>
    <w:rsid w:val="00670B43"/>
    <w:rsid w:val="006774DD"/>
    <w:rsid w:val="00677E00"/>
    <w:rsid w:val="00680165"/>
    <w:rsid w:val="00680352"/>
    <w:rsid w:val="006806B9"/>
    <w:rsid w:val="00682213"/>
    <w:rsid w:val="00686E25"/>
    <w:rsid w:val="006872EA"/>
    <w:rsid w:val="00687A8E"/>
    <w:rsid w:val="00687AFC"/>
    <w:rsid w:val="00687F3F"/>
    <w:rsid w:val="00693EB3"/>
    <w:rsid w:val="00693F40"/>
    <w:rsid w:val="00694FC3"/>
    <w:rsid w:val="00695D53"/>
    <w:rsid w:val="00695F6F"/>
    <w:rsid w:val="00697B9A"/>
    <w:rsid w:val="006A4D65"/>
    <w:rsid w:val="006A4DD0"/>
    <w:rsid w:val="006A7C67"/>
    <w:rsid w:val="006B0325"/>
    <w:rsid w:val="006B0A97"/>
    <w:rsid w:val="006B6F06"/>
    <w:rsid w:val="006C34C9"/>
    <w:rsid w:val="006D1613"/>
    <w:rsid w:val="006D1699"/>
    <w:rsid w:val="006D16A3"/>
    <w:rsid w:val="006D1913"/>
    <w:rsid w:val="006D1EF7"/>
    <w:rsid w:val="006D3E42"/>
    <w:rsid w:val="006D4FFC"/>
    <w:rsid w:val="006D6687"/>
    <w:rsid w:val="006D6BCF"/>
    <w:rsid w:val="006E070E"/>
    <w:rsid w:val="006E3FA0"/>
    <w:rsid w:val="006E422D"/>
    <w:rsid w:val="006E473F"/>
    <w:rsid w:val="006E4F0B"/>
    <w:rsid w:val="006E5F9C"/>
    <w:rsid w:val="006E665A"/>
    <w:rsid w:val="006F0B85"/>
    <w:rsid w:val="006F1D8E"/>
    <w:rsid w:val="006F2BD5"/>
    <w:rsid w:val="006F40B0"/>
    <w:rsid w:val="006F4F4C"/>
    <w:rsid w:val="006F5EE3"/>
    <w:rsid w:val="006F7291"/>
    <w:rsid w:val="006F7860"/>
    <w:rsid w:val="00700A0F"/>
    <w:rsid w:val="007018C0"/>
    <w:rsid w:val="00702953"/>
    <w:rsid w:val="00702EA9"/>
    <w:rsid w:val="0070321E"/>
    <w:rsid w:val="00704894"/>
    <w:rsid w:val="00704F57"/>
    <w:rsid w:val="007058F7"/>
    <w:rsid w:val="00706423"/>
    <w:rsid w:val="00706DEE"/>
    <w:rsid w:val="00710698"/>
    <w:rsid w:val="00710B3A"/>
    <w:rsid w:val="00714CC1"/>
    <w:rsid w:val="007152C2"/>
    <w:rsid w:val="00716362"/>
    <w:rsid w:val="00720512"/>
    <w:rsid w:val="00720D9F"/>
    <w:rsid w:val="00721C96"/>
    <w:rsid w:val="007226AE"/>
    <w:rsid w:val="00723870"/>
    <w:rsid w:val="007246F8"/>
    <w:rsid w:val="00730B26"/>
    <w:rsid w:val="00731804"/>
    <w:rsid w:val="007326C0"/>
    <w:rsid w:val="007336AD"/>
    <w:rsid w:val="007339C4"/>
    <w:rsid w:val="00734C0B"/>
    <w:rsid w:val="0073535E"/>
    <w:rsid w:val="00737F86"/>
    <w:rsid w:val="007404D2"/>
    <w:rsid w:val="007404D4"/>
    <w:rsid w:val="007409E3"/>
    <w:rsid w:val="0074121B"/>
    <w:rsid w:val="00742CF1"/>
    <w:rsid w:val="00751837"/>
    <w:rsid w:val="007526B3"/>
    <w:rsid w:val="007547E1"/>
    <w:rsid w:val="00757B2B"/>
    <w:rsid w:val="007601C6"/>
    <w:rsid w:val="007623FD"/>
    <w:rsid w:val="007649AB"/>
    <w:rsid w:val="0076515C"/>
    <w:rsid w:val="007651BD"/>
    <w:rsid w:val="00765C13"/>
    <w:rsid w:val="00766AB3"/>
    <w:rsid w:val="00770305"/>
    <w:rsid w:val="007708E5"/>
    <w:rsid w:val="007714DD"/>
    <w:rsid w:val="00773017"/>
    <w:rsid w:val="007751BC"/>
    <w:rsid w:val="00782E2A"/>
    <w:rsid w:val="00785A94"/>
    <w:rsid w:val="00791C7C"/>
    <w:rsid w:val="00793C7E"/>
    <w:rsid w:val="00796B33"/>
    <w:rsid w:val="007A0DEA"/>
    <w:rsid w:val="007A3A99"/>
    <w:rsid w:val="007A5159"/>
    <w:rsid w:val="007A6EB1"/>
    <w:rsid w:val="007A7658"/>
    <w:rsid w:val="007A7D6B"/>
    <w:rsid w:val="007B6CCE"/>
    <w:rsid w:val="007B7A36"/>
    <w:rsid w:val="007C4ED7"/>
    <w:rsid w:val="007C6BB5"/>
    <w:rsid w:val="007D09E5"/>
    <w:rsid w:val="007D113D"/>
    <w:rsid w:val="007D12C4"/>
    <w:rsid w:val="007D3015"/>
    <w:rsid w:val="007D35B3"/>
    <w:rsid w:val="007D439E"/>
    <w:rsid w:val="007D45D2"/>
    <w:rsid w:val="007D4CF7"/>
    <w:rsid w:val="007E0E55"/>
    <w:rsid w:val="007E1DE7"/>
    <w:rsid w:val="007E41AB"/>
    <w:rsid w:val="007E66C4"/>
    <w:rsid w:val="007E7A7F"/>
    <w:rsid w:val="007F1403"/>
    <w:rsid w:val="007F2393"/>
    <w:rsid w:val="007F3A9F"/>
    <w:rsid w:val="007F3D1D"/>
    <w:rsid w:val="007F4173"/>
    <w:rsid w:val="007F5C06"/>
    <w:rsid w:val="007F6D7C"/>
    <w:rsid w:val="007F7B3C"/>
    <w:rsid w:val="00800CD8"/>
    <w:rsid w:val="008011D3"/>
    <w:rsid w:val="00802E12"/>
    <w:rsid w:val="008035EB"/>
    <w:rsid w:val="00807EA5"/>
    <w:rsid w:val="008132B5"/>
    <w:rsid w:val="008150F5"/>
    <w:rsid w:val="00816F89"/>
    <w:rsid w:val="00820F4C"/>
    <w:rsid w:val="00821F83"/>
    <w:rsid w:val="00824CF8"/>
    <w:rsid w:val="00826820"/>
    <w:rsid w:val="00831BB6"/>
    <w:rsid w:val="00831E3D"/>
    <w:rsid w:val="0083327F"/>
    <w:rsid w:val="00835BE6"/>
    <w:rsid w:val="008425CE"/>
    <w:rsid w:val="008425EE"/>
    <w:rsid w:val="00843738"/>
    <w:rsid w:val="008438B3"/>
    <w:rsid w:val="0084568D"/>
    <w:rsid w:val="00846F5A"/>
    <w:rsid w:val="00852938"/>
    <w:rsid w:val="00852A7D"/>
    <w:rsid w:val="00853E66"/>
    <w:rsid w:val="008546B6"/>
    <w:rsid w:val="00855272"/>
    <w:rsid w:val="00855E91"/>
    <w:rsid w:val="00856A31"/>
    <w:rsid w:val="00860372"/>
    <w:rsid w:val="00861DC7"/>
    <w:rsid w:val="00862180"/>
    <w:rsid w:val="00863C8F"/>
    <w:rsid w:val="00864254"/>
    <w:rsid w:val="00866E85"/>
    <w:rsid w:val="0087085F"/>
    <w:rsid w:val="00871FBF"/>
    <w:rsid w:val="008722C4"/>
    <w:rsid w:val="00872427"/>
    <w:rsid w:val="00873944"/>
    <w:rsid w:val="00873E78"/>
    <w:rsid w:val="00875395"/>
    <w:rsid w:val="00876758"/>
    <w:rsid w:val="008773C6"/>
    <w:rsid w:val="0088303B"/>
    <w:rsid w:val="008833AD"/>
    <w:rsid w:val="00884C28"/>
    <w:rsid w:val="00884D81"/>
    <w:rsid w:val="00886F56"/>
    <w:rsid w:val="0089122A"/>
    <w:rsid w:val="00892913"/>
    <w:rsid w:val="00893A3D"/>
    <w:rsid w:val="00893E20"/>
    <w:rsid w:val="00895ED1"/>
    <w:rsid w:val="00896865"/>
    <w:rsid w:val="0089772A"/>
    <w:rsid w:val="008A2C45"/>
    <w:rsid w:val="008A3562"/>
    <w:rsid w:val="008A3673"/>
    <w:rsid w:val="008B30A2"/>
    <w:rsid w:val="008B3A12"/>
    <w:rsid w:val="008B5226"/>
    <w:rsid w:val="008B5F4C"/>
    <w:rsid w:val="008B7A3C"/>
    <w:rsid w:val="008C45E6"/>
    <w:rsid w:val="008C48DA"/>
    <w:rsid w:val="008C55EB"/>
    <w:rsid w:val="008C6899"/>
    <w:rsid w:val="008D00F0"/>
    <w:rsid w:val="008D09B9"/>
    <w:rsid w:val="008D1B6A"/>
    <w:rsid w:val="008D3050"/>
    <w:rsid w:val="008D5A05"/>
    <w:rsid w:val="008D71DA"/>
    <w:rsid w:val="008E20A3"/>
    <w:rsid w:val="008E4CDA"/>
    <w:rsid w:val="008E5177"/>
    <w:rsid w:val="008F11B7"/>
    <w:rsid w:val="008F11C8"/>
    <w:rsid w:val="008F1797"/>
    <w:rsid w:val="008F2204"/>
    <w:rsid w:val="008F22B2"/>
    <w:rsid w:val="008F50EA"/>
    <w:rsid w:val="008F771D"/>
    <w:rsid w:val="008F78CE"/>
    <w:rsid w:val="009022F9"/>
    <w:rsid w:val="00903417"/>
    <w:rsid w:val="00903786"/>
    <w:rsid w:val="00903B2A"/>
    <w:rsid w:val="00911DBF"/>
    <w:rsid w:val="009131CF"/>
    <w:rsid w:val="009166E9"/>
    <w:rsid w:val="0091736E"/>
    <w:rsid w:val="00920460"/>
    <w:rsid w:val="00920754"/>
    <w:rsid w:val="00921B72"/>
    <w:rsid w:val="00922956"/>
    <w:rsid w:val="0092388F"/>
    <w:rsid w:val="00930CA0"/>
    <w:rsid w:val="00931642"/>
    <w:rsid w:val="009321B1"/>
    <w:rsid w:val="0093258C"/>
    <w:rsid w:val="009329B2"/>
    <w:rsid w:val="009369A5"/>
    <w:rsid w:val="00937932"/>
    <w:rsid w:val="00940826"/>
    <w:rsid w:val="00940DF8"/>
    <w:rsid w:val="009414A4"/>
    <w:rsid w:val="009415BA"/>
    <w:rsid w:val="00943238"/>
    <w:rsid w:val="00943C9E"/>
    <w:rsid w:val="00945C27"/>
    <w:rsid w:val="00946479"/>
    <w:rsid w:val="00947C01"/>
    <w:rsid w:val="009502B6"/>
    <w:rsid w:val="00951AEE"/>
    <w:rsid w:val="00951FA5"/>
    <w:rsid w:val="00952D37"/>
    <w:rsid w:val="00954F24"/>
    <w:rsid w:val="0095695D"/>
    <w:rsid w:val="00957F2E"/>
    <w:rsid w:val="00960346"/>
    <w:rsid w:val="009605D5"/>
    <w:rsid w:val="0096264B"/>
    <w:rsid w:val="009639A9"/>
    <w:rsid w:val="00964FF9"/>
    <w:rsid w:val="00965281"/>
    <w:rsid w:val="00965549"/>
    <w:rsid w:val="0096755D"/>
    <w:rsid w:val="00975524"/>
    <w:rsid w:val="009758F1"/>
    <w:rsid w:val="00980CBC"/>
    <w:rsid w:val="009812B3"/>
    <w:rsid w:val="009815BF"/>
    <w:rsid w:val="00983009"/>
    <w:rsid w:val="00984669"/>
    <w:rsid w:val="00985B83"/>
    <w:rsid w:val="009870F2"/>
    <w:rsid w:val="00990E44"/>
    <w:rsid w:val="00994281"/>
    <w:rsid w:val="00994DA1"/>
    <w:rsid w:val="0099552F"/>
    <w:rsid w:val="00995588"/>
    <w:rsid w:val="00995CDE"/>
    <w:rsid w:val="009963A3"/>
    <w:rsid w:val="00997D3D"/>
    <w:rsid w:val="009A305A"/>
    <w:rsid w:val="009A3B5C"/>
    <w:rsid w:val="009A3BB7"/>
    <w:rsid w:val="009A49CA"/>
    <w:rsid w:val="009B00BC"/>
    <w:rsid w:val="009B1B33"/>
    <w:rsid w:val="009B2C62"/>
    <w:rsid w:val="009B3B22"/>
    <w:rsid w:val="009C14CA"/>
    <w:rsid w:val="009C1EEA"/>
    <w:rsid w:val="009C301B"/>
    <w:rsid w:val="009C4515"/>
    <w:rsid w:val="009C7B34"/>
    <w:rsid w:val="009D00B7"/>
    <w:rsid w:val="009D2172"/>
    <w:rsid w:val="009D2C5D"/>
    <w:rsid w:val="009D5D8A"/>
    <w:rsid w:val="009D72A7"/>
    <w:rsid w:val="009E0015"/>
    <w:rsid w:val="009E0145"/>
    <w:rsid w:val="009E1F94"/>
    <w:rsid w:val="009E26EA"/>
    <w:rsid w:val="009E4E78"/>
    <w:rsid w:val="009E5658"/>
    <w:rsid w:val="009E79E2"/>
    <w:rsid w:val="009F4AB7"/>
    <w:rsid w:val="009F572C"/>
    <w:rsid w:val="009F57DC"/>
    <w:rsid w:val="009F6D88"/>
    <w:rsid w:val="00A035C3"/>
    <w:rsid w:val="00A074FA"/>
    <w:rsid w:val="00A079FC"/>
    <w:rsid w:val="00A1397C"/>
    <w:rsid w:val="00A13B84"/>
    <w:rsid w:val="00A1594F"/>
    <w:rsid w:val="00A1712B"/>
    <w:rsid w:val="00A235E6"/>
    <w:rsid w:val="00A24279"/>
    <w:rsid w:val="00A24E9F"/>
    <w:rsid w:val="00A328AE"/>
    <w:rsid w:val="00A32C43"/>
    <w:rsid w:val="00A339CC"/>
    <w:rsid w:val="00A34E1D"/>
    <w:rsid w:val="00A357CB"/>
    <w:rsid w:val="00A37B78"/>
    <w:rsid w:val="00A42800"/>
    <w:rsid w:val="00A44579"/>
    <w:rsid w:val="00A50D03"/>
    <w:rsid w:val="00A51255"/>
    <w:rsid w:val="00A52813"/>
    <w:rsid w:val="00A535E2"/>
    <w:rsid w:val="00A54B4A"/>
    <w:rsid w:val="00A55A91"/>
    <w:rsid w:val="00A56B22"/>
    <w:rsid w:val="00A6384C"/>
    <w:rsid w:val="00A64BB6"/>
    <w:rsid w:val="00A6657C"/>
    <w:rsid w:val="00A7155F"/>
    <w:rsid w:val="00A71E5E"/>
    <w:rsid w:val="00A72814"/>
    <w:rsid w:val="00A74249"/>
    <w:rsid w:val="00A746CD"/>
    <w:rsid w:val="00A7511D"/>
    <w:rsid w:val="00A76E3E"/>
    <w:rsid w:val="00A775CA"/>
    <w:rsid w:val="00A84B41"/>
    <w:rsid w:val="00A87AD7"/>
    <w:rsid w:val="00A91952"/>
    <w:rsid w:val="00A91BA3"/>
    <w:rsid w:val="00A91BA6"/>
    <w:rsid w:val="00A9643F"/>
    <w:rsid w:val="00A97019"/>
    <w:rsid w:val="00AA23CE"/>
    <w:rsid w:val="00AA2B3B"/>
    <w:rsid w:val="00AA2D78"/>
    <w:rsid w:val="00AA3173"/>
    <w:rsid w:val="00AA4A68"/>
    <w:rsid w:val="00AA5B53"/>
    <w:rsid w:val="00AA5FE5"/>
    <w:rsid w:val="00AA6220"/>
    <w:rsid w:val="00AB04E4"/>
    <w:rsid w:val="00AB3DCE"/>
    <w:rsid w:val="00AB41B7"/>
    <w:rsid w:val="00AB5580"/>
    <w:rsid w:val="00AB7773"/>
    <w:rsid w:val="00AC0D0F"/>
    <w:rsid w:val="00AC2259"/>
    <w:rsid w:val="00AC3EB1"/>
    <w:rsid w:val="00AC4788"/>
    <w:rsid w:val="00AC4C32"/>
    <w:rsid w:val="00AC6908"/>
    <w:rsid w:val="00AD03A2"/>
    <w:rsid w:val="00AD0EF5"/>
    <w:rsid w:val="00AD1E8A"/>
    <w:rsid w:val="00AE1D69"/>
    <w:rsid w:val="00AE38B0"/>
    <w:rsid w:val="00AE3D3E"/>
    <w:rsid w:val="00AE5396"/>
    <w:rsid w:val="00AE70EF"/>
    <w:rsid w:val="00AF19D9"/>
    <w:rsid w:val="00AF231E"/>
    <w:rsid w:val="00AF417A"/>
    <w:rsid w:val="00AF654D"/>
    <w:rsid w:val="00B0158F"/>
    <w:rsid w:val="00B01CBA"/>
    <w:rsid w:val="00B0294A"/>
    <w:rsid w:val="00B04416"/>
    <w:rsid w:val="00B04590"/>
    <w:rsid w:val="00B04CF0"/>
    <w:rsid w:val="00B07F7F"/>
    <w:rsid w:val="00B12EA1"/>
    <w:rsid w:val="00B15B41"/>
    <w:rsid w:val="00B16559"/>
    <w:rsid w:val="00B176F6"/>
    <w:rsid w:val="00B178D8"/>
    <w:rsid w:val="00B17B55"/>
    <w:rsid w:val="00B2240F"/>
    <w:rsid w:val="00B22730"/>
    <w:rsid w:val="00B255F3"/>
    <w:rsid w:val="00B31C0F"/>
    <w:rsid w:val="00B3216E"/>
    <w:rsid w:val="00B32E55"/>
    <w:rsid w:val="00B3397D"/>
    <w:rsid w:val="00B348B1"/>
    <w:rsid w:val="00B34C30"/>
    <w:rsid w:val="00B36480"/>
    <w:rsid w:val="00B40E53"/>
    <w:rsid w:val="00B42432"/>
    <w:rsid w:val="00B43909"/>
    <w:rsid w:val="00B449C5"/>
    <w:rsid w:val="00B45605"/>
    <w:rsid w:val="00B5001F"/>
    <w:rsid w:val="00B527E3"/>
    <w:rsid w:val="00B530C5"/>
    <w:rsid w:val="00B54BE7"/>
    <w:rsid w:val="00B54FD9"/>
    <w:rsid w:val="00B577AA"/>
    <w:rsid w:val="00B62309"/>
    <w:rsid w:val="00B64074"/>
    <w:rsid w:val="00B64096"/>
    <w:rsid w:val="00B65A08"/>
    <w:rsid w:val="00B70303"/>
    <w:rsid w:val="00B70C6B"/>
    <w:rsid w:val="00B71C1D"/>
    <w:rsid w:val="00B72CDD"/>
    <w:rsid w:val="00B77CFA"/>
    <w:rsid w:val="00B81809"/>
    <w:rsid w:val="00B81EC1"/>
    <w:rsid w:val="00B82672"/>
    <w:rsid w:val="00B857B2"/>
    <w:rsid w:val="00B85802"/>
    <w:rsid w:val="00B87114"/>
    <w:rsid w:val="00B95F7C"/>
    <w:rsid w:val="00B97BD1"/>
    <w:rsid w:val="00BA03B0"/>
    <w:rsid w:val="00BA0EDD"/>
    <w:rsid w:val="00BA38C4"/>
    <w:rsid w:val="00BA3CE4"/>
    <w:rsid w:val="00BA4BAC"/>
    <w:rsid w:val="00BA50E7"/>
    <w:rsid w:val="00BA6FA5"/>
    <w:rsid w:val="00BA772A"/>
    <w:rsid w:val="00BA7B21"/>
    <w:rsid w:val="00BB06D5"/>
    <w:rsid w:val="00BB0753"/>
    <w:rsid w:val="00BB12E3"/>
    <w:rsid w:val="00BB1BD9"/>
    <w:rsid w:val="00BB2331"/>
    <w:rsid w:val="00BB2B8F"/>
    <w:rsid w:val="00BB48D1"/>
    <w:rsid w:val="00BB5EAE"/>
    <w:rsid w:val="00BB6434"/>
    <w:rsid w:val="00BC0E6A"/>
    <w:rsid w:val="00BC12C8"/>
    <w:rsid w:val="00BC2B22"/>
    <w:rsid w:val="00BC7A76"/>
    <w:rsid w:val="00BD1D33"/>
    <w:rsid w:val="00BD6A0C"/>
    <w:rsid w:val="00BE0D97"/>
    <w:rsid w:val="00BE1D84"/>
    <w:rsid w:val="00BE3230"/>
    <w:rsid w:val="00BE43C7"/>
    <w:rsid w:val="00BE55AB"/>
    <w:rsid w:val="00BE55CC"/>
    <w:rsid w:val="00BE7CBE"/>
    <w:rsid w:val="00BF2DDA"/>
    <w:rsid w:val="00BF3495"/>
    <w:rsid w:val="00BF3D23"/>
    <w:rsid w:val="00BF481F"/>
    <w:rsid w:val="00BF4E4C"/>
    <w:rsid w:val="00BF6CBF"/>
    <w:rsid w:val="00C001B3"/>
    <w:rsid w:val="00C00691"/>
    <w:rsid w:val="00C0322A"/>
    <w:rsid w:val="00C03B2B"/>
    <w:rsid w:val="00C03DD8"/>
    <w:rsid w:val="00C04294"/>
    <w:rsid w:val="00C0433F"/>
    <w:rsid w:val="00C06BDF"/>
    <w:rsid w:val="00C07697"/>
    <w:rsid w:val="00C0772D"/>
    <w:rsid w:val="00C07D37"/>
    <w:rsid w:val="00C1030D"/>
    <w:rsid w:val="00C12832"/>
    <w:rsid w:val="00C12E55"/>
    <w:rsid w:val="00C13036"/>
    <w:rsid w:val="00C2080A"/>
    <w:rsid w:val="00C212B6"/>
    <w:rsid w:val="00C221DB"/>
    <w:rsid w:val="00C22731"/>
    <w:rsid w:val="00C30DFF"/>
    <w:rsid w:val="00C31D6B"/>
    <w:rsid w:val="00C348A1"/>
    <w:rsid w:val="00C46190"/>
    <w:rsid w:val="00C47835"/>
    <w:rsid w:val="00C47DF7"/>
    <w:rsid w:val="00C53D72"/>
    <w:rsid w:val="00C5408C"/>
    <w:rsid w:val="00C547F9"/>
    <w:rsid w:val="00C569BC"/>
    <w:rsid w:val="00C604F4"/>
    <w:rsid w:val="00C6067F"/>
    <w:rsid w:val="00C60E3C"/>
    <w:rsid w:val="00C61029"/>
    <w:rsid w:val="00C64BF4"/>
    <w:rsid w:val="00C67EC0"/>
    <w:rsid w:val="00C7172B"/>
    <w:rsid w:val="00C75210"/>
    <w:rsid w:val="00C80830"/>
    <w:rsid w:val="00C809A9"/>
    <w:rsid w:val="00C811AB"/>
    <w:rsid w:val="00C827D7"/>
    <w:rsid w:val="00C82DC8"/>
    <w:rsid w:val="00C8447C"/>
    <w:rsid w:val="00C84B70"/>
    <w:rsid w:val="00C8662D"/>
    <w:rsid w:val="00C90D79"/>
    <w:rsid w:val="00C90FAD"/>
    <w:rsid w:val="00C91705"/>
    <w:rsid w:val="00C92974"/>
    <w:rsid w:val="00C94033"/>
    <w:rsid w:val="00C961A0"/>
    <w:rsid w:val="00C967C6"/>
    <w:rsid w:val="00C97266"/>
    <w:rsid w:val="00C97968"/>
    <w:rsid w:val="00CA23EF"/>
    <w:rsid w:val="00CA27AB"/>
    <w:rsid w:val="00CA28A3"/>
    <w:rsid w:val="00CA3B5E"/>
    <w:rsid w:val="00CA4B7C"/>
    <w:rsid w:val="00CA6B8A"/>
    <w:rsid w:val="00CA7D1B"/>
    <w:rsid w:val="00CB115C"/>
    <w:rsid w:val="00CB2579"/>
    <w:rsid w:val="00CB271C"/>
    <w:rsid w:val="00CB37AB"/>
    <w:rsid w:val="00CB399F"/>
    <w:rsid w:val="00CB7D79"/>
    <w:rsid w:val="00CC0A95"/>
    <w:rsid w:val="00CC0DD4"/>
    <w:rsid w:val="00CC1070"/>
    <w:rsid w:val="00CC325A"/>
    <w:rsid w:val="00CC3871"/>
    <w:rsid w:val="00CC4371"/>
    <w:rsid w:val="00CC5106"/>
    <w:rsid w:val="00CC6205"/>
    <w:rsid w:val="00CC6C14"/>
    <w:rsid w:val="00CD0EB2"/>
    <w:rsid w:val="00CD12F8"/>
    <w:rsid w:val="00CD4F73"/>
    <w:rsid w:val="00CD62C2"/>
    <w:rsid w:val="00CD67C5"/>
    <w:rsid w:val="00CD6CCC"/>
    <w:rsid w:val="00CE07DC"/>
    <w:rsid w:val="00CE0E8F"/>
    <w:rsid w:val="00CE1450"/>
    <w:rsid w:val="00CE20E5"/>
    <w:rsid w:val="00CE3276"/>
    <w:rsid w:val="00CE37E8"/>
    <w:rsid w:val="00CE5E67"/>
    <w:rsid w:val="00CF0D96"/>
    <w:rsid w:val="00CF1B10"/>
    <w:rsid w:val="00CF43CD"/>
    <w:rsid w:val="00CF43F6"/>
    <w:rsid w:val="00D03220"/>
    <w:rsid w:val="00D03732"/>
    <w:rsid w:val="00D04A0B"/>
    <w:rsid w:val="00D054D8"/>
    <w:rsid w:val="00D05A8C"/>
    <w:rsid w:val="00D11B6A"/>
    <w:rsid w:val="00D14828"/>
    <w:rsid w:val="00D2065A"/>
    <w:rsid w:val="00D22159"/>
    <w:rsid w:val="00D26AD3"/>
    <w:rsid w:val="00D26B9C"/>
    <w:rsid w:val="00D27B20"/>
    <w:rsid w:val="00D27E31"/>
    <w:rsid w:val="00D31EB2"/>
    <w:rsid w:val="00D328E7"/>
    <w:rsid w:val="00D32A1F"/>
    <w:rsid w:val="00D32C70"/>
    <w:rsid w:val="00D330FD"/>
    <w:rsid w:val="00D33F69"/>
    <w:rsid w:val="00D352A2"/>
    <w:rsid w:val="00D35EF1"/>
    <w:rsid w:val="00D41F15"/>
    <w:rsid w:val="00D42D17"/>
    <w:rsid w:val="00D42DF2"/>
    <w:rsid w:val="00D436CA"/>
    <w:rsid w:val="00D446BD"/>
    <w:rsid w:val="00D45191"/>
    <w:rsid w:val="00D46B82"/>
    <w:rsid w:val="00D4772B"/>
    <w:rsid w:val="00D50A8D"/>
    <w:rsid w:val="00D52F25"/>
    <w:rsid w:val="00D54384"/>
    <w:rsid w:val="00D57D47"/>
    <w:rsid w:val="00D614D9"/>
    <w:rsid w:val="00D61631"/>
    <w:rsid w:val="00D61D23"/>
    <w:rsid w:val="00D655B7"/>
    <w:rsid w:val="00D66733"/>
    <w:rsid w:val="00D704BD"/>
    <w:rsid w:val="00D70A6D"/>
    <w:rsid w:val="00D713CF"/>
    <w:rsid w:val="00D74150"/>
    <w:rsid w:val="00D742C9"/>
    <w:rsid w:val="00D7560B"/>
    <w:rsid w:val="00D776CF"/>
    <w:rsid w:val="00D901A5"/>
    <w:rsid w:val="00D9307C"/>
    <w:rsid w:val="00DA3B2D"/>
    <w:rsid w:val="00DA7E7F"/>
    <w:rsid w:val="00DB0CD6"/>
    <w:rsid w:val="00DB6BF5"/>
    <w:rsid w:val="00DB6CE1"/>
    <w:rsid w:val="00DB7C55"/>
    <w:rsid w:val="00DB7FA5"/>
    <w:rsid w:val="00DC0F61"/>
    <w:rsid w:val="00DC14AE"/>
    <w:rsid w:val="00DC1ECB"/>
    <w:rsid w:val="00DC270B"/>
    <w:rsid w:val="00DC50F2"/>
    <w:rsid w:val="00DC5C0C"/>
    <w:rsid w:val="00DC675B"/>
    <w:rsid w:val="00DD0E07"/>
    <w:rsid w:val="00DD2093"/>
    <w:rsid w:val="00DD330D"/>
    <w:rsid w:val="00DD5EB1"/>
    <w:rsid w:val="00DD6368"/>
    <w:rsid w:val="00DE0600"/>
    <w:rsid w:val="00DE0665"/>
    <w:rsid w:val="00DE4009"/>
    <w:rsid w:val="00DE43F2"/>
    <w:rsid w:val="00DE6435"/>
    <w:rsid w:val="00DE683A"/>
    <w:rsid w:val="00DF01F1"/>
    <w:rsid w:val="00DF25AD"/>
    <w:rsid w:val="00DF2CFC"/>
    <w:rsid w:val="00DF30EF"/>
    <w:rsid w:val="00DF3374"/>
    <w:rsid w:val="00DF4891"/>
    <w:rsid w:val="00DF4AE3"/>
    <w:rsid w:val="00DF4F18"/>
    <w:rsid w:val="00DF6BCB"/>
    <w:rsid w:val="00DF6C93"/>
    <w:rsid w:val="00DF7C07"/>
    <w:rsid w:val="00DF7E9B"/>
    <w:rsid w:val="00E02AFA"/>
    <w:rsid w:val="00E02DBA"/>
    <w:rsid w:val="00E05C61"/>
    <w:rsid w:val="00E05DEE"/>
    <w:rsid w:val="00E0771E"/>
    <w:rsid w:val="00E10AEA"/>
    <w:rsid w:val="00E10D74"/>
    <w:rsid w:val="00E1278A"/>
    <w:rsid w:val="00E12AF5"/>
    <w:rsid w:val="00E12D1F"/>
    <w:rsid w:val="00E21C70"/>
    <w:rsid w:val="00E21E2C"/>
    <w:rsid w:val="00E21ECD"/>
    <w:rsid w:val="00E24057"/>
    <w:rsid w:val="00E254DD"/>
    <w:rsid w:val="00E26926"/>
    <w:rsid w:val="00E26F03"/>
    <w:rsid w:val="00E27E05"/>
    <w:rsid w:val="00E32128"/>
    <w:rsid w:val="00E345C1"/>
    <w:rsid w:val="00E36A55"/>
    <w:rsid w:val="00E430FC"/>
    <w:rsid w:val="00E44856"/>
    <w:rsid w:val="00E460B4"/>
    <w:rsid w:val="00E463D2"/>
    <w:rsid w:val="00E46AA4"/>
    <w:rsid w:val="00E46BBB"/>
    <w:rsid w:val="00E5097D"/>
    <w:rsid w:val="00E50F79"/>
    <w:rsid w:val="00E51253"/>
    <w:rsid w:val="00E5206C"/>
    <w:rsid w:val="00E520C4"/>
    <w:rsid w:val="00E52AFE"/>
    <w:rsid w:val="00E54CC2"/>
    <w:rsid w:val="00E5668B"/>
    <w:rsid w:val="00E571D0"/>
    <w:rsid w:val="00E57399"/>
    <w:rsid w:val="00E604FE"/>
    <w:rsid w:val="00E61323"/>
    <w:rsid w:val="00E620D1"/>
    <w:rsid w:val="00E62FA0"/>
    <w:rsid w:val="00E640EC"/>
    <w:rsid w:val="00E671C5"/>
    <w:rsid w:val="00E70682"/>
    <w:rsid w:val="00E70AB7"/>
    <w:rsid w:val="00E70BC5"/>
    <w:rsid w:val="00E71566"/>
    <w:rsid w:val="00E71830"/>
    <w:rsid w:val="00E723AC"/>
    <w:rsid w:val="00E72561"/>
    <w:rsid w:val="00E72D33"/>
    <w:rsid w:val="00E75218"/>
    <w:rsid w:val="00E76956"/>
    <w:rsid w:val="00E77774"/>
    <w:rsid w:val="00E779D8"/>
    <w:rsid w:val="00E826B3"/>
    <w:rsid w:val="00E9143F"/>
    <w:rsid w:val="00E92599"/>
    <w:rsid w:val="00E9392B"/>
    <w:rsid w:val="00E93DE8"/>
    <w:rsid w:val="00E96277"/>
    <w:rsid w:val="00E97B20"/>
    <w:rsid w:val="00EA0841"/>
    <w:rsid w:val="00EA1A93"/>
    <w:rsid w:val="00EA3A9D"/>
    <w:rsid w:val="00EA3DB2"/>
    <w:rsid w:val="00EA57A0"/>
    <w:rsid w:val="00EA685C"/>
    <w:rsid w:val="00EA7E6A"/>
    <w:rsid w:val="00EB18B0"/>
    <w:rsid w:val="00EB1EAC"/>
    <w:rsid w:val="00EB21D7"/>
    <w:rsid w:val="00EB24D4"/>
    <w:rsid w:val="00EB2FA6"/>
    <w:rsid w:val="00EC121F"/>
    <w:rsid w:val="00EC68D6"/>
    <w:rsid w:val="00EC75A8"/>
    <w:rsid w:val="00ED0C82"/>
    <w:rsid w:val="00ED3CBB"/>
    <w:rsid w:val="00ED3DBF"/>
    <w:rsid w:val="00ED5120"/>
    <w:rsid w:val="00ED69D4"/>
    <w:rsid w:val="00EE25F3"/>
    <w:rsid w:val="00EE5235"/>
    <w:rsid w:val="00EE569B"/>
    <w:rsid w:val="00EE7513"/>
    <w:rsid w:val="00EF1314"/>
    <w:rsid w:val="00EF26B5"/>
    <w:rsid w:val="00EF34B8"/>
    <w:rsid w:val="00EF5B31"/>
    <w:rsid w:val="00EF5E10"/>
    <w:rsid w:val="00F02EF7"/>
    <w:rsid w:val="00F03240"/>
    <w:rsid w:val="00F0585F"/>
    <w:rsid w:val="00F07C5C"/>
    <w:rsid w:val="00F105BD"/>
    <w:rsid w:val="00F121FB"/>
    <w:rsid w:val="00F13568"/>
    <w:rsid w:val="00F166F6"/>
    <w:rsid w:val="00F245E9"/>
    <w:rsid w:val="00F24AFC"/>
    <w:rsid w:val="00F2568C"/>
    <w:rsid w:val="00F31B4E"/>
    <w:rsid w:val="00F323F0"/>
    <w:rsid w:val="00F32EB3"/>
    <w:rsid w:val="00F338AD"/>
    <w:rsid w:val="00F35EA3"/>
    <w:rsid w:val="00F36574"/>
    <w:rsid w:val="00F379B7"/>
    <w:rsid w:val="00F422A6"/>
    <w:rsid w:val="00F432AA"/>
    <w:rsid w:val="00F45A57"/>
    <w:rsid w:val="00F45CCE"/>
    <w:rsid w:val="00F4669A"/>
    <w:rsid w:val="00F478FD"/>
    <w:rsid w:val="00F519DF"/>
    <w:rsid w:val="00F530A9"/>
    <w:rsid w:val="00F53DD5"/>
    <w:rsid w:val="00F53F04"/>
    <w:rsid w:val="00F548D9"/>
    <w:rsid w:val="00F55241"/>
    <w:rsid w:val="00F6101E"/>
    <w:rsid w:val="00F6415B"/>
    <w:rsid w:val="00F643DE"/>
    <w:rsid w:val="00F67030"/>
    <w:rsid w:val="00F71D2A"/>
    <w:rsid w:val="00F72A81"/>
    <w:rsid w:val="00F72CDD"/>
    <w:rsid w:val="00F741F4"/>
    <w:rsid w:val="00F7695C"/>
    <w:rsid w:val="00F92941"/>
    <w:rsid w:val="00F93535"/>
    <w:rsid w:val="00F9494F"/>
    <w:rsid w:val="00F96293"/>
    <w:rsid w:val="00F96C9F"/>
    <w:rsid w:val="00FA0594"/>
    <w:rsid w:val="00FA7C08"/>
    <w:rsid w:val="00FA7CCB"/>
    <w:rsid w:val="00FB5762"/>
    <w:rsid w:val="00FB7B01"/>
    <w:rsid w:val="00FC0ED4"/>
    <w:rsid w:val="00FC1929"/>
    <w:rsid w:val="00FC54A4"/>
    <w:rsid w:val="00FC6C94"/>
    <w:rsid w:val="00FC7DC5"/>
    <w:rsid w:val="00FD3FB6"/>
    <w:rsid w:val="00FD4BD8"/>
    <w:rsid w:val="00FD69E3"/>
    <w:rsid w:val="00FD6A39"/>
    <w:rsid w:val="00FD6B1A"/>
    <w:rsid w:val="00FD7335"/>
    <w:rsid w:val="00FE00F7"/>
    <w:rsid w:val="00FE0909"/>
    <w:rsid w:val="00FE1221"/>
    <w:rsid w:val="00FE2259"/>
    <w:rsid w:val="00FE78E1"/>
    <w:rsid w:val="00FF1983"/>
    <w:rsid w:val="00FF1D63"/>
    <w:rsid w:val="00FF4EB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2466">
      <v:textbox inset="5.85pt,.7pt,5.85pt,.7pt"/>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69AF"/>
    <w:pPr>
      <w:ind w:left="720"/>
    </w:pPr>
    <w:rPr>
      <w:rFonts w:ascii="Arial" w:hAnsi="Arial"/>
      <w:lang w:val="en-AU"/>
    </w:rPr>
  </w:style>
  <w:style w:type="paragraph" w:styleId="Heading1">
    <w:name w:val="heading 1"/>
    <w:aliases w:val="Heading 11,LDM HEADING 1,LDM,LDM_1"/>
    <w:basedOn w:val="Normal"/>
    <w:next w:val="L1Normal"/>
    <w:autoRedefine/>
    <w:qFormat/>
    <w:rsid w:val="003C69AF"/>
    <w:pPr>
      <w:keepNext/>
      <w:pageBreakBefore/>
      <w:numPr>
        <w:numId w:val="1"/>
      </w:numPr>
      <w:spacing w:before="360" w:after="240"/>
      <w:outlineLvl w:val="0"/>
    </w:pPr>
    <w:rPr>
      <w:rFonts w:ascii="Arial Bold" w:eastAsia="SimSun" w:hAnsi="Arial Bold" w:cs="Arial"/>
      <w:b/>
      <w:bCs/>
      <w:caps/>
      <w:sz w:val="24"/>
      <w:szCs w:val="24"/>
      <w:lang w:eastAsia="zh-CN"/>
    </w:rPr>
  </w:style>
  <w:style w:type="paragraph" w:styleId="Heading2">
    <w:name w:val="heading 2"/>
    <w:aliases w:val="Heading 21,LDM_2"/>
    <w:basedOn w:val="Normal"/>
    <w:next w:val="L1Normal"/>
    <w:autoRedefine/>
    <w:qFormat/>
    <w:rsid w:val="003C69AF"/>
    <w:pPr>
      <w:keepNext/>
      <w:numPr>
        <w:ilvl w:val="1"/>
        <w:numId w:val="1"/>
      </w:numPr>
      <w:tabs>
        <w:tab w:val="clear" w:pos="1080"/>
        <w:tab w:val="left" w:pos="792"/>
      </w:tabs>
      <w:spacing w:before="360" w:after="180"/>
      <w:ind w:left="794" w:hanging="794"/>
      <w:outlineLvl w:val="1"/>
    </w:pPr>
    <w:rPr>
      <w:rFonts w:ascii="Arial Bold" w:eastAsia="SimSun" w:hAnsi="Arial Bold" w:cs="Arial"/>
      <w:bCs/>
      <w:iCs/>
      <w:sz w:val="22"/>
      <w:szCs w:val="22"/>
      <w:lang w:eastAsia="zh-CN"/>
    </w:rPr>
  </w:style>
  <w:style w:type="paragraph" w:styleId="Heading3">
    <w:name w:val="heading 3"/>
    <w:aliases w:val="Heading 31,LDM_3,D&amp;M3,D&amp;M 3"/>
    <w:basedOn w:val="Normal"/>
    <w:next w:val="L1Normal"/>
    <w:link w:val="Heading3Char"/>
    <w:autoRedefine/>
    <w:qFormat/>
    <w:rsid w:val="003C69AF"/>
    <w:pPr>
      <w:keepNext/>
      <w:numPr>
        <w:ilvl w:val="2"/>
        <w:numId w:val="1"/>
      </w:numPr>
      <w:tabs>
        <w:tab w:val="clear" w:pos="1224"/>
        <w:tab w:val="left" w:pos="936"/>
      </w:tabs>
      <w:spacing w:before="360" w:after="180"/>
      <w:ind w:left="936"/>
      <w:outlineLvl w:val="2"/>
    </w:pPr>
    <w:rPr>
      <w:rFonts w:ascii="Arial Bold" w:eastAsia="SimSun" w:hAnsi="Arial Bold" w:cs="Arial"/>
      <w:b/>
      <w:bCs/>
      <w:lang w:eastAsia="zh-CN"/>
    </w:rPr>
  </w:style>
  <w:style w:type="paragraph" w:styleId="Heading4">
    <w:name w:val="heading 4"/>
    <w:basedOn w:val="Normal"/>
    <w:next w:val="L1Normal"/>
    <w:link w:val="Heading4Char"/>
    <w:autoRedefine/>
    <w:qFormat/>
    <w:rsid w:val="003C69AF"/>
    <w:pPr>
      <w:numPr>
        <w:ilvl w:val="3"/>
        <w:numId w:val="1"/>
      </w:numPr>
      <w:tabs>
        <w:tab w:val="clear" w:pos="1440"/>
        <w:tab w:val="left" w:pos="1152"/>
      </w:tabs>
      <w:autoSpaceDE w:val="0"/>
      <w:autoSpaceDN w:val="0"/>
      <w:adjustRightInd w:val="0"/>
      <w:spacing w:before="360" w:after="180"/>
      <w:ind w:left="1151" w:hanging="1151"/>
      <w:outlineLvl w:val="3"/>
    </w:pPr>
    <w:rPr>
      <w:rFonts w:ascii="Arial Bold" w:eastAsia="SimSun" w:hAnsi="Arial Bold"/>
      <w:b/>
      <w:lang w:eastAsia="zh-CN"/>
    </w:rPr>
  </w:style>
  <w:style w:type="paragraph" w:styleId="Heading5">
    <w:name w:val="heading 5"/>
    <w:aliases w:val="Block Label"/>
    <w:basedOn w:val="Normal"/>
    <w:next w:val="L1Normal"/>
    <w:autoRedefine/>
    <w:qFormat/>
    <w:rsid w:val="003C69AF"/>
    <w:pPr>
      <w:keepNext/>
      <w:numPr>
        <w:ilvl w:val="4"/>
        <w:numId w:val="1"/>
      </w:numPr>
      <w:tabs>
        <w:tab w:val="clear" w:pos="1944"/>
        <w:tab w:val="left" w:pos="1440"/>
      </w:tabs>
      <w:spacing w:before="480" w:after="180"/>
      <w:ind w:left="1440" w:hanging="1440"/>
      <w:outlineLvl w:val="4"/>
    </w:pPr>
    <w:rPr>
      <w:rFonts w:eastAsia="SimSun"/>
      <w:b/>
      <w:bCs/>
      <w:iCs/>
      <w:lang w:eastAsia="zh-CN"/>
    </w:rPr>
  </w:style>
  <w:style w:type="paragraph" w:styleId="Heading6">
    <w:name w:val="heading 6"/>
    <w:basedOn w:val="Normal"/>
    <w:next w:val="L1Normal"/>
    <w:autoRedefine/>
    <w:qFormat/>
    <w:rsid w:val="003C69AF"/>
    <w:pPr>
      <w:keepNext/>
      <w:numPr>
        <w:ilvl w:val="5"/>
        <w:numId w:val="1"/>
      </w:numPr>
      <w:tabs>
        <w:tab w:val="clear" w:pos="2088"/>
        <w:tab w:val="left" w:pos="1800"/>
      </w:tabs>
      <w:spacing w:before="480" w:after="180"/>
      <w:ind w:left="1797" w:hanging="1797"/>
      <w:outlineLvl w:val="5"/>
    </w:pPr>
    <w:rPr>
      <w:rFonts w:eastAsia="SimSun"/>
      <w:b/>
      <w:bCs/>
      <w:lang w:eastAsia="zh-CN"/>
    </w:rPr>
  </w:style>
  <w:style w:type="paragraph" w:styleId="Heading7">
    <w:name w:val="heading 7"/>
    <w:basedOn w:val="Normal"/>
    <w:next w:val="Normal"/>
    <w:autoRedefine/>
    <w:qFormat/>
    <w:rsid w:val="003C69AF"/>
    <w:pPr>
      <w:keepNext/>
      <w:numPr>
        <w:ilvl w:val="6"/>
        <w:numId w:val="1"/>
      </w:numPr>
      <w:tabs>
        <w:tab w:val="clear" w:pos="2232"/>
        <w:tab w:val="left" w:pos="1944"/>
      </w:tabs>
      <w:spacing w:before="960" w:after="240"/>
      <w:ind w:left="1944"/>
      <w:outlineLvl w:val="6"/>
    </w:pPr>
    <w:rPr>
      <w:rFonts w:eastAsia="SimSun"/>
      <w:b/>
      <w:szCs w:val="24"/>
      <w:lang w:eastAsia="zh-CN"/>
    </w:rPr>
  </w:style>
  <w:style w:type="paragraph" w:styleId="Heading8">
    <w:name w:val="heading 8"/>
    <w:basedOn w:val="Normal"/>
    <w:next w:val="Normal"/>
    <w:autoRedefine/>
    <w:qFormat/>
    <w:rsid w:val="003C69AF"/>
    <w:pPr>
      <w:keepNext/>
      <w:numPr>
        <w:ilvl w:val="7"/>
        <w:numId w:val="1"/>
      </w:numPr>
      <w:tabs>
        <w:tab w:val="clear" w:pos="2304"/>
        <w:tab w:val="left" w:pos="2016"/>
      </w:tabs>
      <w:spacing w:before="720" w:after="240"/>
      <w:ind w:left="2016"/>
      <w:outlineLvl w:val="7"/>
    </w:pPr>
    <w:rPr>
      <w:rFonts w:eastAsia="SimSun"/>
      <w:b/>
      <w:iCs/>
      <w:lang w:eastAsia="zh-CN"/>
    </w:rPr>
  </w:style>
  <w:style w:type="paragraph" w:styleId="Heading9">
    <w:name w:val="heading 9"/>
    <w:basedOn w:val="Normal"/>
    <w:next w:val="Normal"/>
    <w:autoRedefine/>
    <w:qFormat/>
    <w:rsid w:val="003C69AF"/>
    <w:pPr>
      <w:keepNext/>
      <w:numPr>
        <w:ilvl w:val="8"/>
        <w:numId w:val="1"/>
      </w:numPr>
      <w:tabs>
        <w:tab w:val="clear" w:pos="2448"/>
        <w:tab w:val="left" w:pos="2160"/>
      </w:tabs>
      <w:spacing w:before="720" w:after="240"/>
      <w:ind w:left="2160"/>
      <w:outlineLvl w:val="8"/>
    </w:pPr>
    <w:rPr>
      <w:rFonts w:eastAsia="SimSun" w:cs="Arial"/>
      <w:b/>
      <w:szCs w:val="22"/>
      <w:lang w:eastAsia="zh-CN"/>
    </w:rPr>
  </w:style>
  <w:style w:type="character" w:default="1" w:styleId="DefaultParagraphFont">
    <w:name w:val="Default Paragraph Font"/>
    <w:uiPriority w:val="1"/>
    <w:semiHidden/>
    <w:unhideWhenUsed/>
    <w:rsid w:val="003C69AF"/>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3C69AF"/>
  </w:style>
  <w:style w:type="paragraph" w:customStyle="1" w:styleId="L1Normal">
    <w:name w:val="L1Normal"/>
    <w:basedOn w:val="Normal"/>
    <w:link w:val="L1NormalChar"/>
    <w:autoRedefine/>
    <w:rsid w:val="003C69AF"/>
    <w:pPr>
      <w:spacing w:before="120" w:after="120"/>
      <w:ind w:left="0"/>
    </w:pPr>
    <w:rPr>
      <w:lang w:eastAsia="zh-CN"/>
    </w:rPr>
  </w:style>
  <w:style w:type="paragraph" w:styleId="DocumentMap">
    <w:name w:val="Document Map"/>
    <w:basedOn w:val="Normal"/>
    <w:semiHidden/>
    <w:rsid w:val="003C69AF"/>
    <w:pPr>
      <w:shd w:val="clear" w:color="auto" w:fill="000080"/>
      <w:tabs>
        <w:tab w:val="left" w:pos="851"/>
      </w:tabs>
      <w:ind w:left="851"/>
    </w:pPr>
    <w:rPr>
      <w:rFonts w:ascii="Arial Narrow" w:hAnsi="Arial Narrow"/>
    </w:rPr>
  </w:style>
  <w:style w:type="paragraph" w:styleId="Footer">
    <w:name w:val="footer"/>
    <w:basedOn w:val="Normal"/>
    <w:rsid w:val="003C69AF"/>
    <w:pPr>
      <w:tabs>
        <w:tab w:val="left" w:pos="851"/>
        <w:tab w:val="center" w:pos="4320"/>
        <w:tab w:val="right" w:pos="8640"/>
      </w:tabs>
      <w:ind w:left="851"/>
    </w:pPr>
    <w:rPr>
      <w:sz w:val="16"/>
    </w:rPr>
  </w:style>
  <w:style w:type="paragraph" w:styleId="Header">
    <w:name w:val="header"/>
    <w:basedOn w:val="Normal"/>
    <w:rsid w:val="003C69AF"/>
    <w:pPr>
      <w:tabs>
        <w:tab w:val="left" w:pos="851"/>
        <w:tab w:val="center" w:pos="4320"/>
        <w:tab w:val="right" w:pos="8640"/>
      </w:tabs>
      <w:ind w:left="851"/>
    </w:pPr>
    <w:rPr>
      <w:sz w:val="16"/>
    </w:rPr>
  </w:style>
  <w:style w:type="character" w:styleId="Hyperlink">
    <w:name w:val="Hyperlink"/>
    <w:basedOn w:val="DefaultParagraphFont"/>
    <w:uiPriority w:val="99"/>
    <w:rsid w:val="003C69AF"/>
    <w:rPr>
      <w:rFonts w:ascii="Arial" w:hAnsi="Arial"/>
      <w:color w:val="0000FF"/>
      <w:sz w:val="20"/>
      <w:u w:val="none"/>
    </w:rPr>
  </w:style>
  <w:style w:type="paragraph" w:styleId="TOC1">
    <w:name w:val="toc 1"/>
    <w:basedOn w:val="Normal"/>
    <w:next w:val="Normal"/>
    <w:autoRedefine/>
    <w:uiPriority w:val="39"/>
    <w:rsid w:val="003C69AF"/>
    <w:pPr>
      <w:tabs>
        <w:tab w:val="left" w:pos="936"/>
        <w:tab w:val="right" w:leader="dot" w:pos="9180"/>
      </w:tabs>
      <w:spacing w:before="360" w:after="120"/>
      <w:ind w:left="936" w:right="576" w:hanging="936"/>
    </w:pPr>
    <w:rPr>
      <w:rFonts w:ascii="Arial Bold" w:hAnsi="Arial Bold"/>
      <w:b/>
      <w:caps/>
      <w:noProof/>
      <w:sz w:val="22"/>
      <w:szCs w:val="22"/>
    </w:rPr>
  </w:style>
  <w:style w:type="paragraph" w:styleId="TOC2">
    <w:name w:val="toc 2"/>
    <w:basedOn w:val="Normal"/>
    <w:next w:val="Normal"/>
    <w:autoRedefine/>
    <w:uiPriority w:val="39"/>
    <w:rsid w:val="003C69AF"/>
    <w:pPr>
      <w:tabs>
        <w:tab w:val="left" w:pos="1080"/>
        <w:tab w:val="right" w:leader="dot" w:pos="9180"/>
      </w:tabs>
      <w:spacing w:before="40" w:after="40"/>
      <w:ind w:left="1080" w:right="576" w:hanging="864"/>
    </w:pPr>
    <w:rPr>
      <w:noProof/>
    </w:rPr>
  </w:style>
  <w:style w:type="paragraph" w:styleId="TOC3">
    <w:name w:val="toc 3"/>
    <w:basedOn w:val="Normal"/>
    <w:next w:val="Normal"/>
    <w:autoRedefine/>
    <w:semiHidden/>
    <w:rsid w:val="003C69AF"/>
    <w:pPr>
      <w:tabs>
        <w:tab w:val="left" w:pos="1440"/>
        <w:tab w:val="right" w:pos="9180"/>
      </w:tabs>
      <w:spacing w:after="20"/>
      <w:ind w:left="1440" w:right="576" w:hanging="1080"/>
    </w:pPr>
  </w:style>
  <w:style w:type="paragraph" w:styleId="TOC4">
    <w:name w:val="toc 4"/>
    <w:basedOn w:val="Normal"/>
    <w:next w:val="Normal"/>
    <w:autoRedefine/>
    <w:semiHidden/>
    <w:rsid w:val="003C69AF"/>
    <w:pPr>
      <w:tabs>
        <w:tab w:val="left" w:pos="1656"/>
        <w:tab w:val="right" w:pos="9180"/>
      </w:tabs>
      <w:ind w:left="1656" w:right="576" w:hanging="1080"/>
    </w:pPr>
    <w:rPr>
      <w:sz w:val="18"/>
      <w:szCs w:val="18"/>
    </w:rPr>
  </w:style>
  <w:style w:type="paragraph" w:styleId="TOC5">
    <w:name w:val="toc 5"/>
    <w:basedOn w:val="Normal"/>
    <w:next w:val="Normal"/>
    <w:autoRedefine/>
    <w:semiHidden/>
    <w:rsid w:val="003C69AF"/>
    <w:pPr>
      <w:tabs>
        <w:tab w:val="left" w:pos="1800"/>
        <w:tab w:val="right" w:leader="dot" w:pos="9180"/>
      </w:tabs>
      <w:ind w:left="1800" w:right="576" w:hanging="1008"/>
    </w:pPr>
    <w:rPr>
      <w:noProof/>
      <w:sz w:val="18"/>
    </w:rPr>
  </w:style>
  <w:style w:type="paragraph" w:styleId="TOC6">
    <w:name w:val="toc 6"/>
    <w:basedOn w:val="Normal"/>
    <w:next w:val="Normal"/>
    <w:autoRedefine/>
    <w:semiHidden/>
    <w:rsid w:val="003C69AF"/>
    <w:pPr>
      <w:tabs>
        <w:tab w:val="left" w:pos="2160"/>
        <w:tab w:val="right" w:leader="dot" w:pos="9161"/>
      </w:tabs>
      <w:ind w:left="2160" w:right="576" w:hanging="1224"/>
    </w:pPr>
    <w:rPr>
      <w:noProof/>
      <w:sz w:val="18"/>
    </w:rPr>
  </w:style>
  <w:style w:type="paragraph" w:styleId="TOC7">
    <w:name w:val="toc 7"/>
    <w:basedOn w:val="Normal"/>
    <w:next w:val="Normal"/>
    <w:autoRedefine/>
    <w:semiHidden/>
    <w:rsid w:val="003C69AF"/>
    <w:pPr>
      <w:tabs>
        <w:tab w:val="left" w:pos="2376"/>
        <w:tab w:val="right" w:pos="9180"/>
      </w:tabs>
      <w:ind w:left="2376" w:right="576" w:hanging="1296"/>
    </w:pPr>
    <w:rPr>
      <w:noProof/>
      <w:sz w:val="18"/>
      <w:szCs w:val="18"/>
    </w:rPr>
  </w:style>
  <w:style w:type="paragraph" w:styleId="TOC8">
    <w:name w:val="toc 8"/>
    <w:basedOn w:val="Normal"/>
    <w:next w:val="Normal"/>
    <w:autoRedefine/>
    <w:semiHidden/>
    <w:rsid w:val="003C69AF"/>
    <w:pPr>
      <w:tabs>
        <w:tab w:val="left" w:pos="2880"/>
        <w:tab w:val="right" w:pos="9180"/>
      </w:tabs>
      <w:ind w:left="2880" w:right="576" w:hanging="1512"/>
    </w:pPr>
    <w:rPr>
      <w:sz w:val="18"/>
      <w:szCs w:val="18"/>
    </w:rPr>
  </w:style>
  <w:style w:type="paragraph" w:styleId="TOC9">
    <w:name w:val="toc 9"/>
    <w:basedOn w:val="Normal"/>
    <w:next w:val="Normal"/>
    <w:autoRedefine/>
    <w:semiHidden/>
    <w:rsid w:val="003C69AF"/>
    <w:pPr>
      <w:tabs>
        <w:tab w:val="left" w:pos="3240"/>
        <w:tab w:val="right" w:pos="9180"/>
      </w:tabs>
      <w:ind w:left="3240" w:right="504" w:hanging="1656"/>
    </w:pPr>
    <w:rPr>
      <w:sz w:val="18"/>
      <w:szCs w:val="18"/>
    </w:rPr>
  </w:style>
  <w:style w:type="paragraph" w:styleId="PlainText">
    <w:name w:val="Plain Text"/>
    <w:basedOn w:val="Normal"/>
    <w:link w:val="PlainTextChar"/>
    <w:rsid w:val="003C69AF"/>
    <w:pPr>
      <w:ind w:left="0"/>
    </w:pPr>
    <w:rPr>
      <w:rFonts w:ascii="Courier New" w:hAnsi="Courier New" w:cs="Arial Bold"/>
      <w:b/>
      <w:lang w:val="en-GB"/>
    </w:rPr>
  </w:style>
  <w:style w:type="paragraph" w:customStyle="1" w:styleId="TableEntry">
    <w:name w:val="Table Entry"/>
    <w:basedOn w:val="Normal"/>
    <w:rsid w:val="009D5D8A"/>
    <w:pPr>
      <w:spacing w:after="120"/>
      <w:ind w:left="0"/>
    </w:pPr>
    <w:rPr>
      <w:lang w:val="en-GB"/>
    </w:rPr>
  </w:style>
  <w:style w:type="paragraph" w:styleId="TableofAuthorities">
    <w:name w:val="table of authorities"/>
    <w:basedOn w:val="Normal"/>
    <w:next w:val="Normal"/>
    <w:semiHidden/>
    <w:rsid w:val="003C69AF"/>
    <w:pPr>
      <w:ind w:left="200" w:hanging="200"/>
    </w:pPr>
  </w:style>
  <w:style w:type="paragraph" w:styleId="TOAHeading">
    <w:name w:val="toa heading"/>
    <w:basedOn w:val="Normal"/>
    <w:next w:val="Normal"/>
    <w:semiHidden/>
    <w:rsid w:val="003C69AF"/>
    <w:pPr>
      <w:spacing w:before="120"/>
    </w:pPr>
    <w:rPr>
      <w:b/>
      <w:sz w:val="24"/>
    </w:rPr>
  </w:style>
  <w:style w:type="paragraph" w:customStyle="1" w:styleId="Technical4">
    <w:name w:val="Technical 4"/>
    <w:rsid w:val="003C69AF"/>
    <w:pPr>
      <w:tabs>
        <w:tab w:val="left" w:pos="-720"/>
      </w:tabs>
    </w:pPr>
    <w:rPr>
      <w:rFonts w:ascii="Courier New" w:hAnsi="Courier New"/>
      <w:b/>
      <w:sz w:val="24"/>
    </w:rPr>
  </w:style>
  <w:style w:type="character" w:styleId="PageNumber">
    <w:name w:val="page number"/>
    <w:basedOn w:val="DefaultParagraphFont"/>
    <w:rsid w:val="003C69AF"/>
  </w:style>
  <w:style w:type="paragraph" w:styleId="BlockText">
    <w:name w:val="Block Text"/>
    <w:basedOn w:val="Normal"/>
    <w:rsid w:val="003C69AF"/>
    <w:pPr>
      <w:ind w:left="2340" w:right="695" w:hanging="1620"/>
    </w:pPr>
  </w:style>
  <w:style w:type="table" w:styleId="TableGrid">
    <w:name w:val="Table Grid"/>
    <w:basedOn w:val="TableNormal"/>
    <w:rsid w:val="003C69AF"/>
    <w:pPr>
      <w:tabs>
        <w:tab w:val="left" w:pos="851"/>
      </w:tabs>
      <w:ind w:left="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1Bullet1">
    <w:name w:val="L1Bullet1"/>
    <w:basedOn w:val="L1Normal"/>
    <w:link w:val="L1Bullet1Char"/>
    <w:autoRedefine/>
    <w:rsid w:val="003C69AF"/>
    <w:pPr>
      <w:numPr>
        <w:numId w:val="2"/>
      </w:numPr>
      <w:spacing w:before="60" w:after="20"/>
    </w:pPr>
  </w:style>
  <w:style w:type="paragraph" w:customStyle="1" w:styleId="L1SectTitle">
    <w:name w:val="L1SectTitle"/>
    <w:basedOn w:val="L1Normal"/>
    <w:next w:val="L1Normal"/>
    <w:autoRedefine/>
    <w:rsid w:val="003C69AF"/>
    <w:pPr>
      <w:spacing w:before="180"/>
    </w:pPr>
    <w:rPr>
      <w:rFonts w:ascii="Arial Bold" w:hAnsi="Arial Bold"/>
      <w:b/>
      <w:u w:val="single"/>
    </w:rPr>
  </w:style>
  <w:style w:type="paragraph" w:styleId="Caption">
    <w:name w:val="caption"/>
    <w:basedOn w:val="Normal"/>
    <w:next w:val="L1TbleTxt"/>
    <w:link w:val="CaptionChar"/>
    <w:autoRedefine/>
    <w:qFormat/>
    <w:rsid w:val="003C69AF"/>
    <w:pPr>
      <w:keepNext/>
      <w:spacing w:before="180" w:after="60"/>
      <w:ind w:left="1800" w:hanging="1440"/>
    </w:pPr>
    <w:rPr>
      <w:b/>
      <w:bCs/>
    </w:rPr>
  </w:style>
  <w:style w:type="paragraph" w:styleId="BalloonText">
    <w:name w:val="Balloon Text"/>
    <w:basedOn w:val="Normal"/>
    <w:semiHidden/>
    <w:rsid w:val="003C69AF"/>
    <w:rPr>
      <w:rFonts w:ascii="Tahoma" w:hAnsi="Tahoma" w:cs="Tahoma"/>
      <w:sz w:val="16"/>
      <w:szCs w:val="16"/>
    </w:rPr>
  </w:style>
  <w:style w:type="paragraph" w:styleId="BodyTextIndent2">
    <w:name w:val="Body Text Indent 2"/>
    <w:basedOn w:val="Normal"/>
    <w:rsid w:val="003C69AF"/>
    <w:pPr>
      <w:spacing w:before="120"/>
      <w:ind w:left="561"/>
      <w:jc w:val="both"/>
    </w:pPr>
    <w:rPr>
      <w:rFonts w:eastAsia="Times New Roman"/>
      <w:sz w:val="22"/>
    </w:rPr>
  </w:style>
  <w:style w:type="paragraph" w:customStyle="1" w:styleId="L1TbleTxt">
    <w:name w:val="L1TbleTxt"/>
    <w:basedOn w:val="Normal"/>
    <w:autoRedefine/>
    <w:rsid w:val="003C69AF"/>
    <w:pPr>
      <w:spacing w:before="40" w:after="40"/>
      <w:ind w:left="18" w:right="18"/>
      <w:jc w:val="center"/>
    </w:pPr>
  </w:style>
  <w:style w:type="table" w:customStyle="1" w:styleId="TblforPj">
    <w:name w:val="Tbl_for_Pj"/>
    <w:basedOn w:val="TableNormal"/>
    <w:rsid w:val="003C69AF"/>
    <w:pPr>
      <w:spacing w:before="40" w:after="40"/>
    </w:pPr>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blHeader/>
    </w:trPr>
  </w:style>
  <w:style w:type="paragraph" w:styleId="ListBullet">
    <w:name w:val="List Bullet"/>
    <w:basedOn w:val="Normal"/>
    <w:rsid w:val="003C69AF"/>
    <w:pPr>
      <w:tabs>
        <w:tab w:val="left" w:pos="851"/>
        <w:tab w:val="left" w:pos="1134"/>
      </w:tabs>
      <w:ind w:left="1134" w:hanging="283"/>
    </w:pPr>
    <w:rPr>
      <w:rFonts w:eastAsia="Times New Roman"/>
    </w:rPr>
  </w:style>
  <w:style w:type="character" w:styleId="FollowedHyperlink">
    <w:name w:val="FollowedHyperlink"/>
    <w:basedOn w:val="DefaultParagraphFont"/>
    <w:rsid w:val="003C69AF"/>
    <w:rPr>
      <w:color w:val="800080"/>
      <w:u w:val="single"/>
    </w:rPr>
  </w:style>
  <w:style w:type="paragraph" w:customStyle="1" w:styleId="Caption1">
    <w:name w:val="Caption1"/>
    <w:basedOn w:val="Normal"/>
    <w:next w:val="Normal"/>
    <w:rsid w:val="00237D8E"/>
    <w:pPr>
      <w:ind w:left="0"/>
    </w:pPr>
    <w:rPr>
      <w:rFonts w:eastAsia="Times New Roman" w:cs="Arial Bold"/>
      <w:sz w:val="24"/>
      <w:lang w:val="en-US"/>
    </w:rPr>
  </w:style>
  <w:style w:type="paragraph" w:customStyle="1" w:styleId="Style1">
    <w:name w:val="Style1"/>
    <w:basedOn w:val="BodyTextIndent3"/>
    <w:autoRedefine/>
    <w:rsid w:val="00237D8E"/>
    <w:pPr>
      <w:tabs>
        <w:tab w:val="left" w:pos="851"/>
      </w:tabs>
      <w:spacing w:after="0"/>
      <w:ind w:left="1800"/>
      <w:jc w:val="both"/>
    </w:pPr>
    <w:rPr>
      <w:rFonts w:eastAsia="Times New Roman"/>
      <w:i/>
      <w:sz w:val="20"/>
      <w:szCs w:val="20"/>
      <w:lang w:val="en-US"/>
    </w:rPr>
  </w:style>
  <w:style w:type="paragraph" w:styleId="BodyTextIndent3">
    <w:name w:val="Body Text Indent 3"/>
    <w:basedOn w:val="Normal"/>
    <w:rsid w:val="00237D8E"/>
    <w:pPr>
      <w:spacing w:after="120"/>
      <w:ind w:left="360"/>
    </w:pPr>
    <w:rPr>
      <w:sz w:val="16"/>
      <w:szCs w:val="16"/>
    </w:rPr>
  </w:style>
  <w:style w:type="character" w:customStyle="1" w:styleId="L1NormalChar">
    <w:name w:val="L1Normal Char"/>
    <w:basedOn w:val="DefaultParagraphFont"/>
    <w:link w:val="L1Normal"/>
    <w:rsid w:val="003C69AF"/>
    <w:rPr>
      <w:rFonts w:ascii="Arial" w:hAnsi="Arial"/>
      <w:lang w:val="en-AU" w:eastAsia="zh-CN"/>
    </w:rPr>
  </w:style>
  <w:style w:type="paragraph" w:customStyle="1" w:styleId="ENGNOTE">
    <w:name w:val="ENG NOTE"/>
    <w:rsid w:val="009E5658"/>
    <w:pPr>
      <w:spacing w:before="120" w:after="120"/>
    </w:pPr>
    <w:rPr>
      <w:rFonts w:ascii="Arial" w:eastAsia="Times New Roman" w:hAnsi="Arial"/>
      <w:lang w:eastAsia="ja-JP"/>
    </w:rPr>
  </w:style>
  <w:style w:type="paragraph" w:customStyle="1" w:styleId="ENGHEAD1">
    <w:name w:val="ENG HEAD1"/>
    <w:next w:val="Normal"/>
    <w:rsid w:val="00287AEB"/>
    <w:pPr>
      <w:numPr>
        <w:numId w:val="4"/>
      </w:numPr>
      <w:spacing w:before="240" w:after="120"/>
    </w:pPr>
    <w:rPr>
      <w:rFonts w:ascii="Arial" w:eastAsia="Times New Roman" w:hAnsi="Arial"/>
      <w:b/>
      <w:lang w:eastAsia="ja-JP"/>
    </w:rPr>
  </w:style>
  <w:style w:type="paragraph" w:customStyle="1" w:styleId="ENGHEAD2">
    <w:name w:val="ENG HEAD2"/>
    <w:next w:val="Normal"/>
    <w:rsid w:val="00287AEB"/>
    <w:pPr>
      <w:numPr>
        <w:ilvl w:val="1"/>
        <w:numId w:val="4"/>
      </w:numPr>
      <w:spacing w:before="480" w:after="120"/>
    </w:pPr>
    <w:rPr>
      <w:rFonts w:ascii="Arial" w:eastAsia="Times New Roman" w:hAnsi="Arial"/>
      <w:b/>
    </w:rPr>
  </w:style>
  <w:style w:type="paragraph" w:customStyle="1" w:styleId="ENGHEAD3">
    <w:name w:val="ENG HEAD3"/>
    <w:next w:val="Normal"/>
    <w:rsid w:val="00287AEB"/>
    <w:pPr>
      <w:numPr>
        <w:ilvl w:val="2"/>
        <w:numId w:val="4"/>
      </w:numPr>
      <w:spacing w:before="240" w:after="120"/>
    </w:pPr>
    <w:rPr>
      <w:rFonts w:ascii="Arial" w:eastAsia="Times New Roman" w:hAnsi="Arial"/>
      <w:b/>
      <w:lang w:eastAsia="ja-JP"/>
    </w:rPr>
  </w:style>
  <w:style w:type="paragraph" w:customStyle="1" w:styleId="ENGHEAD4">
    <w:name w:val="ENG HEAD4"/>
    <w:next w:val="Normal"/>
    <w:rsid w:val="00287AEB"/>
    <w:pPr>
      <w:numPr>
        <w:ilvl w:val="3"/>
        <w:numId w:val="4"/>
      </w:numPr>
      <w:spacing w:before="240" w:after="120"/>
    </w:pPr>
    <w:rPr>
      <w:rFonts w:ascii="Arial" w:eastAsia="Times New Roman" w:hAnsi="Arial"/>
      <w:b/>
      <w:lang w:eastAsia="ja-JP"/>
    </w:rPr>
  </w:style>
  <w:style w:type="character" w:customStyle="1" w:styleId="Heading3Char">
    <w:name w:val="Heading 3 Char"/>
    <w:aliases w:val="Heading 31 Char,LDM_3 Char,D&amp;M3 Char,D&amp;M 3 Char"/>
    <w:basedOn w:val="DefaultParagraphFont"/>
    <w:link w:val="Heading3"/>
    <w:rsid w:val="006454C3"/>
    <w:rPr>
      <w:rFonts w:ascii="Arial Bold" w:eastAsia="SimSun" w:hAnsi="Arial Bold" w:cs="Arial"/>
      <w:b/>
      <w:bCs/>
      <w:lang w:val="en-AU" w:eastAsia="zh-CN"/>
    </w:rPr>
  </w:style>
  <w:style w:type="paragraph" w:styleId="BodyText">
    <w:name w:val="Body Text"/>
    <w:basedOn w:val="Normal"/>
    <w:rsid w:val="001B6E78"/>
    <w:pPr>
      <w:spacing w:after="120"/>
    </w:pPr>
  </w:style>
  <w:style w:type="paragraph" w:styleId="BodyText2">
    <w:name w:val="Body Text 2"/>
    <w:basedOn w:val="Normal"/>
    <w:rsid w:val="001B6E78"/>
    <w:pPr>
      <w:spacing w:after="120" w:line="480" w:lineRule="auto"/>
    </w:pPr>
  </w:style>
  <w:style w:type="paragraph" w:styleId="BodyText3">
    <w:name w:val="Body Text 3"/>
    <w:basedOn w:val="Normal"/>
    <w:rsid w:val="001B6E78"/>
    <w:pPr>
      <w:spacing w:after="120"/>
    </w:pPr>
    <w:rPr>
      <w:sz w:val="16"/>
      <w:szCs w:val="16"/>
    </w:rPr>
  </w:style>
  <w:style w:type="paragraph" w:styleId="BodyTextFirstIndent">
    <w:name w:val="Body Text First Indent"/>
    <w:basedOn w:val="BodyText"/>
    <w:rsid w:val="001B6E78"/>
    <w:pPr>
      <w:ind w:firstLine="210"/>
    </w:pPr>
  </w:style>
  <w:style w:type="paragraph" w:styleId="BodyTextIndent">
    <w:name w:val="Body Text Indent"/>
    <w:basedOn w:val="Normal"/>
    <w:rsid w:val="001B6E78"/>
    <w:pPr>
      <w:spacing w:after="120"/>
      <w:ind w:left="283"/>
    </w:pPr>
  </w:style>
  <w:style w:type="paragraph" w:styleId="BodyTextFirstIndent2">
    <w:name w:val="Body Text First Indent 2"/>
    <w:basedOn w:val="BodyTextIndent"/>
    <w:rsid w:val="001B6E78"/>
    <w:pPr>
      <w:ind w:firstLine="210"/>
    </w:pPr>
  </w:style>
  <w:style w:type="paragraph" w:styleId="Closing">
    <w:name w:val="Closing"/>
    <w:basedOn w:val="Normal"/>
    <w:rsid w:val="001B6E78"/>
    <w:pPr>
      <w:ind w:left="4252"/>
    </w:pPr>
  </w:style>
  <w:style w:type="paragraph" w:styleId="CommentText">
    <w:name w:val="annotation text"/>
    <w:basedOn w:val="Normal"/>
    <w:semiHidden/>
    <w:rsid w:val="003C69AF"/>
    <w:pPr>
      <w:spacing w:before="120"/>
      <w:ind w:left="561"/>
      <w:jc w:val="both"/>
    </w:pPr>
    <w:rPr>
      <w:rFonts w:eastAsia="Times New Roman"/>
    </w:rPr>
  </w:style>
  <w:style w:type="paragraph" w:styleId="CommentSubject">
    <w:name w:val="annotation subject"/>
    <w:basedOn w:val="CommentText"/>
    <w:next w:val="CommentText"/>
    <w:semiHidden/>
    <w:rsid w:val="001B6E78"/>
    <w:rPr>
      <w:b/>
      <w:bCs/>
    </w:rPr>
  </w:style>
  <w:style w:type="paragraph" w:styleId="Date">
    <w:name w:val="Date"/>
    <w:basedOn w:val="Normal"/>
    <w:next w:val="Normal"/>
    <w:rsid w:val="001B6E78"/>
  </w:style>
  <w:style w:type="paragraph" w:styleId="E-mailSignature">
    <w:name w:val="E-mail Signature"/>
    <w:basedOn w:val="Normal"/>
    <w:rsid w:val="001B6E78"/>
  </w:style>
  <w:style w:type="paragraph" w:styleId="EndnoteText">
    <w:name w:val="endnote text"/>
    <w:basedOn w:val="Normal"/>
    <w:semiHidden/>
    <w:rsid w:val="001B6E78"/>
  </w:style>
  <w:style w:type="paragraph" w:styleId="EnvelopeAddress">
    <w:name w:val="envelope address"/>
    <w:basedOn w:val="Normal"/>
    <w:rsid w:val="001B6E78"/>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1B6E78"/>
    <w:rPr>
      <w:rFonts w:cs="Arial"/>
    </w:rPr>
  </w:style>
  <w:style w:type="paragraph" w:styleId="FootnoteText">
    <w:name w:val="footnote text"/>
    <w:basedOn w:val="Normal"/>
    <w:semiHidden/>
    <w:rsid w:val="001B6E78"/>
  </w:style>
  <w:style w:type="paragraph" w:styleId="HTMLAddress">
    <w:name w:val="HTML Address"/>
    <w:basedOn w:val="Normal"/>
    <w:rsid w:val="001B6E78"/>
    <w:rPr>
      <w:i/>
      <w:iCs/>
    </w:rPr>
  </w:style>
  <w:style w:type="paragraph" w:styleId="HTMLPreformatted">
    <w:name w:val="HTML Preformatted"/>
    <w:basedOn w:val="Normal"/>
    <w:rsid w:val="001B6E78"/>
    <w:rPr>
      <w:rFonts w:ascii="Courier New" w:hAnsi="Courier New" w:cs="Courier New"/>
    </w:rPr>
  </w:style>
  <w:style w:type="paragraph" w:styleId="Index1">
    <w:name w:val="index 1"/>
    <w:basedOn w:val="Normal"/>
    <w:next w:val="Normal"/>
    <w:autoRedefine/>
    <w:semiHidden/>
    <w:rsid w:val="003C69AF"/>
    <w:pPr>
      <w:ind w:left="200" w:hanging="200"/>
    </w:pPr>
  </w:style>
  <w:style w:type="paragraph" w:styleId="Index2">
    <w:name w:val="index 2"/>
    <w:basedOn w:val="Normal"/>
    <w:next w:val="Normal"/>
    <w:autoRedefine/>
    <w:semiHidden/>
    <w:rsid w:val="001B6E78"/>
    <w:pPr>
      <w:ind w:left="400" w:hanging="200"/>
    </w:pPr>
  </w:style>
  <w:style w:type="paragraph" w:styleId="Index3">
    <w:name w:val="index 3"/>
    <w:basedOn w:val="Normal"/>
    <w:next w:val="Normal"/>
    <w:autoRedefine/>
    <w:semiHidden/>
    <w:rsid w:val="001B6E78"/>
    <w:pPr>
      <w:ind w:left="600" w:hanging="200"/>
    </w:pPr>
  </w:style>
  <w:style w:type="paragraph" w:styleId="Index4">
    <w:name w:val="index 4"/>
    <w:basedOn w:val="Normal"/>
    <w:next w:val="Normal"/>
    <w:autoRedefine/>
    <w:semiHidden/>
    <w:rsid w:val="001B6E78"/>
    <w:pPr>
      <w:ind w:left="800" w:hanging="200"/>
    </w:pPr>
  </w:style>
  <w:style w:type="paragraph" w:styleId="Index5">
    <w:name w:val="index 5"/>
    <w:basedOn w:val="Normal"/>
    <w:next w:val="Normal"/>
    <w:autoRedefine/>
    <w:semiHidden/>
    <w:rsid w:val="001B6E78"/>
    <w:pPr>
      <w:ind w:left="1000" w:hanging="200"/>
    </w:pPr>
  </w:style>
  <w:style w:type="paragraph" w:styleId="Index6">
    <w:name w:val="index 6"/>
    <w:basedOn w:val="Normal"/>
    <w:next w:val="Normal"/>
    <w:autoRedefine/>
    <w:semiHidden/>
    <w:rsid w:val="001B6E78"/>
    <w:pPr>
      <w:ind w:left="1200" w:hanging="200"/>
    </w:pPr>
  </w:style>
  <w:style w:type="paragraph" w:styleId="Index7">
    <w:name w:val="index 7"/>
    <w:basedOn w:val="Normal"/>
    <w:next w:val="Normal"/>
    <w:autoRedefine/>
    <w:semiHidden/>
    <w:rsid w:val="001B6E78"/>
    <w:pPr>
      <w:ind w:left="1400" w:hanging="200"/>
    </w:pPr>
  </w:style>
  <w:style w:type="paragraph" w:styleId="Index8">
    <w:name w:val="index 8"/>
    <w:basedOn w:val="Normal"/>
    <w:next w:val="Normal"/>
    <w:autoRedefine/>
    <w:semiHidden/>
    <w:rsid w:val="001B6E78"/>
    <w:pPr>
      <w:ind w:left="1600" w:hanging="200"/>
    </w:pPr>
  </w:style>
  <w:style w:type="paragraph" w:styleId="Index9">
    <w:name w:val="index 9"/>
    <w:basedOn w:val="Normal"/>
    <w:next w:val="Normal"/>
    <w:autoRedefine/>
    <w:semiHidden/>
    <w:rsid w:val="001B6E78"/>
    <w:pPr>
      <w:ind w:left="1800" w:hanging="200"/>
    </w:pPr>
  </w:style>
  <w:style w:type="paragraph" w:styleId="IndexHeading">
    <w:name w:val="index heading"/>
    <w:basedOn w:val="Normal"/>
    <w:next w:val="Index1"/>
    <w:semiHidden/>
    <w:rsid w:val="001B6E78"/>
    <w:rPr>
      <w:rFonts w:cs="Arial"/>
      <w:b/>
      <w:bCs/>
    </w:rPr>
  </w:style>
  <w:style w:type="paragraph" w:styleId="List">
    <w:name w:val="List"/>
    <w:basedOn w:val="Normal"/>
    <w:rsid w:val="001B6E78"/>
    <w:pPr>
      <w:ind w:left="283" w:hanging="283"/>
    </w:pPr>
  </w:style>
  <w:style w:type="paragraph" w:styleId="List2">
    <w:name w:val="List 2"/>
    <w:basedOn w:val="Normal"/>
    <w:rsid w:val="001B6E78"/>
    <w:pPr>
      <w:ind w:left="566" w:hanging="283"/>
    </w:pPr>
  </w:style>
  <w:style w:type="paragraph" w:styleId="List3">
    <w:name w:val="List 3"/>
    <w:basedOn w:val="Normal"/>
    <w:rsid w:val="001B6E78"/>
    <w:pPr>
      <w:ind w:left="849" w:hanging="283"/>
    </w:pPr>
  </w:style>
  <w:style w:type="paragraph" w:styleId="List4">
    <w:name w:val="List 4"/>
    <w:basedOn w:val="Normal"/>
    <w:rsid w:val="001B6E78"/>
    <w:pPr>
      <w:ind w:left="1132" w:hanging="283"/>
    </w:pPr>
  </w:style>
  <w:style w:type="paragraph" w:styleId="List5">
    <w:name w:val="List 5"/>
    <w:basedOn w:val="Normal"/>
    <w:rsid w:val="001B6E78"/>
    <w:pPr>
      <w:ind w:left="1415" w:hanging="283"/>
    </w:pPr>
  </w:style>
  <w:style w:type="paragraph" w:styleId="ListBullet2">
    <w:name w:val="List Bullet 2"/>
    <w:basedOn w:val="Normal"/>
    <w:rsid w:val="003C69AF"/>
    <w:pPr>
      <w:numPr>
        <w:ilvl w:val="1"/>
        <w:numId w:val="14"/>
      </w:numPr>
      <w:overflowPunct w:val="0"/>
      <w:autoSpaceDE w:val="0"/>
      <w:autoSpaceDN w:val="0"/>
      <w:adjustRightInd w:val="0"/>
      <w:spacing w:after="60"/>
      <w:textAlignment w:val="baseline"/>
    </w:pPr>
    <w:rPr>
      <w:rFonts w:eastAsia="Times New Roman"/>
      <w:sz w:val="22"/>
      <w:szCs w:val="22"/>
    </w:rPr>
  </w:style>
  <w:style w:type="paragraph" w:styleId="ListBullet3">
    <w:name w:val="List Bullet 3"/>
    <w:basedOn w:val="Normal"/>
    <w:rsid w:val="001B6E78"/>
    <w:pPr>
      <w:numPr>
        <w:numId w:val="5"/>
      </w:numPr>
    </w:pPr>
  </w:style>
  <w:style w:type="paragraph" w:styleId="ListBullet4">
    <w:name w:val="List Bullet 4"/>
    <w:basedOn w:val="Normal"/>
    <w:rsid w:val="001B6E78"/>
    <w:pPr>
      <w:numPr>
        <w:numId w:val="6"/>
      </w:numPr>
    </w:pPr>
  </w:style>
  <w:style w:type="paragraph" w:styleId="ListBullet5">
    <w:name w:val="List Bullet 5"/>
    <w:basedOn w:val="Normal"/>
    <w:rsid w:val="001B6E78"/>
    <w:pPr>
      <w:numPr>
        <w:numId w:val="7"/>
      </w:numPr>
    </w:pPr>
  </w:style>
  <w:style w:type="paragraph" w:styleId="ListContinue">
    <w:name w:val="List Continue"/>
    <w:basedOn w:val="Normal"/>
    <w:rsid w:val="001B6E78"/>
    <w:pPr>
      <w:spacing w:after="120"/>
      <w:ind w:left="283"/>
    </w:pPr>
  </w:style>
  <w:style w:type="paragraph" w:styleId="ListContinue2">
    <w:name w:val="List Continue 2"/>
    <w:basedOn w:val="Normal"/>
    <w:rsid w:val="001B6E78"/>
    <w:pPr>
      <w:spacing w:after="120"/>
      <w:ind w:left="566"/>
    </w:pPr>
  </w:style>
  <w:style w:type="paragraph" w:styleId="ListContinue3">
    <w:name w:val="List Continue 3"/>
    <w:basedOn w:val="Normal"/>
    <w:rsid w:val="001B6E78"/>
    <w:pPr>
      <w:spacing w:after="120"/>
      <w:ind w:left="849"/>
    </w:pPr>
  </w:style>
  <w:style w:type="paragraph" w:styleId="ListContinue4">
    <w:name w:val="List Continue 4"/>
    <w:basedOn w:val="Normal"/>
    <w:rsid w:val="001B6E78"/>
    <w:pPr>
      <w:spacing w:after="120"/>
      <w:ind w:left="1132"/>
    </w:pPr>
  </w:style>
  <w:style w:type="paragraph" w:styleId="ListContinue5">
    <w:name w:val="List Continue 5"/>
    <w:basedOn w:val="Normal"/>
    <w:rsid w:val="001B6E78"/>
    <w:pPr>
      <w:spacing w:after="120"/>
      <w:ind w:left="1415"/>
    </w:pPr>
  </w:style>
  <w:style w:type="paragraph" w:styleId="ListNumber">
    <w:name w:val="List Number"/>
    <w:basedOn w:val="Normal"/>
    <w:rsid w:val="001B6E78"/>
    <w:pPr>
      <w:numPr>
        <w:numId w:val="8"/>
      </w:numPr>
    </w:pPr>
  </w:style>
  <w:style w:type="paragraph" w:styleId="ListNumber2">
    <w:name w:val="List Number 2"/>
    <w:basedOn w:val="Normal"/>
    <w:rsid w:val="001B6E78"/>
    <w:pPr>
      <w:numPr>
        <w:numId w:val="9"/>
      </w:numPr>
    </w:pPr>
  </w:style>
  <w:style w:type="paragraph" w:styleId="ListNumber3">
    <w:name w:val="List Number 3"/>
    <w:basedOn w:val="Normal"/>
    <w:rsid w:val="001B6E78"/>
    <w:pPr>
      <w:numPr>
        <w:numId w:val="10"/>
      </w:numPr>
    </w:pPr>
  </w:style>
  <w:style w:type="paragraph" w:styleId="ListNumber4">
    <w:name w:val="List Number 4"/>
    <w:basedOn w:val="Normal"/>
    <w:rsid w:val="001B6E78"/>
    <w:pPr>
      <w:numPr>
        <w:numId w:val="11"/>
      </w:numPr>
    </w:pPr>
  </w:style>
  <w:style w:type="paragraph" w:styleId="ListNumber5">
    <w:name w:val="List Number 5"/>
    <w:basedOn w:val="Normal"/>
    <w:rsid w:val="001B6E78"/>
    <w:pPr>
      <w:numPr>
        <w:numId w:val="12"/>
      </w:numPr>
    </w:pPr>
  </w:style>
  <w:style w:type="paragraph" w:styleId="MacroText">
    <w:name w:val="macro"/>
    <w:semiHidden/>
    <w:rsid w:val="001B6E78"/>
    <w:pPr>
      <w:tabs>
        <w:tab w:val="left" w:pos="480"/>
        <w:tab w:val="left" w:pos="960"/>
        <w:tab w:val="left" w:pos="1440"/>
        <w:tab w:val="left" w:pos="1920"/>
        <w:tab w:val="left" w:pos="2400"/>
        <w:tab w:val="left" w:pos="2880"/>
        <w:tab w:val="left" w:pos="3360"/>
        <w:tab w:val="left" w:pos="3840"/>
        <w:tab w:val="left" w:pos="4320"/>
      </w:tabs>
      <w:ind w:left="720"/>
    </w:pPr>
    <w:rPr>
      <w:rFonts w:ascii="Courier New" w:hAnsi="Courier New" w:cs="Courier New"/>
      <w:lang w:val="en-GB"/>
    </w:rPr>
  </w:style>
  <w:style w:type="paragraph" w:styleId="MessageHeader">
    <w:name w:val="Message Header"/>
    <w:basedOn w:val="Normal"/>
    <w:rsid w:val="001B6E78"/>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rsid w:val="001B6E78"/>
    <w:rPr>
      <w:rFonts w:ascii="Times New Roman" w:hAnsi="Times New Roman"/>
      <w:sz w:val="24"/>
      <w:szCs w:val="24"/>
    </w:rPr>
  </w:style>
  <w:style w:type="paragraph" w:styleId="NormalIndent">
    <w:name w:val="Normal Indent"/>
    <w:basedOn w:val="Normal"/>
    <w:rsid w:val="001B6E78"/>
  </w:style>
  <w:style w:type="paragraph" w:styleId="NoteHeading">
    <w:name w:val="Note Heading"/>
    <w:basedOn w:val="Normal"/>
    <w:next w:val="Normal"/>
    <w:rsid w:val="001B6E78"/>
  </w:style>
  <w:style w:type="paragraph" w:styleId="Salutation">
    <w:name w:val="Salutation"/>
    <w:basedOn w:val="Normal"/>
    <w:next w:val="Normal"/>
    <w:rsid w:val="001B6E78"/>
  </w:style>
  <w:style w:type="paragraph" w:styleId="Signature">
    <w:name w:val="Signature"/>
    <w:basedOn w:val="Normal"/>
    <w:rsid w:val="001B6E78"/>
    <w:pPr>
      <w:ind w:left="4252"/>
    </w:pPr>
  </w:style>
  <w:style w:type="paragraph" w:styleId="Subtitle">
    <w:name w:val="Subtitle"/>
    <w:basedOn w:val="Normal"/>
    <w:qFormat/>
    <w:rsid w:val="001B6E78"/>
    <w:pPr>
      <w:spacing w:after="60"/>
      <w:jc w:val="center"/>
      <w:outlineLvl w:val="1"/>
    </w:pPr>
    <w:rPr>
      <w:rFonts w:cs="Arial"/>
      <w:sz w:val="24"/>
      <w:szCs w:val="24"/>
    </w:rPr>
  </w:style>
  <w:style w:type="paragraph" w:styleId="TableofFigures">
    <w:name w:val="table of figures"/>
    <w:basedOn w:val="Normal"/>
    <w:next w:val="Normal"/>
    <w:semiHidden/>
    <w:rsid w:val="001B6E78"/>
    <w:pPr>
      <w:ind w:left="0"/>
    </w:pPr>
  </w:style>
  <w:style w:type="paragraph" w:styleId="Title">
    <w:name w:val="Title"/>
    <w:basedOn w:val="Normal"/>
    <w:qFormat/>
    <w:rsid w:val="001B6E78"/>
    <w:pPr>
      <w:spacing w:before="240" w:after="60"/>
      <w:jc w:val="center"/>
      <w:outlineLvl w:val="0"/>
    </w:pPr>
    <w:rPr>
      <w:rFonts w:cs="Arial"/>
      <w:b/>
      <w:bCs/>
      <w:kern w:val="28"/>
      <w:sz w:val="32"/>
      <w:szCs w:val="32"/>
    </w:rPr>
  </w:style>
  <w:style w:type="paragraph" w:customStyle="1" w:styleId="L1Alphabetabc">
    <w:name w:val="L1Alphabet_abc"/>
    <w:basedOn w:val="Normal"/>
    <w:rsid w:val="003C69AF"/>
    <w:pPr>
      <w:numPr>
        <w:numId w:val="13"/>
      </w:numPr>
      <w:tabs>
        <w:tab w:val="clear" w:pos="1440"/>
      </w:tabs>
      <w:ind w:left="1080"/>
    </w:pPr>
  </w:style>
  <w:style w:type="paragraph" w:customStyle="1" w:styleId="L2Bullet1">
    <w:name w:val="L2Bullet1"/>
    <w:basedOn w:val="L1Bullet1"/>
    <w:autoRedefine/>
    <w:rsid w:val="003C69AF"/>
    <w:pPr>
      <w:numPr>
        <w:numId w:val="15"/>
      </w:numPr>
      <w:tabs>
        <w:tab w:val="left" w:pos="1440"/>
      </w:tabs>
      <w:adjustRightInd w:val="0"/>
      <w:spacing w:before="40" w:after="40"/>
      <w:ind w:left="1440" w:hanging="360"/>
    </w:pPr>
  </w:style>
  <w:style w:type="numbering" w:styleId="111111">
    <w:name w:val="Outline List 2"/>
    <w:basedOn w:val="NoList"/>
    <w:rsid w:val="003C69AF"/>
    <w:pPr>
      <w:numPr>
        <w:numId w:val="16"/>
      </w:numPr>
    </w:pPr>
  </w:style>
  <w:style w:type="paragraph" w:customStyle="1" w:styleId="TOCL2">
    <w:name w:val="TOC_L2"/>
    <w:basedOn w:val="Heading2"/>
    <w:next w:val="L1Normal"/>
    <w:autoRedefine/>
    <w:rsid w:val="007D439E"/>
    <w:pPr>
      <w:numPr>
        <w:ilvl w:val="0"/>
        <w:numId w:val="0"/>
      </w:numPr>
    </w:pPr>
    <w:rPr>
      <w:sz w:val="28"/>
      <w:szCs w:val="28"/>
    </w:rPr>
  </w:style>
  <w:style w:type="character" w:styleId="FootnoteReference">
    <w:name w:val="footnote reference"/>
    <w:basedOn w:val="DefaultParagraphFont"/>
    <w:semiHidden/>
    <w:rsid w:val="00654A45"/>
    <w:rPr>
      <w:vertAlign w:val="superscript"/>
    </w:rPr>
  </w:style>
  <w:style w:type="character" w:customStyle="1" w:styleId="Heading4Char">
    <w:name w:val="Heading 4 Char"/>
    <w:basedOn w:val="DefaultParagraphFont"/>
    <w:link w:val="Heading4"/>
    <w:rsid w:val="00EE25F3"/>
    <w:rPr>
      <w:rFonts w:ascii="Arial Bold" w:eastAsia="SimSun" w:hAnsi="Arial Bold"/>
      <w:b/>
      <w:lang w:val="en-AU" w:eastAsia="zh-CN"/>
    </w:rPr>
  </w:style>
  <w:style w:type="character" w:customStyle="1" w:styleId="CaptionChar">
    <w:name w:val="Caption Char"/>
    <w:basedOn w:val="DefaultParagraphFont"/>
    <w:link w:val="Caption"/>
    <w:rsid w:val="00B3216E"/>
    <w:rPr>
      <w:rFonts w:ascii="Arial" w:hAnsi="Arial"/>
      <w:b/>
      <w:bCs/>
      <w:lang w:val="en-AU"/>
    </w:rPr>
  </w:style>
  <w:style w:type="paragraph" w:customStyle="1" w:styleId="AMECText">
    <w:name w:val="AMEC Text"/>
    <w:basedOn w:val="Normal"/>
    <w:link w:val="AMECTextChar"/>
    <w:rsid w:val="00B3216E"/>
    <w:pPr>
      <w:keepLines/>
      <w:spacing w:before="120" w:after="120"/>
      <w:ind w:left="1080"/>
      <w:jc w:val="both"/>
    </w:pPr>
    <w:rPr>
      <w:rFonts w:eastAsia="Times New Roman"/>
      <w:sz w:val="22"/>
      <w:lang w:val="en-GB"/>
    </w:rPr>
  </w:style>
  <w:style w:type="character" w:customStyle="1" w:styleId="AMECTextChar">
    <w:name w:val="AMEC Text Char"/>
    <w:basedOn w:val="DefaultParagraphFont"/>
    <w:link w:val="AMECText"/>
    <w:rsid w:val="00B3216E"/>
    <w:rPr>
      <w:rFonts w:ascii="Arial" w:eastAsia="Times New Roman" w:hAnsi="Arial"/>
      <w:sz w:val="22"/>
      <w:lang w:val="en-GB"/>
    </w:rPr>
  </w:style>
  <w:style w:type="character" w:customStyle="1" w:styleId="PlainTextChar">
    <w:name w:val="Plain Text Char"/>
    <w:basedOn w:val="DefaultParagraphFont"/>
    <w:link w:val="PlainText"/>
    <w:rsid w:val="009D2C5D"/>
    <w:rPr>
      <w:rFonts w:ascii="Courier New" w:hAnsi="Courier New" w:cs="Arial Bold"/>
      <w:b/>
      <w:lang w:val="en-GB"/>
    </w:rPr>
  </w:style>
  <w:style w:type="paragraph" w:styleId="ListParagraph">
    <w:name w:val="List Paragraph"/>
    <w:basedOn w:val="Normal"/>
    <w:uiPriority w:val="34"/>
    <w:qFormat/>
    <w:rsid w:val="00385179"/>
  </w:style>
  <w:style w:type="character" w:styleId="CommentReference">
    <w:name w:val="annotation reference"/>
    <w:basedOn w:val="DefaultParagraphFont"/>
    <w:rsid w:val="003C69AF"/>
    <w:rPr>
      <w:sz w:val="16"/>
      <w:szCs w:val="16"/>
    </w:rPr>
  </w:style>
  <w:style w:type="character" w:customStyle="1" w:styleId="L1Bullet1Char">
    <w:name w:val="L1Bullet1 Char"/>
    <w:basedOn w:val="L1NormalChar"/>
    <w:link w:val="L1Bullet1"/>
    <w:rsid w:val="003C69AF"/>
  </w:style>
</w:styles>
</file>

<file path=word/webSettings.xml><?xml version="1.0" encoding="utf-8"?>
<w:webSettings xmlns:r="http://schemas.openxmlformats.org/officeDocument/2006/relationships" xmlns:w="http://schemas.openxmlformats.org/wordprocessingml/2006/main">
  <w:divs>
    <w:div w:id="230391382">
      <w:bodyDiv w:val="1"/>
      <w:marLeft w:val="0"/>
      <w:marRight w:val="0"/>
      <w:marTop w:val="0"/>
      <w:marBottom w:val="0"/>
      <w:divBdr>
        <w:top w:val="none" w:sz="0" w:space="0" w:color="auto"/>
        <w:left w:val="none" w:sz="0" w:space="0" w:color="auto"/>
        <w:bottom w:val="none" w:sz="0" w:space="0" w:color="auto"/>
        <w:right w:val="none" w:sz="0" w:space="0" w:color="auto"/>
      </w:divBdr>
    </w:div>
    <w:div w:id="322784081">
      <w:bodyDiv w:val="1"/>
      <w:marLeft w:val="0"/>
      <w:marRight w:val="0"/>
      <w:marTop w:val="0"/>
      <w:marBottom w:val="0"/>
      <w:divBdr>
        <w:top w:val="none" w:sz="0" w:space="0" w:color="auto"/>
        <w:left w:val="none" w:sz="0" w:space="0" w:color="auto"/>
        <w:bottom w:val="none" w:sz="0" w:space="0" w:color="auto"/>
        <w:right w:val="none" w:sz="0" w:space="0" w:color="auto"/>
      </w:divBdr>
    </w:div>
    <w:div w:id="368991624">
      <w:bodyDiv w:val="1"/>
      <w:marLeft w:val="0"/>
      <w:marRight w:val="0"/>
      <w:marTop w:val="0"/>
      <w:marBottom w:val="0"/>
      <w:divBdr>
        <w:top w:val="none" w:sz="0" w:space="0" w:color="auto"/>
        <w:left w:val="none" w:sz="0" w:space="0" w:color="auto"/>
        <w:bottom w:val="none" w:sz="0" w:space="0" w:color="auto"/>
        <w:right w:val="none" w:sz="0" w:space="0" w:color="auto"/>
      </w:divBdr>
    </w:div>
    <w:div w:id="530260561">
      <w:bodyDiv w:val="1"/>
      <w:marLeft w:val="0"/>
      <w:marRight w:val="0"/>
      <w:marTop w:val="0"/>
      <w:marBottom w:val="0"/>
      <w:divBdr>
        <w:top w:val="none" w:sz="0" w:space="0" w:color="auto"/>
        <w:left w:val="none" w:sz="0" w:space="0" w:color="auto"/>
        <w:bottom w:val="none" w:sz="0" w:space="0" w:color="auto"/>
        <w:right w:val="none" w:sz="0" w:space="0" w:color="auto"/>
      </w:divBdr>
    </w:div>
    <w:div w:id="627587962">
      <w:bodyDiv w:val="1"/>
      <w:marLeft w:val="0"/>
      <w:marRight w:val="0"/>
      <w:marTop w:val="0"/>
      <w:marBottom w:val="0"/>
      <w:divBdr>
        <w:top w:val="none" w:sz="0" w:space="0" w:color="auto"/>
        <w:left w:val="none" w:sz="0" w:space="0" w:color="auto"/>
        <w:bottom w:val="none" w:sz="0" w:space="0" w:color="auto"/>
        <w:right w:val="none" w:sz="0" w:space="0" w:color="auto"/>
      </w:divBdr>
    </w:div>
    <w:div w:id="770121822">
      <w:bodyDiv w:val="1"/>
      <w:marLeft w:val="0"/>
      <w:marRight w:val="0"/>
      <w:marTop w:val="0"/>
      <w:marBottom w:val="0"/>
      <w:divBdr>
        <w:top w:val="none" w:sz="0" w:space="0" w:color="auto"/>
        <w:left w:val="none" w:sz="0" w:space="0" w:color="auto"/>
        <w:bottom w:val="none" w:sz="0" w:space="0" w:color="auto"/>
        <w:right w:val="none" w:sz="0" w:space="0" w:color="auto"/>
      </w:divBdr>
    </w:div>
    <w:div w:id="830297925">
      <w:bodyDiv w:val="1"/>
      <w:marLeft w:val="0"/>
      <w:marRight w:val="0"/>
      <w:marTop w:val="0"/>
      <w:marBottom w:val="0"/>
      <w:divBdr>
        <w:top w:val="none" w:sz="0" w:space="0" w:color="auto"/>
        <w:left w:val="none" w:sz="0" w:space="0" w:color="auto"/>
        <w:bottom w:val="none" w:sz="0" w:space="0" w:color="auto"/>
        <w:right w:val="none" w:sz="0" w:space="0" w:color="auto"/>
      </w:divBdr>
    </w:div>
    <w:div w:id="913395138">
      <w:bodyDiv w:val="1"/>
      <w:marLeft w:val="0"/>
      <w:marRight w:val="0"/>
      <w:marTop w:val="0"/>
      <w:marBottom w:val="0"/>
      <w:divBdr>
        <w:top w:val="none" w:sz="0" w:space="0" w:color="auto"/>
        <w:left w:val="none" w:sz="0" w:space="0" w:color="auto"/>
        <w:bottom w:val="none" w:sz="0" w:space="0" w:color="auto"/>
        <w:right w:val="none" w:sz="0" w:space="0" w:color="auto"/>
      </w:divBdr>
    </w:div>
    <w:div w:id="986857709">
      <w:bodyDiv w:val="1"/>
      <w:marLeft w:val="0"/>
      <w:marRight w:val="0"/>
      <w:marTop w:val="0"/>
      <w:marBottom w:val="0"/>
      <w:divBdr>
        <w:top w:val="none" w:sz="0" w:space="0" w:color="auto"/>
        <w:left w:val="none" w:sz="0" w:space="0" w:color="auto"/>
        <w:bottom w:val="none" w:sz="0" w:space="0" w:color="auto"/>
        <w:right w:val="none" w:sz="0" w:space="0" w:color="auto"/>
      </w:divBdr>
    </w:div>
    <w:div w:id="1007101045">
      <w:bodyDiv w:val="1"/>
      <w:marLeft w:val="0"/>
      <w:marRight w:val="0"/>
      <w:marTop w:val="0"/>
      <w:marBottom w:val="0"/>
      <w:divBdr>
        <w:top w:val="none" w:sz="0" w:space="0" w:color="auto"/>
        <w:left w:val="none" w:sz="0" w:space="0" w:color="auto"/>
        <w:bottom w:val="none" w:sz="0" w:space="0" w:color="auto"/>
        <w:right w:val="none" w:sz="0" w:space="0" w:color="auto"/>
      </w:divBdr>
    </w:div>
    <w:div w:id="1066955678">
      <w:bodyDiv w:val="1"/>
      <w:marLeft w:val="0"/>
      <w:marRight w:val="0"/>
      <w:marTop w:val="0"/>
      <w:marBottom w:val="0"/>
      <w:divBdr>
        <w:top w:val="none" w:sz="0" w:space="0" w:color="auto"/>
        <w:left w:val="none" w:sz="0" w:space="0" w:color="auto"/>
        <w:bottom w:val="none" w:sz="0" w:space="0" w:color="auto"/>
        <w:right w:val="none" w:sz="0" w:space="0" w:color="auto"/>
      </w:divBdr>
    </w:div>
    <w:div w:id="1159540980">
      <w:bodyDiv w:val="1"/>
      <w:marLeft w:val="0"/>
      <w:marRight w:val="0"/>
      <w:marTop w:val="0"/>
      <w:marBottom w:val="0"/>
      <w:divBdr>
        <w:top w:val="none" w:sz="0" w:space="0" w:color="auto"/>
        <w:left w:val="none" w:sz="0" w:space="0" w:color="auto"/>
        <w:bottom w:val="none" w:sz="0" w:space="0" w:color="auto"/>
        <w:right w:val="none" w:sz="0" w:space="0" w:color="auto"/>
      </w:divBdr>
    </w:div>
    <w:div w:id="1377194738">
      <w:bodyDiv w:val="1"/>
      <w:marLeft w:val="0"/>
      <w:marRight w:val="0"/>
      <w:marTop w:val="0"/>
      <w:marBottom w:val="0"/>
      <w:divBdr>
        <w:top w:val="none" w:sz="0" w:space="0" w:color="auto"/>
        <w:left w:val="none" w:sz="0" w:space="0" w:color="auto"/>
        <w:bottom w:val="none" w:sz="0" w:space="0" w:color="auto"/>
        <w:right w:val="none" w:sz="0" w:space="0" w:color="auto"/>
      </w:divBdr>
    </w:div>
    <w:div w:id="1450322438">
      <w:bodyDiv w:val="1"/>
      <w:marLeft w:val="0"/>
      <w:marRight w:val="0"/>
      <w:marTop w:val="0"/>
      <w:marBottom w:val="0"/>
      <w:divBdr>
        <w:top w:val="none" w:sz="0" w:space="0" w:color="auto"/>
        <w:left w:val="none" w:sz="0" w:space="0" w:color="auto"/>
        <w:bottom w:val="none" w:sz="0" w:space="0" w:color="auto"/>
        <w:right w:val="none" w:sz="0" w:space="0" w:color="auto"/>
      </w:divBdr>
    </w:div>
    <w:div w:id="1507205092">
      <w:bodyDiv w:val="1"/>
      <w:marLeft w:val="0"/>
      <w:marRight w:val="0"/>
      <w:marTop w:val="0"/>
      <w:marBottom w:val="0"/>
      <w:divBdr>
        <w:top w:val="none" w:sz="0" w:space="0" w:color="auto"/>
        <w:left w:val="none" w:sz="0" w:space="0" w:color="auto"/>
        <w:bottom w:val="none" w:sz="0" w:space="0" w:color="auto"/>
        <w:right w:val="none" w:sz="0" w:space="0" w:color="auto"/>
      </w:divBdr>
    </w:div>
    <w:div w:id="1593509840">
      <w:bodyDiv w:val="1"/>
      <w:marLeft w:val="0"/>
      <w:marRight w:val="0"/>
      <w:marTop w:val="0"/>
      <w:marBottom w:val="0"/>
      <w:divBdr>
        <w:top w:val="none" w:sz="0" w:space="0" w:color="auto"/>
        <w:left w:val="none" w:sz="0" w:space="0" w:color="auto"/>
        <w:bottom w:val="none" w:sz="0" w:space="0" w:color="auto"/>
        <w:right w:val="none" w:sz="0" w:space="0" w:color="auto"/>
      </w:divBdr>
    </w:div>
    <w:div w:id="1648362008">
      <w:bodyDiv w:val="1"/>
      <w:marLeft w:val="0"/>
      <w:marRight w:val="0"/>
      <w:marTop w:val="0"/>
      <w:marBottom w:val="0"/>
      <w:divBdr>
        <w:top w:val="none" w:sz="0" w:space="0" w:color="auto"/>
        <w:left w:val="none" w:sz="0" w:space="0" w:color="auto"/>
        <w:bottom w:val="none" w:sz="0" w:space="0" w:color="auto"/>
        <w:right w:val="none" w:sz="0" w:space="0" w:color="auto"/>
      </w:divBdr>
    </w:div>
    <w:div w:id="1688949524">
      <w:bodyDiv w:val="1"/>
      <w:marLeft w:val="0"/>
      <w:marRight w:val="0"/>
      <w:marTop w:val="0"/>
      <w:marBottom w:val="0"/>
      <w:divBdr>
        <w:top w:val="none" w:sz="0" w:space="0" w:color="auto"/>
        <w:left w:val="none" w:sz="0" w:space="0" w:color="auto"/>
        <w:bottom w:val="none" w:sz="0" w:space="0" w:color="auto"/>
        <w:right w:val="none" w:sz="0" w:space="0" w:color="auto"/>
      </w:divBdr>
    </w:div>
    <w:div w:id="1748264513">
      <w:bodyDiv w:val="1"/>
      <w:marLeft w:val="0"/>
      <w:marRight w:val="0"/>
      <w:marTop w:val="0"/>
      <w:marBottom w:val="0"/>
      <w:divBdr>
        <w:top w:val="none" w:sz="0" w:space="0" w:color="auto"/>
        <w:left w:val="none" w:sz="0" w:space="0" w:color="auto"/>
        <w:bottom w:val="none" w:sz="0" w:space="0" w:color="auto"/>
        <w:right w:val="none" w:sz="0" w:space="0" w:color="auto"/>
      </w:divBdr>
    </w:div>
    <w:div w:id="2001738428">
      <w:bodyDiv w:val="1"/>
      <w:marLeft w:val="0"/>
      <w:marRight w:val="0"/>
      <w:marTop w:val="0"/>
      <w:marBottom w:val="0"/>
      <w:divBdr>
        <w:top w:val="none" w:sz="0" w:space="0" w:color="auto"/>
        <w:left w:val="none" w:sz="0" w:space="0" w:color="auto"/>
        <w:bottom w:val="none" w:sz="0" w:space="0" w:color="auto"/>
        <w:right w:val="none" w:sz="0" w:space="0" w:color="auto"/>
      </w:divBdr>
    </w:div>
    <w:div w:id="2064018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footer" Target="footer4.xml"/><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emf"/><Relationship Id="rId33" Type="http://schemas.openxmlformats.org/officeDocument/2006/relationships/header" Target="header5.xml"/><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5.emf"/><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6.emf"/><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wmf"/></Relationships>
</file>

<file path=word/_rels/foot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wmf"/></Relationships>
</file>

<file path=word/_rels/foot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3.wmf"/></Relationships>
</file>

<file path=word/_rels/footer4.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3.wmf"/></Relationships>
</file>

<file path=word/_rels/footer5.xml.rels><?xml version="1.0" encoding="UTF-8" standalone="yes"?>
<Relationships xmlns="http://schemas.openxmlformats.org/package/2006/relationships"><Relationship Id="rId2" Type="http://schemas.openxmlformats.org/officeDocument/2006/relationships/oleObject" Target="embeddings/oleObject10.bin"/><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40202267\Application%20Data\Microsoft\Templates\IGFDP-C0-PC-00-0000-000_revD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DCA9C-5830-4405-AC0C-8722001E7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IGFDP-C0-PC-00-0000-000_revD0.dotx</Template>
  <TotalTime>21</TotalTime>
  <Pages>1</Pages>
  <Words>16372</Words>
  <Characters>93325</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ICSS Project Execution Plan</vt:lpstr>
    </vt:vector>
  </TitlesOfParts>
  <Manager>Patrick Meyer</Manager>
  <Company>YEA</Company>
  <LinksUpToDate>false</LinksUpToDate>
  <CharactersWithSpaces>109479</CharactersWithSpaces>
  <SharedDoc>false</SharedDoc>
  <HLinks>
    <vt:vector size="402" baseType="variant">
      <vt:variant>
        <vt:i4>1507391</vt:i4>
      </vt:variant>
      <vt:variant>
        <vt:i4>380</vt:i4>
      </vt:variant>
      <vt:variant>
        <vt:i4>0</vt:i4>
      </vt:variant>
      <vt:variant>
        <vt:i4>5</vt:i4>
      </vt:variant>
      <vt:variant>
        <vt:lpwstr/>
      </vt:variant>
      <vt:variant>
        <vt:lpwstr>_Toc245291179</vt:lpwstr>
      </vt:variant>
      <vt:variant>
        <vt:i4>1507391</vt:i4>
      </vt:variant>
      <vt:variant>
        <vt:i4>374</vt:i4>
      </vt:variant>
      <vt:variant>
        <vt:i4>0</vt:i4>
      </vt:variant>
      <vt:variant>
        <vt:i4>5</vt:i4>
      </vt:variant>
      <vt:variant>
        <vt:lpwstr/>
      </vt:variant>
      <vt:variant>
        <vt:lpwstr>_Toc245291178</vt:lpwstr>
      </vt:variant>
      <vt:variant>
        <vt:i4>1507391</vt:i4>
      </vt:variant>
      <vt:variant>
        <vt:i4>368</vt:i4>
      </vt:variant>
      <vt:variant>
        <vt:i4>0</vt:i4>
      </vt:variant>
      <vt:variant>
        <vt:i4>5</vt:i4>
      </vt:variant>
      <vt:variant>
        <vt:lpwstr/>
      </vt:variant>
      <vt:variant>
        <vt:lpwstr>_Toc245291177</vt:lpwstr>
      </vt:variant>
      <vt:variant>
        <vt:i4>1507391</vt:i4>
      </vt:variant>
      <vt:variant>
        <vt:i4>362</vt:i4>
      </vt:variant>
      <vt:variant>
        <vt:i4>0</vt:i4>
      </vt:variant>
      <vt:variant>
        <vt:i4>5</vt:i4>
      </vt:variant>
      <vt:variant>
        <vt:lpwstr/>
      </vt:variant>
      <vt:variant>
        <vt:lpwstr>_Toc245291176</vt:lpwstr>
      </vt:variant>
      <vt:variant>
        <vt:i4>1507391</vt:i4>
      </vt:variant>
      <vt:variant>
        <vt:i4>356</vt:i4>
      </vt:variant>
      <vt:variant>
        <vt:i4>0</vt:i4>
      </vt:variant>
      <vt:variant>
        <vt:i4>5</vt:i4>
      </vt:variant>
      <vt:variant>
        <vt:lpwstr/>
      </vt:variant>
      <vt:variant>
        <vt:lpwstr>_Toc245291175</vt:lpwstr>
      </vt:variant>
      <vt:variant>
        <vt:i4>1507391</vt:i4>
      </vt:variant>
      <vt:variant>
        <vt:i4>350</vt:i4>
      </vt:variant>
      <vt:variant>
        <vt:i4>0</vt:i4>
      </vt:variant>
      <vt:variant>
        <vt:i4>5</vt:i4>
      </vt:variant>
      <vt:variant>
        <vt:lpwstr/>
      </vt:variant>
      <vt:variant>
        <vt:lpwstr>_Toc245291174</vt:lpwstr>
      </vt:variant>
      <vt:variant>
        <vt:i4>1507391</vt:i4>
      </vt:variant>
      <vt:variant>
        <vt:i4>344</vt:i4>
      </vt:variant>
      <vt:variant>
        <vt:i4>0</vt:i4>
      </vt:variant>
      <vt:variant>
        <vt:i4>5</vt:i4>
      </vt:variant>
      <vt:variant>
        <vt:lpwstr/>
      </vt:variant>
      <vt:variant>
        <vt:lpwstr>_Toc245291173</vt:lpwstr>
      </vt:variant>
      <vt:variant>
        <vt:i4>1507391</vt:i4>
      </vt:variant>
      <vt:variant>
        <vt:i4>338</vt:i4>
      </vt:variant>
      <vt:variant>
        <vt:i4>0</vt:i4>
      </vt:variant>
      <vt:variant>
        <vt:i4>5</vt:i4>
      </vt:variant>
      <vt:variant>
        <vt:lpwstr/>
      </vt:variant>
      <vt:variant>
        <vt:lpwstr>_Toc245291172</vt:lpwstr>
      </vt:variant>
      <vt:variant>
        <vt:i4>1507391</vt:i4>
      </vt:variant>
      <vt:variant>
        <vt:i4>332</vt:i4>
      </vt:variant>
      <vt:variant>
        <vt:i4>0</vt:i4>
      </vt:variant>
      <vt:variant>
        <vt:i4>5</vt:i4>
      </vt:variant>
      <vt:variant>
        <vt:lpwstr/>
      </vt:variant>
      <vt:variant>
        <vt:lpwstr>_Toc245291171</vt:lpwstr>
      </vt:variant>
      <vt:variant>
        <vt:i4>1507391</vt:i4>
      </vt:variant>
      <vt:variant>
        <vt:i4>326</vt:i4>
      </vt:variant>
      <vt:variant>
        <vt:i4>0</vt:i4>
      </vt:variant>
      <vt:variant>
        <vt:i4>5</vt:i4>
      </vt:variant>
      <vt:variant>
        <vt:lpwstr/>
      </vt:variant>
      <vt:variant>
        <vt:lpwstr>_Toc245291170</vt:lpwstr>
      </vt:variant>
      <vt:variant>
        <vt:i4>1441855</vt:i4>
      </vt:variant>
      <vt:variant>
        <vt:i4>320</vt:i4>
      </vt:variant>
      <vt:variant>
        <vt:i4>0</vt:i4>
      </vt:variant>
      <vt:variant>
        <vt:i4>5</vt:i4>
      </vt:variant>
      <vt:variant>
        <vt:lpwstr/>
      </vt:variant>
      <vt:variant>
        <vt:lpwstr>_Toc245291169</vt:lpwstr>
      </vt:variant>
      <vt:variant>
        <vt:i4>1441855</vt:i4>
      </vt:variant>
      <vt:variant>
        <vt:i4>314</vt:i4>
      </vt:variant>
      <vt:variant>
        <vt:i4>0</vt:i4>
      </vt:variant>
      <vt:variant>
        <vt:i4>5</vt:i4>
      </vt:variant>
      <vt:variant>
        <vt:lpwstr/>
      </vt:variant>
      <vt:variant>
        <vt:lpwstr>_Toc245291168</vt:lpwstr>
      </vt:variant>
      <vt:variant>
        <vt:i4>1441855</vt:i4>
      </vt:variant>
      <vt:variant>
        <vt:i4>308</vt:i4>
      </vt:variant>
      <vt:variant>
        <vt:i4>0</vt:i4>
      </vt:variant>
      <vt:variant>
        <vt:i4>5</vt:i4>
      </vt:variant>
      <vt:variant>
        <vt:lpwstr/>
      </vt:variant>
      <vt:variant>
        <vt:lpwstr>_Toc245291167</vt:lpwstr>
      </vt:variant>
      <vt:variant>
        <vt:i4>1441855</vt:i4>
      </vt:variant>
      <vt:variant>
        <vt:i4>302</vt:i4>
      </vt:variant>
      <vt:variant>
        <vt:i4>0</vt:i4>
      </vt:variant>
      <vt:variant>
        <vt:i4>5</vt:i4>
      </vt:variant>
      <vt:variant>
        <vt:lpwstr/>
      </vt:variant>
      <vt:variant>
        <vt:lpwstr>_Toc245291166</vt:lpwstr>
      </vt:variant>
      <vt:variant>
        <vt:i4>1441855</vt:i4>
      </vt:variant>
      <vt:variant>
        <vt:i4>296</vt:i4>
      </vt:variant>
      <vt:variant>
        <vt:i4>0</vt:i4>
      </vt:variant>
      <vt:variant>
        <vt:i4>5</vt:i4>
      </vt:variant>
      <vt:variant>
        <vt:lpwstr/>
      </vt:variant>
      <vt:variant>
        <vt:lpwstr>_Toc245291165</vt:lpwstr>
      </vt:variant>
      <vt:variant>
        <vt:i4>1441855</vt:i4>
      </vt:variant>
      <vt:variant>
        <vt:i4>290</vt:i4>
      </vt:variant>
      <vt:variant>
        <vt:i4>0</vt:i4>
      </vt:variant>
      <vt:variant>
        <vt:i4>5</vt:i4>
      </vt:variant>
      <vt:variant>
        <vt:lpwstr/>
      </vt:variant>
      <vt:variant>
        <vt:lpwstr>_Toc245291164</vt:lpwstr>
      </vt:variant>
      <vt:variant>
        <vt:i4>1441855</vt:i4>
      </vt:variant>
      <vt:variant>
        <vt:i4>284</vt:i4>
      </vt:variant>
      <vt:variant>
        <vt:i4>0</vt:i4>
      </vt:variant>
      <vt:variant>
        <vt:i4>5</vt:i4>
      </vt:variant>
      <vt:variant>
        <vt:lpwstr/>
      </vt:variant>
      <vt:variant>
        <vt:lpwstr>_Toc245291163</vt:lpwstr>
      </vt:variant>
      <vt:variant>
        <vt:i4>1441855</vt:i4>
      </vt:variant>
      <vt:variant>
        <vt:i4>278</vt:i4>
      </vt:variant>
      <vt:variant>
        <vt:i4>0</vt:i4>
      </vt:variant>
      <vt:variant>
        <vt:i4>5</vt:i4>
      </vt:variant>
      <vt:variant>
        <vt:lpwstr/>
      </vt:variant>
      <vt:variant>
        <vt:lpwstr>_Toc245291162</vt:lpwstr>
      </vt:variant>
      <vt:variant>
        <vt:i4>1441855</vt:i4>
      </vt:variant>
      <vt:variant>
        <vt:i4>272</vt:i4>
      </vt:variant>
      <vt:variant>
        <vt:i4>0</vt:i4>
      </vt:variant>
      <vt:variant>
        <vt:i4>5</vt:i4>
      </vt:variant>
      <vt:variant>
        <vt:lpwstr/>
      </vt:variant>
      <vt:variant>
        <vt:lpwstr>_Toc245291161</vt:lpwstr>
      </vt:variant>
      <vt:variant>
        <vt:i4>1441855</vt:i4>
      </vt:variant>
      <vt:variant>
        <vt:i4>266</vt:i4>
      </vt:variant>
      <vt:variant>
        <vt:i4>0</vt:i4>
      </vt:variant>
      <vt:variant>
        <vt:i4>5</vt:i4>
      </vt:variant>
      <vt:variant>
        <vt:lpwstr/>
      </vt:variant>
      <vt:variant>
        <vt:lpwstr>_Toc245291160</vt:lpwstr>
      </vt:variant>
      <vt:variant>
        <vt:i4>1376319</vt:i4>
      </vt:variant>
      <vt:variant>
        <vt:i4>260</vt:i4>
      </vt:variant>
      <vt:variant>
        <vt:i4>0</vt:i4>
      </vt:variant>
      <vt:variant>
        <vt:i4>5</vt:i4>
      </vt:variant>
      <vt:variant>
        <vt:lpwstr/>
      </vt:variant>
      <vt:variant>
        <vt:lpwstr>_Toc245291159</vt:lpwstr>
      </vt:variant>
      <vt:variant>
        <vt:i4>1376319</vt:i4>
      </vt:variant>
      <vt:variant>
        <vt:i4>254</vt:i4>
      </vt:variant>
      <vt:variant>
        <vt:i4>0</vt:i4>
      </vt:variant>
      <vt:variant>
        <vt:i4>5</vt:i4>
      </vt:variant>
      <vt:variant>
        <vt:lpwstr/>
      </vt:variant>
      <vt:variant>
        <vt:lpwstr>_Toc245291158</vt:lpwstr>
      </vt:variant>
      <vt:variant>
        <vt:i4>1376319</vt:i4>
      </vt:variant>
      <vt:variant>
        <vt:i4>248</vt:i4>
      </vt:variant>
      <vt:variant>
        <vt:i4>0</vt:i4>
      </vt:variant>
      <vt:variant>
        <vt:i4>5</vt:i4>
      </vt:variant>
      <vt:variant>
        <vt:lpwstr/>
      </vt:variant>
      <vt:variant>
        <vt:lpwstr>_Toc245291157</vt:lpwstr>
      </vt:variant>
      <vt:variant>
        <vt:i4>1376319</vt:i4>
      </vt:variant>
      <vt:variant>
        <vt:i4>242</vt:i4>
      </vt:variant>
      <vt:variant>
        <vt:i4>0</vt:i4>
      </vt:variant>
      <vt:variant>
        <vt:i4>5</vt:i4>
      </vt:variant>
      <vt:variant>
        <vt:lpwstr/>
      </vt:variant>
      <vt:variant>
        <vt:lpwstr>_Toc245291156</vt:lpwstr>
      </vt:variant>
      <vt:variant>
        <vt:i4>1376319</vt:i4>
      </vt:variant>
      <vt:variant>
        <vt:i4>236</vt:i4>
      </vt:variant>
      <vt:variant>
        <vt:i4>0</vt:i4>
      </vt:variant>
      <vt:variant>
        <vt:i4>5</vt:i4>
      </vt:variant>
      <vt:variant>
        <vt:lpwstr/>
      </vt:variant>
      <vt:variant>
        <vt:lpwstr>_Toc245291155</vt:lpwstr>
      </vt:variant>
      <vt:variant>
        <vt:i4>1376319</vt:i4>
      </vt:variant>
      <vt:variant>
        <vt:i4>230</vt:i4>
      </vt:variant>
      <vt:variant>
        <vt:i4>0</vt:i4>
      </vt:variant>
      <vt:variant>
        <vt:i4>5</vt:i4>
      </vt:variant>
      <vt:variant>
        <vt:lpwstr/>
      </vt:variant>
      <vt:variant>
        <vt:lpwstr>_Toc245291154</vt:lpwstr>
      </vt:variant>
      <vt:variant>
        <vt:i4>1376319</vt:i4>
      </vt:variant>
      <vt:variant>
        <vt:i4>224</vt:i4>
      </vt:variant>
      <vt:variant>
        <vt:i4>0</vt:i4>
      </vt:variant>
      <vt:variant>
        <vt:i4>5</vt:i4>
      </vt:variant>
      <vt:variant>
        <vt:lpwstr/>
      </vt:variant>
      <vt:variant>
        <vt:lpwstr>_Toc245291153</vt:lpwstr>
      </vt:variant>
      <vt:variant>
        <vt:i4>1376319</vt:i4>
      </vt:variant>
      <vt:variant>
        <vt:i4>218</vt:i4>
      </vt:variant>
      <vt:variant>
        <vt:i4>0</vt:i4>
      </vt:variant>
      <vt:variant>
        <vt:i4>5</vt:i4>
      </vt:variant>
      <vt:variant>
        <vt:lpwstr/>
      </vt:variant>
      <vt:variant>
        <vt:lpwstr>_Toc245291152</vt:lpwstr>
      </vt:variant>
      <vt:variant>
        <vt:i4>1376319</vt:i4>
      </vt:variant>
      <vt:variant>
        <vt:i4>212</vt:i4>
      </vt:variant>
      <vt:variant>
        <vt:i4>0</vt:i4>
      </vt:variant>
      <vt:variant>
        <vt:i4>5</vt:i4>
      </vt:variant>
      <vt:variant>
        <vt:lpwstr/>
      </vt:variant>
      <vt:variant>
        <vt:lpwstr>_Toc245291151</vt:lpwstr>
      </vt:variant>
      <vt:variant>
        <vt:i4>1376319</vt:i4>
      </vt:variant>
      <vt:variant>
        <vt:i4>206</vt:i4>
      </vt:variant>
      <vt:variant>
        <vt:i4>0</vt:i4>
      </vt:variant>
      <vt:variant>
        <vt:i4>5</vt:i4>
      </vt:variant>
      <vt:variant>
        <vt:lpwstr/>
      </vt:variant>
      <vt:variant>
        <vt:lpwstr>_Toc245291150</vt:lpwstr>
      </vt:variant>
      <vt:variant>
        <vt:i4>1310783</vt:i4>
      </vt:variant>
      <vt:variant>
        <vt:i4>200</vt:i4>
      </vt:variant>
      <vt:variant>
        <vt:i4>0</vt:i4>
      </vt:variant>
      <vt:variant>
        <vt:i4>5</vt:i4>
      </vt:variant>
      <vt:variant>
        <vt:lpwstr/>
      </vt:variant>
      <vt:variant>
        <vt:lpwstr>_Toc245291149</vt:lpwstr>
      </vt:variant>
      <vt:variant>
        <vt:i4>1310783</vt:i4>
      </vt:variant>
      <vt:variant>
        <vt:i4>194</vt:i4>
      </vt:variant>
      <vt:variant>
        <vt:i4>0</vt:i4>
      </vt:variant>
      <vt:variant>
        <vt:i4>5</vt:i4>
      </vt:variant>
      <vt:variant>
        <vt:lpwstr/>
      </vt:variant>
      <vt:variant>
        <vt:lpwstr>_Toc245291148</vt:lpwstr>
      </vt:variant>
      <vt:variant>
        <vt:i4>1310783</vt:i4>
      </vt:variant>
      <vt:variant>
        <vt:i4>188</vt:i4>
      </vt:variant>
      <vt:variant>
        <vt:i4>0</vt:i4>
      </vt:variant>
      <vt:variant>
        <vt:i4>5</vt:i4>
      </vt:variant>
      <vt:variant>
        <vt:lpwstr/>
      </vt:variant>
      <vt:variant>
        <vt:lpwstr>_Toc245291147</vt:lpwstr>
      </vt:variant>
      <vt:variant>
        <vt:i4>1310783</vt:i4>
      </vt:variant>
      <vt:variant>
        <vt:i4>182</vt:i4>
      </vt:variant>
      <vt:variant>
        <vt:i4>0</vt:i4>
      </vt:variant>
      <vt:variant>
        <vt:i4>5</vt:i4>
      </vt:variant>
      <vt:variant>
        <vt:lpwstr/>
      </vt:variant>
      <vt:variant>
        <vt:lpwstr>_Toc245291146</vt:lpwstr>
      </vt:variant>
      <vt:variant>
        <vt:i4>1310783</vt:i4>
      </vt:variant>
      <vt:variant>
        <vt:i4>176</vt:i4>
      </vt:variant>
      <vt:variant>
        <vt:i4>0</vt:i4>
      </vt:variant>
      <vt:variant>
        <vt:i4>5</vt:i4>
      </vt:variant>
      <vt:variant>
        <vt:lpwstr/>
      </vt:variant>
      <vt:variant>
        <vt:lpwstr>_Toc245291145</vt:lpwstr>
      </vt:variant>
      <vt:variant>
        <vt:i4>1310783</vt:i4>
      </vt:variant>
      <vt:variant>
        <vt:i4>170</vt:i4>
      </vt:variant>
      <vt:variant>
        <vt:i4>0</vt:i4>
      </vt:variant>
      <vt:variant>
        <vt:i4>5</vt:i4>
      </vt:variant>
      <vt:variant>
        <vt:lpwstr/>
      </vt:variant>
      <vt:variant>
        <vt:lpwstr>_Toc245291144</vt:lpwstr>
      </vt:variant>
      <vt:variant>
        <vt:i4>1310783</vt:i4>
      </vt:variant>
      <vt:variant>
        <vt:i4>164</vt:i4>
      </vt:variant>
      <vt:variant>
        <vt:i4>0</vt:i4>
      </vt:variant>
      <vt:variant>
        <vt:i4>5</vt:i4>
      </vt:variant>
      <vt:variant>
        <vt:lpwstr/>
      </vt:variant>
      <vt:variant>
        <vt:lpwstr>_Toc245291143</vt:lpwstr>
      </vt:variant>
      <vt:variant>
        <vt:i4>1310783</vt:i4>
      </vt:variant>
      <vt:variant>
        <vt:i4>158</vt:i4>
      </vt:variant>
      <vt:variant>
        <vt:i4>0</vt:i4>
      </vt:variant>
      <vt:variant>
        <vt:i4>5</vt:i4>
      </vt:variant>
      <vt:variant>
        <vt:lpwstr/>
      </vt:variant>
      <vt:variant>
        <vt:lpwstr>_Toc245291142</vt:lpwstr>
      </vt:variant>
      <vt:variant>
        <vt:i4>1310783</vt:i4>
      </vt:variant>
      <vt:variant>
        <vt:i4>152</vt:i4>
      </vt:variant>
      <vt:variant>
        <vt:i4>0</vt:i4>
      </vt:variant>
      <vt:variant>
        <vt:i4>5</vt:i4>
      </vt:variant>
      <vt:variant>
        <vt:lpwstr/>
      </vt:variant>
      <vt:variant>
        <vt:lpwstr>_Toc245291141</vt:lpwstr>
      </vt:variant>
      <vt:variant>
        <vt:i4>1310783</vt:i4>
      </vt:variant>
      <vt:variant>
        <vt:i4>146</vt:i4>
      </vt:variant>
      <vt:variant>
        <vt:i4>0</vt:i4>
      </vt:variant>
      <vt:variant>
        <vt:i4>5</vt:i4>
      </vt:variant>
      <vt:variant>
        <vt:lpwstr/>
      </vt:variant>
      <vt:variant>
        <vt:lpwstr>_Toc245291140</vt:lpwstr>
      </vt:variant>
      <vt:variant>
        <vt:i4>1245247</vt:i4>
      </vt:variant>
      <vt:variant>
        <vt:i4>140</vt:i4>
      </vt:variant>
      <vt:variant>
        <vt:i4>0</vt:i4>
      </vt:variant>
      <vt:variant>
        <vt:i4>5</vt:i4>
      </vt:variant>
      <vt:variant>
        <vt:lpwstr/>
      </vt:variant>
      <vt:variant>
        <vt:lpwstr>_Toc245291139</vt:lpwstr>
      </vt:variant>
      <vt:variant>
        <vt:i4>1245247</vt:i4>
      </vt:variant>
      <vt:variant>
        <vt:i4>134</vt:i4>
      </vt:variant>
      <vt:variant>
        <vt:i4>0</vt:i4>
      </vt:variant>
      <vt:variant>
        <vt:i4>5</vt:i4>
      </vt:variant>
      <vt:variant>
        <vt:lpwstr/>
      </vt:variant>
      <vt:variant>
        <vt:lpwstr>_Toc245291138</vt:lpwstr>
      </vt:variant>
      <vt:variant>
        <vt:i4>1245247</vt:i4>
      </vt:variant>
      <vt:variant>
        <vt:i4>128</vt:i4>
      </vt:variant>
      <vt:variant>
        <vt:i4>0</vt:i4>
      </vt:variant>
      <vt:variant>
        <vt:i4>5</vt:i4>
      </vt:variant>
      <vt:variant>
        <vt:lpwstr/>
      </vt:variant>
      <vt:variant>
        <vt:lpwstr>_Toc245291137</vt:lpwstr>
      </vt:variant>
      <vt:variant>
        <vt:i4>1245247</vt:i4>
      </vt:variant>
      <vt:variant>
        <vt:i4>122</vt:i4>
      </vt:variant>
      <vt:variant>
        <vt:i4>0</vt:i4>
      </vt:variant>
      <vt:variant>
        <vt:i4>5</vt:i4>
      </vt:variant>
      <vt:variant>
        <vt:lpwstr/>
      </vt:variant>
      <vt:variant>
        <vt:lpwstr>_Toc245291136</vt:lpwstr>
      </vt:variant>
      <vt:variant>
        <vt:i4>1245247</vt:i4>
      </vt:variant>
      <vt:variant>
        <vt:i4>116</vt:i4>
      </vt:variant>
      <vt:variant>
        <vt:i4>0</vt:i4>
      </vt:variant>
      <vt:variant>
        <vt:i4>5</vt:i4>
      </vt:variant>
      <vt:variant>
        <vt:lpwstr/>
      </vt:variant>
      <vt:variant>
        <vt:lpwstr>_Toc245291135</vt:lpwstr>
      </vt:variant>
      <vt:variant>
        <vt:i4>1245247</vt:i4>
      </vt:variant>
      <vt:variant>
        <vt:i4>110</vt:i4>
      </vt:variant>
      <vt:variant>
        <vt:i4>0</vt:i4>
      </vt:variant>
      <vt:variant>
        <vt:i4>5</vt:i4>
      </vt:variant>
      <vt:variant>
        <vt:lpwstr/>
      </vt:variant>
      <vt:variant>
        <vt:lpwstr>_Toc245291134</vt:lpwstr>
      </vt:variant>
      <vt:variant>
        <vt:i4>1245247</vt:i4>
      </vt:variant>
      <vt:variant>
        <vt:i4>104</vt:i4>
      </vt:variant>
      <vt:variant>
        <vt:i4>0</vt:i4>
      </vt:variant>
      <vt:variant>
        <vt:i4>5</vt:i4>
      </vt:variant>
      <vt:variant>
        <vt:lpwstr/>
      </vt:variant>
      <vt:variant>
        <vt:lpwstr>_Toc245291133</vt:lpwstr>
      </vt:variant>
      <vt:variant>
        <vt:i4>1245247</vt:i4>
      </vt:variant>
      <vt:variant>
        <vt:i4>98</vt:i4>
      </vt:variant>
      <vt:variant>
        <vt:i4>0</vt:i4>
      </vt:variant>
      <vt:variant>
        <vt:i4>5</vt:i4>
      </vt:variant>
      <vt:variant>
        <vt:lpwstr/>
      </vt:variant>
      <vt:variant>
        <vt:lpwstr>_Toc245291132</vt:lpwstr>
      </vt:variant>
      <vt:variant>
        <vt:i4>1245247</vt:i4>
      </vt:variant>
      <vt:variant>
        <vt:i4>92</vt:i4>
      </vt:variant>
      <vt:variant>
        <vt:i4>0</vt:i4>
      </vt:variant>
      <vt:variant>
        <vt:i4>5</vt:i4>
      </vt:variant>
      <vt:variant>
        <vt:lpwstr/>
      </vt:variant>
      <vt:variant>
        <vt:lpwstr>_Toc245291131</vt:lpwstr>
      </vt:variant>
      <vt:variant>
        <vt:i4>1245247</vt:i4>
      </vt:variant>
      <vt:variant>
        <vt:i4>86</vt:i4>
      </vt:variant>
      <vt:variant>
        <vt:i4>0</vt:i4>
      </vt:variant>
      <vt:variant>
        <vt:i4>5</vt:i4>
      </vt:variant>
      <vt:variant>
        <vt:lpwstr/>
      </vt:variant>
      <vt:variant>
        <vt:lpwstr>_Toc245291130</vt:lpwstr>
      </vt:variant>
      <vt:variant>
        <vt:i4>1179711</vt:i4>
      </vt:variant>
      <vt:variant>
        <vt:i4>80</vt:i4>
      </vt:variant>
      <vt:variant>
        <vt:i4>0</vt:i4>
      </vt:variant>
      <vt:variant>
        <vt:i4>5</vt:i4>
      </vt:variant>
      <vt:variant>
        <vt:lpwstr/>
      </vt:variant>
      <vt:variant>
        <vt:lpwstr>_Toc245291129</vt:lpwstr>
      </vt:variant>
      <vt:variant>
        <vt:i4>1179711</vt:i4>
      </vt:variant>
      <vt:variant>
        <vt:i4>74</vt:i4>
      </vt:variant>
      <vt:variant>
        <vt:i4>0</vt:i4>
      </vt:variant>
      <vt:variant>
        <vt:i4>5</vt:i4>
      </vt:variant>
      <vt:variant>
        <vt:lpwstr/>
      </vt:variant>
      <vt:variant>
        <vt:lpwstr>_Toc245291128</vt:lpwstr>
      </vt:variant>
      <vt:variant>
        <vt:i4>1179711</vt:i4>
      </vt:variant>
      <vt:variant>
        <vt:i4>68</vt:i4>
      </vt:variant>
      <vt:variant>
        <vt:i4>0</vt:i4>
      </vt:variant>
      <vt:variant>
        <vt:i4>5</vt:i4>
      </vt:variant>
      <vt:variant>
        <vt:lpwstr/>
      </vt:variant>
      <vt:variant>
        <vt:lpwstr>_Toc245291127</vt:lpwstr>
      </vt:variant>
      <vt:variant>
        <vt:i4>1179711</vt:i4>
      </vt:variant>
      <vt:variant>
        <vt:i4>62</vt:i4>
      </vt:variant>
      <vt:variant>
        <vt:i4>0</vt:i4>
      </vt:variant>
      <vt:variant>
        <vt:i4>5</vt:i4>
      </vt:variant>
      <vt:variant>
        <vt:lpwstr/>
      </vt:variant>
      <vt:variant>
        <vt:lpwstr>_Toc245291126</vt:lpwstr>
      </vt:variant>
      <vt:variant>
        <vt:i4>1179711</vt:i4>
      </vt:variant>
      <vt:variant>
        <vt:i4>56</vt:i4>
      </vt:variant>
      <vt:variant>
        <vt:i4>0</vt:i4>
      </vt:variant>
      <vt:variant>
        <vt:i4>5</vt:i4>
      </vt:variant>
      <vt:variant>
        <vt:lpwstr/>
      </vt:variant>
      <vt:variant>
        <vt:lpwstr>_Toc245291125</vt:lpwstr>
      </vt:variant>
      <vt:variant>
        <vt:i4>1179711</vt:i4>
      </vt:variant>
      <vt:variant>
        <vt:i4>50</vt:i4>
      </vt:variant>
      <vt:variant>
        <vt:i4>0</vt:i4>
      </vt:variant>
      <vt:variant>
        <vt:i4>5</vt:i4>
      </vt:variant>
      <vt:variant>
        <vt:lpwstr/>
      </vt:variant>
      <vt:variant>
        <vt:lpwstr>_Toc245291124</vt:lpwstr>
      </vt:variant>
      <vt:variant>
        <vt:i4>1179711</vt:i4>
      </vt:variant>
      <vt:variant>
        <vt:i4>44</vt:i4>
      </vt:variant>
      <vt:variant>
        <vt:i4>0</vt:i4>
      </vt:variant>
      <vt:variant>
        <vt:i4>5</vt:i4>
      </vt:variant>
      <vt:variant>
        <vt:lpwstr/>
      </vt:variant>
      <vt:variant>
        <vt:lpwstr>_Toc245291123</vt:lpwstr>
      </vt:variant>
      <vt:variant>
        <vt:i4>1179711</vt:i4>
      </vt:variant>
      <vt:variant>
        <vt:i4>38</vt:i4>
      </vt:variant>
      <vt:variant>
        <vt:i4>0</vt:i4>
      </vt:variant>
      <vt:variant>
        <vt:i4>5</vt:i4>
      </vt:variant>
      <vt:variant>
        <vt:lpwstr/>
      </vt:variant>
      <vt:variant>
        <vt:lpwstr>_Toc245291122</vt:lpwstr>
      </vt:variant>
      <vt:variant>
        <vt:i4>1179711</vt:i4>
      </vt:variant>
      <vt:variant>
        <vt:i4>32</vt:i4>
      </vt:variant>
      <vt:variant>
        <vt:i4>0</vt:i4>
      </vt:variant>
      <vt:variant>
        <vt:i4>5</vt:i4>
      </vt:variant>
      <vt:variant>
        <vt:lpwstr/>
      </vt:variant>
      <vt:variant>
        <vt:lpwstr>_Toc245291121</vt:lpwstr>
      </vt:variant>
      <vt:variant>
        <vt:i4>1179711</vt:i4>
      </vt:variant>
      <vt:variant>
        <vt:i4>26</vt:i4>
      </vt:variant>
      <vt:variant>
        <vt:i4>0</vt:i4>
      </vt:variant>
      <vt:variant>
        <vt:i4>5</vt:i4>
      </vt:variant>
      <vt:variant>
        <vt:lpwstr/>
      </vt:variant>
      <vt:variant>
        <vt:lpwstr>_Toc245291120</vt:lpwstr>
      </vt:variant>
      <vt:variant>
        <vt:i4>1114175</vt:i4>
      </vt:variant>
      <vt:variant>
        <vt:i4>20</vt:i4>
      </vt:variant>
      <vt:variant>
        <vt:i4>0</vt:i4>
      </vt:variant>
      <vt:variant>
        <vt:i4>5</vt:i4>
      </vt:variant>
      <vt:variant>
        <vt:lpwstr/>
      </vt:variant>
      <vt:variant>
        <vt:lpwstr>_Toc245291119</vt:lpwstr>
      </vt:variant>
      <vt:variant>
        <vt:i4>1114175</vt:i4>
      </vt:variant>
      <vt:variant>
        <vt:i4>14</vt:i4>
      </vt:variant>
      <vt:variant>
        <vt:i4>0</vt:i4>
      </vt:variant>
      <vt:variant>
        <vt:i4>5</vt:i4>
      </vt:variant>
      <vt:variant>
        <vt:lpwstr/>
      </vt:variant>
      <vt:variant>
        <vt:lpwstr>_Toc245291118</vt:lpwstr>
      </vt:variant>
      <vt:variant>
        <vt:i4>1114175</vt:i4>
      </vt:variant>
      <vt:variant>
        <vt:i4>8</vt:i4>
      </vt:variant>
      <vt:variant>
        <vt:i4>0</vt:i4>
      </vt:variant>
      <vt:variant>
        <vt:i4>5</vt:i4>
      </vt:variant>
      <vt:variant>
        <vt:lpwstr/>
      </vt:variant>
      <vt:variant>
        <vt:lpwstr>_Toc245291117</vt:lpwstr>
      </vt:variant>
      <vt:variant>
        <vt:i4>2621494</vt:i4>
      </vt:variant>
      <vt:variant>
        <vt:i4>0</vt:i4>
      </vt:variant>
      <vt:variant>
        <vt:i4>0</vt:i4>
      </vt:variant>
      <vt:variant>
        <vt:i4>5</vt:i4>
      </vt:variant>
      <vt:variant>
        <vt:lpwstr/>
      </vt:variant>
      <vt:variant>
        <vt:lpwstr>Table_Of_Content</vt:lpwstr>
      </vt:variant>
      <vt:variant>
        <vt:i4>1048579</vt:i4>
      </vt:variant>
      <vt:variant>
        <vt:i4>-1</vt:i4>
      </vt:variant>
      <vt:variant>
        <vt:i4>1080</vt:i4>
      </vt:variant>
      <vt:variant>
        <vt:i4>4</vt:i4>
      </vt:variant>
      <vt:variant>
        <vt:lpwstr/>
      </vt:variant>
      <vt:variant>
        <vt:lpwstr>Abbr</vt:lpwstr>
      </vt:variant>
      <vt:variant>
        <vt:i4>1048579</vt:i4>
      </vt:variant>
      <vt:variant>
        <vt:i4>-1</vt:i4>
      </vt:variant>
      <vt:variant>
        <vt:i4>1082</vt:i4>
      </vt:variant>
      <vt:variant>
        <vt:i4>4</vt:i4>
      </vt:variant>
      <vt:variant>
        <vt:lpwstr/>
      </vt:variant>
      <vt:variant>
        <vt:lpwstr>Abbr</vt:lpwstr>
      </vt:variant>
      <vt:variant>
        <vt:i4>1048579</vt:i4>
      </vt:variant>
      <vt:variant>
        <vt:i4>-1</vt:i4>
      </vt:variant>
      <vt:variant>
        <vt:i4>1083</vt:i4>
      </vt:variant>
      <vt:variant>
        <vt:i4>4</vt:i4>
      </vt:variant>
      <vt:variant>
        <vt:lpwstr/>
      </vt:variant>
      <vt:variant>
        <vt:lpwstr>Abbr</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ICSS Project Execution Plan</dc:title>
  <dc:subject>IGFDP</dc:subject>
  <dc:creator>40202267</dc:creator>
  <cp:keywords>N.A.</cp:keywords>
  <dc:description/>
  <cp:lastModifiedBy>40202267</cp:lastModifiedBy>
  <cp:revision>6</cp:revision>
  <cp:lastPrinted>2011-11-09T03:17:00Z</cp:lastPrinted>
  <dcterms:created xsi:type="dcterms:W3CDTF">2011-11-09T03:10:00Z</dcterms:created>
  <dcterms:modified xsi:type="dcterms:W3CDTF">2011-11-09T03:31:00Z</dcterms:modified>
  <cp:category/>
</cp:coreProperties>
</file>